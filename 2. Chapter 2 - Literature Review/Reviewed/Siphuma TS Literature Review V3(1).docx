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92376" w14:textId="63D82F36" w:rsidR="00D4494C" w:rsidRPr="000C186A" w:rsidRDefault="00D4494C" w:rsidP="000112B4">
      <w:pPr>
        <w:jc w:val="center"/>
        <w:rPr>
          <w:rFonts w:ascii="Arial" w:hAnsi="Arial" w:cs="Arial"/>
          <w:b/>
          <w:bCs/>
          <w:color w:val="000000" w:themeColor="text1"/>
          <w:sz w:val="36"/>
          <w:szCs w:val="36"/>
        </w:rPr>
      </w:pPr>
      <w:r w:rsidRPr="000C186A">
        <w:rPr>
          <w:rFonts w:ascii="Arial" w:hAnsi="Arial" w:cs="Arial"/>
          <w:b/>
          <w:bCs/>
          <w:color w:val="000000" w:themeColor="text1"/>
          <w:sz w:val="36"/>
          <w:szCs w:val="36"/>
        </w:rPr>
        <w:t>AI-Generated Steganographic Malware: Evaluating Detection and Evasion in Modern Anti-Virus Systems</w:t>
      </w:r>
    </w:p>
    <w:p w14:paraId="46368499" w14:textId="77777777" w:rsidR="0001753B" w:rsidRPr="000C186A" w:rsidRDefault="0001753B" w:rsidP="000112B4">
      <w:pPr>
        <w:jc w:val="center"/>
        <w:rPr>
          <w:rFonts w:ascii="Arial" w:hAnsi="Arial" w:cs="Arial"/>
          <w:color w:val="000000" w:themeColor="text1"/>
        </w:rPr>
      </w:pPr>
    </w:p>
    <w:p w14:paraId="2115AA56" w14:textId="77777777" w:rsidR="0001753B" w:rsidRPr="000C186A" w:rsidRDefault="0001753B" w:rsidP="000112B4">
      <w:pPr>
        <w:jc w:val="center"/>
        <w:rPr>
          <w:rFonts w:ascii="Arial" w:hAnsi="Arial" w:cs="Arial"/>
          <w:color w:val="000000" w:themeColor="text1"/>
        </w:rPr>
      </w:pPr>
    </w:p>
    <w:p w14:paraId="113BD9FD" w14:textId="77777777" w:rsidR="0001753B" w:rsidRPr="000C186A" w:rsidRDefault="0001753B" w:rsidP="000112B4">
      <w:pPr>
        <w:jc w:val="center"/>
        <w:rPr>
          <w:rFonts w:ascii="Arial" w:hAnsi="Arial" w:cs="Arial"/>
          <w:color w:val="000000" w:themeColor="text1"/>
        </w:rPr>
      </w:pPr>
    </w:p>
    <w:p w14:paraId="4F8B631E" w14:textId="57346CB9" w:rsidR="0001753B" w:rsidRPr="000C186A" w:rsidRDefault="0001753B" w:rsidP="000112B4">
      <w:pPr>
        <w:jc w:val="center"/>
        <w:rPr>
          <w:rFonts w:ascii="Arial" w:hAnsi="Arial" w:cs="Arial"/>
          <w:color w:val="000000" w:themeColor="text1"/>
          <w:sz w:val="28"/>
          <w:szCs w:val="28"/>
        </w:rPr>
      </w:pPr>
      <w:r w:rsidRPr="000C186A">
        <w:rPr>
          <w:rFonts w:ascii="Arial" w:hAnsi="Arial" w:cs="Arial"/>
          <w:color w:val="000000" w:themeColor="text1"/>
          <w:sz w:val="28"/>
          <w:szCs w:val="28"/>
        </w:rPr>
        <w:t>Master of Science in Computer Science at the University of Johannesburg</w:t>
      </w:r>
    </w:p>
    <w:p w14:paraId="1FC25D56" w14:textId="77777777" w:rsidR="0001753B" w:rsidRPr="000C186A" w:rsidRDefault="0001753B" w:rsidP="000112B4">
      <w:pPr>
        <w:jc w:val="center"/>
        <w:rPr>
          <w:rFonts w:ascii="Arial" w:hAnsi="Arial" w:cs="Arial"/>
          <w:color w:val="000000" w:themeColor="text1"/>
        </w:rPr>
      </w:pPr>
    </w:p>
    <w:p w14:paraId="11B0FF5F" w14:textId="77777777" w:rsidR="0001753B" w:rsidRPr="000C186A" w:rsidRDefault="0001753B" w:rsidP="000112B4">
      <w:pPr>
        <w:jc w:val="center"/>
        <w:rPr>
          <w:rFonts w:ascii="Arial" w:hAnsi="Arial" w:cs="Arial"/>
          <w:color w:val="000000" w:themeColor="text1"/>
        </w:rPr>
      </w:pPr>
    </w:p>
    <w:p w14:paraId="6056848F" w14:textId="77777777" w:rsidR="0001753B" w:rsidRPr="000C186A" w:rsidRDefault="0001753B" w:rsidP="000112B4">
      <w:pPr>
        <w:jc w:val="center"/>
        <w:rPr>
          <w:rFonts w:ascii="Arial" w:hAnsi="Arial" w:cs="Arial"/>
          <w:color w:val="000000" w:themeColor="text1"/>
        </w:rPr>
      </w:pPr>
    </w:p>
    <w:p w14:paraId="0FA1027E" w14:textId="77777777" w:rsidR="0001753B" w:rsidRPr="000C186A" w:rsidRDefault="0001753B" w:rsidP="000112B4">
      <w:pPr>
        <w:jc w:val="center"/>
        <w:rPr>
          <w:rFonts w:ascii="Arial" w:hAnsi="Arial" w:cs="Arial"/>
          <w:color w:val="000000" w:themeColor="text1"/>
          <w:sz w:val="28"/>
          <w:szCs w:val="28"/>
        </w:rPr>
      </w:pPr>
    </w:p>
    <w:p w14:paraId="115F995C" w14:textId="77777777" w:rsidR="000112B4" w:rsidRPr="000C186A" w:rsidRDefault="000112B4" w:rsidP="000112B4">
      <w:pPr>
        <w:rPr>
          <w:rFonts w:ascii="Arial" w:hAnsi="Arial" w:cs="Arial"/>
          <w:color w:val="000000" w:themeColor="text1"/>
          <w:sz w:val="28"/>
          <w:szCs w:val="28"/>
        </w:rPr>
      </w:pPr>
    </w:p>
    <w:p w14:paraId="3FD8E622" w14:textId="77777777" w:rsidR="000112B4" w:rsidRPr="000C186A" w:rsidRDefault="000112B4" w:rsidP="000112B4">
      <w:pPr>
        <w:rPr>
          <w:rFonts w:ascii="Arial" w:hAnsi="Arial" w:cs="Arial"/>
          <w:color w:val="000000" w:themeColor="text1"/>
          <w:sz w:val="28"/>
          <w:szCs w:val="28"/>
        </w:rPr>
      </w:pPr>
    </w:p>
    <w:p w14:paraId="78C7BC26" w14:textId="77777777" w:rsidR="000112B4" w:rsidRPr="000C186A" w:rsidRDefault="000112B4" w:rsidP="000112B4">
      <w:pPr>
        <w:rPr>
          <w:rFonts w:ascii="Arial" w:hAnsi="Arial" w:cs="Arial"/>
          <w:color w:val="000000" w:themeColor="text1"/>
          <w:sz w:val="28"/>
          <w:szCs w:val="28"/>
        </w:rPr>
      </w:pPr>
    </w:p>
    <w:p w14:paraId="45752963" w14:textId="77777777" w:rsidR="000112B4" w:rsidRPr="000C186A" w:rsidRDefault="000112B4" w:rsidP="000112B4">
      <w:pPr>
        <w:rPr>
          <w:rFonts w:ascii="Arial" w:hAnsi="Arial" w:cs="Arial"/>
          <w:color w:val="000000" w:themeColor="text1"/>
          <w:sz w:val="28"/>
          <w:szCs w:val="28"/>
        </w:rPr>
      </w:pPr>
    </w:p>
    <w:p w14:paraId="4EF5D67C" w14:textId="53746446" w:rsidR="0001753B" w:rsidRPr="000C186A" w:rsidRDefault="000112B4" w:rsidP="000112B4">
      <w:pPr>
        <w:rPr>
          <w:rFonts w:ascii="Arial" w:hAnsi="Arial" w:cs="Arial"/>
          <w:color w:val="000000" w:themeColor="text1"/>
          <w:sz w:val="28"/>
          <w:szCs w:val="28"/>
        </w:rPr>
      </w:pPr>
      <w:r w:rsidRPr="000C186A">
        <w:rPr>
          <w:rFonts w:ascii="Arial" w:hAnsi="Arial" w:cs="Arial"/>
          <w:color w:val="000000" w:themeColor="text1"/>
          <w:sz w:val="28"/>
          <w:szCs w:val="28"/>
        </w:rPr>
        <w:t xml:space="preserve">Student: </w:t>
      </w:r>
      <w:r w:rsidR="00D4494C" w:rsidRPr="000C186A">
        <w:rPr>
          <w:rFonts w:ascii="Arial" w:hAnsi="Arial" w:cs="Arial"/>
          <w:color w:val="000000" w:themeColor="text1"/>
          <w:sz w:val="28"/>
          <w:szCs w:val="28"/>
        </w:rPr>
        <w:t>T</w:t>
      </w:r>
      <w:r w:rsidRPr="000C186A">
        <w:rPr>
          <w:rFonts w:ascii="Arial" w:hAnsi="Arial" w:cs="Arial"/>
          <w:color w:val="000000" w:themeColor="text1"/>
          <w:sz w:val="28"/>
          <w:szCs w:val="28"/>
        </w:rPr>
        <w:t>hendo</w:t>
      </w:r>
      <w:r w:rsidR="00D4494C" w:rsidRPr="000C186A">
        <w:rPr>
          <w:rFonts w:ascii="Arial" w:hAnsi="Arial" w:cs="Arial"/>
          <w:color w:val="000000" w:themeColor="text1"/>
          <w:sz w:val="28"/>
          <w:szCs w:val="28"/>
        </w:rPr>
        <w:t xml:space="preserve"> Siphuma</w:t>
      </w:r>
    </w:p>
    <w:p w14:paraId="6359623F" w14:textId="17AE4ACC" w:rsidR="00D4494C" w:rsidRPr="000C186A" w:rsidRDefault="00D4494C" w:rsidP="001D12FE">
      <w:pPr>
        <w:jc w:val="both"/>
        <w:rPr>
          <w:rFonts w:ascii="Arial" w:hAnsi="Arial" w:cs="Arial"/>
          <w:color w:val="000000" w:themeColor="text1"/>
          <w:sz w:val="28"/>
          <w:szCs w:val="28"/>
        </w:rPr>
      </w:pPr>
      <w:r w:rsidRPr="000C186A">
        <w:rPr>
          <w:rFonts w:ascii="Arial" w:hAnsi="Arial" w:cs="Arial"/>
          <w:color w:val="000000" w:themeColor="text1"/>
          <w:sz w:val="28"/>
          <w:szCs w:val="28"/>
        </w:rPr>
        <w:t xml:space="preserve">Supervisor:  </w:t>
      </w:r>
      <w:r w:rsidR="000112B4" w:rsidRPr="000C186A">
        <w:rPr>
          <w:rFonts w:ascii="Arial" w:hAnsi="Arial" w:cs="Arial"/>
          <w:color w:val="000000" w:themeColor="text1"/>
          <w:sz w:val="28"/>
          <w:szCs w:val="28"/>
        </w:rPr>
        <w:t>Prof Daniel Du Plessis</w:t>
      </w:r>
    </w:p>
    <w:p w14:paraId="45531EA9" w14:textId="6B8BFBAF" w:rsidR="00916018" w:rsidRPr="000C186A" w:rsidRDefault="00916018" w:rsidP="001D12FE">
      <w:pPr>
        <w:jc w:val="both"/>
        <w:rPr>
          <w:rFonts w:ascii="Arial" w:hAnsi="Arial" w:cs="Arial"/>
          <w:color w:val="000000" w:themeColor="text1"/>
          <w:sz w:val="28"/>
          <w:szCs w:val="28"/>
        </w:rPr>
        <w:sectPr w:rsidR="00916018" w:rsidRPr="000C186A">
          <w:pgSz w:w="11906" w:h="16838"/>
          <w:pgMar w:top="1440" w:right="1440" w:bottom="1440" w:left="1440" w:header="720" w:footer="720" w:gutter="0"/>
          <w:cols w:space="720"/>
          <w:docGrid w:linePitch="360"/>
        </w:sectPr>
      </w:pPr>
    </w:p>
    <w:sdt>
      <w:sdtPr>
        <w:rPr>
          <w:rFonts w:ascii="Arial" w:eastAsiaTheme="minorHAnsi" w:hAnsi="Arial" w:cs="Arial"/>
          <w:color w:val="000000" w:themeColor="text1"/>
          <w:kern w:val="2"/>
          <w:sz w:val="24"/>
          <w:szCs w:val="24"/>
          <w:lang w:eastAsia="en-US"/>
          <w14:ligatures w14:val="standardContextual"/>
        </w:rPr>
        <w:id w:val="-770398641"/>
        <w:docPartObj>
          <w:docPartGallery w:val="Table of Contents"/>
          <w:docPartUnique/>
        </w:docPartObj>
      </w:sdtPr>
      <w:sdtEndPr>
        <w:rPr>
          <w:b/>
          <w:bCs/>
        </w:rPr>
      </w:sdtEndPr>
      <w:sdtContent>
        <w:p w14:paraId="3F0496D5" w14:textId="44C23225" w:rsidR="00517BAF" w:rsidRPr="000C186A" w:rsidRDefault="00517BAF" w:rsidP="001D12FE">
          <w:pPr>
            <w:pStyle w:val="TOCHeading"/>
            <w:jc w:val="both"/>
            <w:rPr>
              <w:rFonts w:ascii="Arial" w:hAnsi="Arial" w:cs="Arial"/>
              <w:color w:val="000000" w:themeColor="text1"/>
              <w:sz w:val="24"/>
              <w:szCs w:val="24"/>
            </w:rPr>
          </w:pPr>
          <w:r w:rsidRPr="000C186A">
            <w:rPr>
              <w:rFonts w:ascii="Arial" w:hAnsi="Arial" w:cs="Arial"/>
              <w:color w:val="000000" w:themeColor="text1"/>
              <w:sz w:val="24"/>
              <w:szCs w:val="24"/>
            </w:rPr>
            <w:t>Table of Contents</w:t>
          </w:r>
        </w:p>
        <w:p w14:paraId="18D80A20" w14:textId="179D5213" w:rsidR="00E82FEB" w:rsidRPr="000C186A" w:rsidRDefault="00517BAF">
          <w:pPr>
            <w:pStyle w:val="TOC1"/>
            <w:tabs>
              <w:tab w:val="right" w:leader="dot" w:pos="9016"/>
            </w:tabs>
            <w:rPr>
              <w:rFonts w:eastAsiaTheme="minorEastAsia"/>
              <w:noProof/>
              <w:color w:val="000000" w:themeColor="text1"/>
              <w:lang w:eastAsia="en-ZA"/>
            </w:rPr>
          </w:pPr>
          <w:r w:rsidRPr="000C186A">
            <w:rPr>
              <w:rFonts w:ascii="Arial" w:hAnsi="Arial" w:cs="Arial"/>
              <w:color w:val="000000" w:themeColor="text1"/>
            </w:rPr>
            <w:fldChar w:fldCharType="begin"/>
          </w:r>
          <w:r w:rsidRPr="000C186A">
            <w:rPr>
              <w:rFonts w:ascii="Arial" w:hAnsi="Arial" w:cs="Arial"/>
              <w:color w:val="000000" w:themeColor="text1"/>
            </w:rPr>
            <w:instrText xml:space="preserve"> TOC \o "1-3" \h \z \u </w:instrText>
          </w:r>
          <w:r w:rsidRPr="000C186A">
            <w:rPr>
              <w:rFonts w:ascii="Arial" w:hAnsi="Arial" w:cs="Arial"/>
              <w:color w:val="000000" w:themeColor="text1"/>
            </w:rPr>
            <w:fldChar w:fldCharType="separate"/>
          </w:r>
          <w:hyperlink w:anchor="_Toc213429854" w:history="1">
            <w:r w:rsidR="00E82FEB" w:rsidRPr="000C186A">
              <w:rPr>
                <w:rStyle w:val="Hyperlink"/>
                <w:rFonts w:ascii="Arial" w:hAnsi="Arial" w:cs="Arial"/>
                <w:noProof/>
                <w:color w:val="000000" w:themeColor="text1"/>
              </w:rPr>
              <w:t>2.1. Introduction</w:t>
            </w:r>
            <w:r w:rsidR="00E82FEB" w:rsidRPr="000C186A">
              <w:rPr>
                <w:noProof/>
                <w:webHidden/>
                <w:color w:val="000000" w:themeColor="text1"/>
              </w:rPr>
              <w:tab/>
            </w:r>
            <w:r w:rsidR="00E82FEB" w:rsidRPr="000C186A">
              <w:rPr>
                <w:noProof/>
                <w:webHidden/>
                <w:color w:val="000000" w:themeColor="text1"/>
              </w:rPr>
              <w:fldChar w:fldCharType="begin"/>
            </w:r>
            <w:r w:rsidR="00E82FEB" w:rsidRPr="000C186A">
              <w:rPr>
                <w:noProof/>
                <w:webHidden/>
                <w:color w:val="000000" w:themeColor="text1"/>
              </w:rPr>
              <w:instrText xml:space="preserve"> PAGEREF _Toc213429854 \h </w:instrText>
            </w:r>
            <w:r w:rsidR="00E82FEB" w:rsidRPr="000C186A">
              <w:rPr>
                <w:noProof/>
                <w:webHidden/>
                <w:color w:val="000000" w:themeColor="text1"/>
              </w:rPr>
            </w:r>
            <w:r w:rsidR="00E82FEB" w:rsidRPr="000C186A">
              <w:rPr>
                <w:noProof/>
                <w:webHidden/>
                <w:color w:val="000000" w:themeColor="text1"/>
              </w:rPr>
              <w:fldChar w:fldCharType="separate"/>
            </w:r>
            <w:r w:rsidR="00912288">
              <w:rPr>
                <w:noProof/>
                <w:webHidden/>
                <w:color w:val="000000" w:themeColor="text1"/>
              </w:rPr>
              <w:t>1</w:t>
            </w:r>
            <w:r w:rsidR="00E82FEB" w:rsidRPr="000C186A">
              <w:rPr>
                <w:noProof/>
                <w:webHidden/>
                <w:color w:val="000000" w:themeColor="text1"/>
              </w:rPr>
              <w:fldChar w:fldCharType="end"/>
            </w:r>
          </w:hyperlink>
        </w:p>
        <w:p w14:paraId="33093E19" w14:textId="4FD979E1" w:rsidR="00E82FEB" w:rsidRPr="000C186A" w:rsidRDefault="00E82FEB">
          <w:pPr>
            <w:pStyle w:val="TOC1"/>
            <w:tabs>
              <w:tab w:val="right" w:leader="dot" w:pos="9016"/>
            </w:tabs>
            <w:rPr>
              <w:rFonts w:eastAsiaTheme="minorEastAsia"/>
              <w:noProof/>
              <w:color w:val="000000" w:themeColor="text1"/>
              <w:lang w:eastAsia="en-ZA"/>
            </w:rPr>
          </w:pPr>
          <w:hyperlink w:anchor="_Toc213429855" w:history="1">
            <w:r w:rsidRPr="000C186A">
              <w:rPr>
                <w:rStyle w:val="Hyperlink"/>
                <w:rFonts w:ascii="Arial" w:hAnsi="Arial" w:cs="Arial"/>
                <w:noProof/>
                <w:color w:val="000000" w:themeColor="text1"/>
              </w:rPr>
              <w:t>2.2. Evolution of Steganography</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_Toc213429855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2</w:t>
            </w:r>
            <w:r w:rsidRPr="000C186A">
              <w:rPr>
                <w:noProof/>
                <w:webHidden/>
                <w:color w:val="000000" w:themeColor="text1"/>
              </w:rPr>
              <w:fldChar w:fldCharType="end"/>
            </w:r>
          </w:hyperlink>
        </w:p>
        <w:p w14:paraId="04A02212" w14:textId="6F1845DC" w:rsidR="00E82FEB" w:rsidRPr="000C186A" w:rsidRDefault="00E82FEB">
          <w:pPr>
            <w:pStyle w:val="TOC2"/>
            <w:tabs>
              <w:tab w:val="right" w:leader="dot" w:pos="9016"/>
            </w:tabs>
            <w:rPr>
              <w:rFonts w:eastAsiaTheme="minorEastAsia"/>
              <w:noProof/>
              <w:color w:val="000000" w:themeColor="text1"/>
              <w:lang w:eastAsia="en-ZA"/>
            </w:rPr>
          </w:pPr>
          <w:hyperlink w:anchor="_Toc213429856" w:history="1">
            <w:r w:rsidRPr="000C186A">
              <w:rPr>
                <w:rStyle w:val="Hyperlink"/>
                <w:rFonts w:ascii="Arial" w:hAnsi="Arial" w:cs="Arial"/>
                <w:noProof/>
                <w:color w:val="000000" w:themeColor="text1"/>
              </w:rPr>
              <w:t>2.2.1. Historical and Traditional Techniques</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_Toc213429856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3</w:t>
            </w:r>
            <w:r w:rsidRPr="000C186A">
              <w:rPr>
                <w:noProof/>
                <w:webHidden/>
                <w:color w:val="000000" w:themeColor="text1"/>
              </w:rPr>
              <w:fldChar w:fldCharType="end"/>
            </w:r>
          </w:hyperlink>
        </w:p>
        <w:p w14:paraId="0E47CFFA" w14:textId="6E405A9C" w:rsidR="00E82FEB" w:rsidRPr="000C186A" w:rsidRDefault="00E82FEB">
          <w:pPr>
            <w:pStyle w:val="TOC2"/>
            <w:tabs>
              <w:tab w:val="right" w:leader="dot" w:pos="9016"/>
            </w:tabs>
            <w:rPr>
              <w:rFonts w:eastAsiaTheme="minorEastAsia"/>
              <w:noProof/>
              <w:color w:val="000000" w:themeColor="text1"/>
              <w:lang w:eastAsia="en-ZA"/>
            </w:rPr>
          </w:pPr>
          <w:hyperlink w:anchor="_Toc213429857" w:history="1">
            <w:r w:rsidRPr="000C186A">
              <w:rPr>
                <w:rStyle w:val="Hyperlink"/>
                <w:rFonts w:ascii="Arial" w:hAnsi="Arial" w:cs="Arial"/>
                <w:noProof/>
                <w:color w:val="000000" w:themeColor="text1"/>
              </w:rPr>
              <w:t>2.2.2. Least Significant Bit (LSB) Substitution</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_Toc213429857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5</w:t>
            </w:r>
            <w:r w:rsidRPr="000C186A">
              <w:rPr>
                <w:noProof/>
                <w:webHidden/>
                <w:color w:val="000000" w:themeColor="text1"/>
              </w:rPr>
              <w:fldChar w:fldCharType="end"/>
            </w:r>
          </w:hyperlink>
        </w:p>
        <w:p w14:paraId="74026F93" w14:textId="15089F6F" w:rsidR="00E82FEB" w:rsidRPr="000C186A" w:rsidRDefault="00E82FEB">
          <w:pPr>
            <w:pStyle w:val="TOC2"/>
            <w:tabs>
              <w:tab w:val="right" w:leader="dot" w:pos="9016"/>
            </w:tabs>
            <w:rPr>
              <w:rFonts w:eastAsiaTheme="minorEastAsia"/>
              <w:noProof/>
              <w:color w:val="000000" w:themeColor="text1"/>
              <w:lang w:eastAsia="en-ZA"/>
            </w:rPr>
          </w:pPr>
          <w:hyperlink w:anchor="_Toc213429858" w:history="1">
            <w:r w:rsidRPr="000C186A">
              <w:rPr>
                <w:rStyle w:val="Hyperlink"/>
                <w:rFonts w:ascii="Arial" w:hAnsi="Arial" w:cs="Arial"/>
                <w:noProof/>
                <w:color w:val="000000" w:themeColor="text1"/>
              </w:rPr>
              <w:t>2.2.3. AI-Generated Steganography</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_Toc213429858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6</w:t>
            </w:r>
            <w:r w:rsidRPr="000C186A">
              <w:rPr>
                <w:noProof/>
                <w:webHidden/>
                <w:color w:val="000000" w:themeColor="text1"/>
              </w:rPr>
              <w:fldChar w:fldCharType="end"/>
            </w:r>
          </w:hyperlink>
        </w:p>
        <w:p w14:paraId="1C7F5EBA" w14:textId="5476412A" w:rsidR="00E82FEB" w:rsidRPr="000C186A" w:rsidRDefault="00E82FEB">
          <w:pPr>
            <w:pStyle w:val="TOC1"/>
            <w:tabs>
              <w:tab w:val="right" w:leader="dot" w:pos="9016"/>
            </w:tabs>
            <w:rPr>
              <w:rFonts w:eastAsiaTheme="minorEastAsia"/>
              <w:noProof/>
              <w:color w:val="000000" w:themeColor="text1"/>
              <w:lang w:eastAsia="en-ZA"/>
            </w:rPr>
          </w:pPr>
          <w:hyperlink w:anchor="_Toc213429859" w:history="1">
            <w:r w:rsidRPr="000C186A">
              <w:rPr>
                <w:rStyle w:val="Hyperlink"/>
                <w:rFonts w:ascii="Arial" w:hAnsi="Arial" w:cs="Arial"/>
                <w:noProof/>
                <w:color w:val="000000" w:themeColor="text1"/>
              </w:rPr>
              <w:t>2.3. Limitations of Current Antivirus Solutions</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_Toc213429859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8</w:t>
            </w:r>
            <w:r w:rsidRPr="000C186A">
              <w:rPr>
                <w:noProof/>
                <w:webHidden/>
                <w:color w:val="000000" w:themeColor="text1"/>
              </w:rPr>
              <w:fldChar w:fldCharType="end"/>
            </w:r>
          </w:hyperlink>
        </w:p>
        <w:p w14:paraId="5D61D704" w14:textId="69C5C34F" w:rsidR="00E82FEB" w:rsidRPr="000C186A" w:rsidRDefault="00E82FEB">
          <w:pPr>
            <w:pStyle w:val="TOC2"/>
            <w:tabs>
              <w:tab w:val="right" w:leader="dot" w:pos="9016"/>
            </w:tabs>
            <w:rPr>
              <w:rFonts w:eastAsiaTheme="minorEastAsia"/>
              <w:noProof/>
              <w:color w:val="000000" w:themeColor="text1"/>
              <w:lang w:eastAsia="en-ZA"/>
            </w:rPr>
          </w:pPr>
          <w:hyperlink w:anchor="_Toc213429860" w:history="1">
            <w:r w:rsidRPr="000C186A">
              <w:rPr>
                <w:rStyle w:val="Hyperlink"/>
                <w:rFonts w:ascii="Arial" w:hAnsi="Arial" w:cs="Arial"/>
                <w:noProof/>
                <w:color w:val="000000" w:themeColor="text1"/>
              </w:rPr>
              <w:t>2.3.1. Ineffectiveness of Signature-Based Detection</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_Toc213429860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8</w:t>
            </w:r>
            <w:r w:rsidRPr="000C186A">
              <w:rPr>
                <w:noProof/>
                <w:webHidden/>
                <w:color w:val="000000" w:themeColor="text1"/>
              </w:rPr>
              <w:fldChar w:fldCharType="end"/>
            </w:r>
          </w:hyperlink>
        </w:p>
        <w:p w14:paraId="0D829F4E" w14:textId="28C11BEF" w:rsidR="00E82FEB" w:rsidRPr="000C186A" w:rsidRDefault="00E82FEB">
          <w:pPr>
            <w:pStyle w:val="TOC2"/>
            <w:tabs>
              <w:tab w:val="right" w:leader="dot" w:pos="9016"/>
            </w:tabs>
            <w:rPr>
              <w:rFonts w:eastAsiaTheme="minorEastAsia"/>
              <w:noProof/>
              <w:color w:val="000000" w:themeColor="text1"/>
              <w:lang w:eastAsia="en-ZA"/>
            </w:rPr>
          </w:pPr>
          <w:hyperlink w:anchor="_Toc213429861" w:history="1">
            <w:r w:rsidRPr="000C186A">
              <w:rPr>
                <w:rStyle w:val="Hyperlink"/>
                <w:rFonts w:ascii="Arial" w:hAnsi="Arial" w:cs="Arial"/>
                <w:noProof/>
                <w:color w:val="000000" w:themeColor="text1"/>
              </w:rPr>
              <w:t>2.3.2. Failure Against Concealed Malware</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_Toc213429861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8</w:t>
            </w:r>
            <w:r w:rsidRPr="000C186A">
              <w:rPr>
                <w:noProof/>
                <w:webHidden/>
                <w:color w:val="000000" w:themeColor="text1"/>
              </w:rPr>
              <w:fldChar w:fldCharType="end"/>
            </w:r>
          </w:hyperlink>
        </w:p>
        <w:p w14:paraId="6726278F" w14:textId="6883B89D" w:rsidR="00E82FEB" w:rsidRPr="000C186A" w:rsidRDefault="00E82FEB">
          <w:pPr>
            <w:pStyle w:val="TOC1"/>
            <w:tabs>
              <w:tab w:val="right" w:leader="dot" w:pos="9016"/>
            </w:tabs>
            <w:rPr>
              <w:rFonts w:eastAsiaTheme="minorEastAsia"/>
              <w:noProof/>
              <w:color w:val="000000" w:themeColor="text1"/>
              <w:lang w:eastAsia="en-ZA"/>
            </w:rPr>
          </w:pPr>
          <w:hyperlink w:anchor="_Toc213429862" w:history="1">
            <w:r w:rsidRPr="000C186A">
              <w:rPr>
                <w:rStyle w:val="Hyperlink"/>
                <w:rFonts w:ascii="Arial" w:hAnsi="Arial" w:cs="Arial"/>
                <w:noProof/>
                <w:color w:val="000000" w:themeColor="text1"/>
              </w:rPr>
              <w:t>2.4. Detection Challenges for Steganographic Malware</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_Toc213429862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9</w:t>
            </w:r>
            <w:r w:rsidRPr="000C186A">
              <w:rPr>
                <w:noProof/>
                <w:webHidden/>
                <w:color w:val="000000" w:themeColor="text1"/>
              </w:rPr>
              <w:fldChar w:fldCharType="end"/>
            </w:r>
          </w:hyperlink>
        </w:p>
        <w:p w14:paraId="3DC889F1" w14:textId="7458D600" w:rsidR="00E82FEB" w:rsidRPr="000C186A" w:rsidRDefault="00E82FEB">
          <w:pPr>
            <w:pStyle w:val="TOC2"/>
            <w:tabs>
              <w:tab w:val="right" w:leader="dot" w:pos="9016"/>
            </w:tabs>
            <w:rPr>
              <w:rFonts w:eastAsiaTheme="minorEastAsia"/>
              <w:noProof/>
              <w:color w:val="000000" w:themeColor="text1"/>
              <w:lang w:eastAsia="en-ZA"/>
            </w:rPr>
          </w:pPr>
          <w:hyperlink w:anchor="_Toc213429863" w:history="1">
            <w:r w:rsidRPr="000C186A">
              <w:rPr>
                <w:rStyle w:val="Hyperlink"/>
                <w:rFonts w:ascii="Arial" w:hAnsi="Arial" w:cs="Arial"/>
                <w:noProof/>
                <w:color w:val="000000" w:themeColor="text1"/>
              </w:rPr>
              <w:t>2.4.1. Ineffectiveness of Existing Tools</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_Toc213429863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10</w:t>
            </w:r>
            <w:r w:rsidRPr="000C186A">
              <w:rPr>
                <w:noProof/>
                <w:webHidden/>
                <w:color w:val="000000" w:themeColor="text1"/>
              </w:rPr>
              <w:fldChar w:fldCharType="end"/>
            </w:r>
          </w:hyperlink>
        </w:p>
        <w:p w14:paraId="5160B918" w14:textId="75638FE1" w:rsidR="00E82FEB" w:rsidRPr="000C186A" w:rsidRDefault="00E82FEB">
          <w:pPr>
            <w:pStyle w:val="TOC2"/>
            <w:tabs>
              <w:tab w:val="right" w:leader="dot" w:pos="9016"/>
            </w:tabs>
            <w:rPr>
              <w:rFonts w:eastAsiaTheme="minorEastAsia"/>
              <w:noProof/>
              <w:color w:val="000000" w:themeColor="text1"/>
              <w:lang w:eastAsia="en-ZA"/>
            </w:rPr>
          </w:pPr>
          <w:hyperlink w:anchor="_Toc213429864" w:history="1">
            <w:r w:rsidRPr="000C186A">
              <w:rPr>
                <w:rStyle w:val="Hyperlink"/>
                <w:rFonts w:ascii="Arial" w:hAnsi="Arial" w:cs="Arial"/>
                <w:noProof/>
                <w:color w:val="000000" w:themeColor="text1"/>
              </w:rPr>
              <w:t>2.4.2. Evasion Techniques</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_Toc213429864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10</w:t>
            </w:r>
            <w:r w:rsidRPr="000C186A">
              <w:rPr>
                <w:noProof/>
                <w:webHidden/>
                <w:color w:val="000000" w:themeColor="text1"/>
              </w:rPr>
              <w:fldChar w:fldCharType="end"/>
            </w:r>
          </w:hyperlink>
        </w:p>
        <w:p w14:paraId="06A99FB2" w14:textId="475F4DE1" w:rsidR="00E82FEB" w:rsidRPr="000C186A" w:rsidRDefault="00E82FEB">
          <w:pPr>
            <w:pStyle w:val="TOC2"/>
            <w:tabs>
              <w:tab w:val="right" w:leader="dot" w:pos="9016"/>
            </w:tabs>
            <w:rPr>
              <w:rFonts w:eastAsiaTheme="minorEastAsia"/>
              <w:noProof/>
              <w:color w:val="000000" w:themeColor="text1"/>
              <w:lang w:eastAsia="en-ZA"/>
            </w:rPr>
          </w:pPr>
          <w:hyperlink w:anchor="_Toc213429865" w:history="1">
            <w:r w:rsidRPr="000C186A">
              <w:rPr>
                <w:rStyle w:val="Hyperlink"/>
                <w:rFonts w:ascii="Arial" w:hAnsi="Arial" w:cs="Arial"/>
                <w:noProof/>
                <w:color w:val="000000" w:themeColor="text1"/>
              </w:rPr>
              <w:t>2.4.3. Need for Advanced Algorithms</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_Toc213429865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11</w:t>
            </w:r>
            <w:r w:rsidRPr="000C186A">
              <w:rPr>
                <w:noProof/>
                <w:webHidden/>
                <w:color w:val="000000" w:themeColor="text1"/>
              </w:rPr>
              <w:fldChar w:fldCharType="end"/>
            </w:r>
          </w:hyperlink>
        </w:p>
        <w:p w14:paraId="34601834" w14:textId="3FD82390" w:rsidR="00E82FEB" w:rsidRPr="000C186A" w:rsidRDefault="00E82FEB">
          <w:pPr>
            <w:pStyle w:val="TOC1"/>
            <w:tabs>
              <w:tab w:val="right" w:leader="dot" w:pos="9016"/>
            </w:tabs>
            <w:rPr>
              <w:rFonts w:eastAsiaTheme="minorEastAsia"/>
              <w:noProof/>
              <w:color w:val="000000" w:themeColor="text1"/>
              <w:lang w:eastAsia="en-ZA"/>
            </w:rPr>
          </w:pPr>
          <w:hyperlink w:anchor="_Toc213429866" w:history="1">
            <w:r w:rsidRPr="000C186A">
              <w:rPr>
                <w:rStyle w:val="Hyperlink"/>
                <w:rFonts w:ascii="Arial" w:hAnsi="Arial" w:cs="Arial"/>
                <w:noProof/>
                <w:color w:val="000000" w:themeColor="text1"/>
              </w:rPr>
              <w:t>2.5. YARA: Capabilities and Limitations</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_Toc213429866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12</w:t>
            </w:r>
            <w:r w:rsidRPr="000C186A">
              <w:rPr>
                <w:noProof/>
                <w:webHidden/>
                <w:color w:val="000000" w:themeColor="text1"/>
              </w:rPr>
              <w:fldChar w:fldCharType="end"/>
            </w:r>
          </w:hyperlink>
        </w:p>
        <w:p w14:paraId="658D40A1" w14:textId="6372EF54" w:rsidR="00E82FEB" w:rsidRPr="000C186A" w:rsidRDefault="00E82FEB">
          <w:pPr>
            <w:pStyle w:val="TOC2"/>
            <w:tabs>
              <w:tab w:val="right" w:leader="dot" w:pos="9016"/>
            </w:tabs>
            <w:rPr>
              <w:rFonts w:eastAsiaTheme="minorEastAsia"/>
              <w:noProof/>
              <w:color w:val="000000" w:themeColor="text1"/>
              <w:lang w:eastAsia="en-ZA"/>
            </w:rPr>
          </w:pPr>
          <w:hyperlink w:anchor="_Toc213429867" w:history="1">
            <w:r w:rsidRPr="000C186A">
              <w:rPr>
                <w:rStyle w:val="Hyperlink"/>
                <w:rFonts w:ascii="Arial" w:hAnsi="Arial" w:cs="Arial"/>
                <w:noProof/>
                <w:color w:val="000000" w:themeColor="text1"/>
              </w:rPr>
              <w:t>2.5.1. YARA’s Role and Capabilities</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_Toc213429867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12</w:t>
            </w:r>
            <w:r w:rsidRPr="000C186A">
              <w:rPr>
                <w:noProof/>
                <w:webHidden/>
                <w:color w:val="000000" w:themeColor="text1"/>
              </w:rPr>
              <w:fldChar w:fldCharType="end"/>
            </w:r>
          </w:hyperlink>
        </w:p>
        <w:p w14:paraId="76F55419" w14:textId="7D1E4F68" w:rsidR="00E82FEB" w:rsidRPr="000C186A" w:rsidRDefault="00E82FEB">
          <w:pPr>
            <w:pStyle w:val="TOC2"/>
            <w:tabs>
              <w:tab w:val="right" w:leader="dot" w:pos="9016"/>
            </w:tabs>
            <w:rPr>
              <w:rFonts w:eastAsiaTheme="minorEastAsia"/>
              <w:noProof/>
              <w:color w:val="000000" w:themeColor="text1"/>
              <w:lang w:eastAsia="en-ZA"/>
            </w:rPr>
          </w:pPr>
          <w:hyperlink w:anchor="_Toc213429868" w:history="1">
            <w:r w:rsidRPr="000C186A">
              <w:rPr>
                <w:rStyle w:val="Hyperlink"/>
                <w:rFonts w:ascii="Arial" w:hAnsi="Arial" w:cs="Arial"/>
                <w:noProof/>
                <w:color w:val="000000" w:themeColor="text1"/>
              </w:rPr>
              <w:t>2.5.2. YARA’s Limitations</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_Toc213429868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13</w:t>
            </w:r>
            <w:r w:rsidRPr="000C186A">
              <w:rPr>
                <w:noProof/>
                <w:webHidden/>
                <w:color w:val="000000" w:themeColor="text1"/>
              </w:rPr>
              <w:fldChar w:fldCharType="end"/>
            </w:r>
          </w:hyperlink>
        </w:p>
        <w:p w14:paraId="3CA84DB3" w14:textId="3DBB40C9" w:rsidR="00E82FEB" w:rsidRPr="000C186A" w:rsidRDefault="00E82FEB">
          <w:pPr>
            <w:pStyle w:val="TOC2"/>
            <w:tabs>
              <w:tab w:val="right" w:leader="dot" w:pos="9016"/>
            </w:tabs>
            <w:rPr>
              <w:rFonts w:eastAsiaTheme="minorEastAsia"/>
              <w:noProof/>
              <w:color w:val="000000" w:themeColor="text1"/>
              <w:lang w:eastAsia="en-ZA"/>
            </w:rPr>
          </w:pPr>
          <w:hyperlink w:anchor="_Toc213429869" w:history="1">
            <w:r w:rsidRPr="000C186A">
              <w:rPr>
                <w:rStyle w:val="Hyperlink"/>
                <w:rFonts w:ascii="Arial" w:hAnsi="Arial" w:cs="Arial"/>
                <w:noProof/>
                <w:color w:val="000000" w:themeColor="text1"/>
              </w:rPr>
              <w:t>2.5.3. The Need for a Hybrid Approach</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_Toc213429869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14</w:t>
            </w:r>
            <w:r w:rsidRPr="000C186A">
              <w:rPr>
                <w:noProof/>
                <w:webHidden/>
                <w:color w:val="000000" w:themeColor="text1"/>
              </w:rPr>
              <w:fldChar w:fldCharType="end"/>
            </w:r>
          </w:hyperlink>
        </w:p>
        <w:p w14:paraId="1FB9A75E" w14:textId="4E2A60C3" w:rsidR="00E82FEB" w:rsidRPr="000C186A" w:rsidRDefault="00E82FEB">
          <w:pPr>
            <w:pStyle w:val="TOC1"/>
            <w:tabs>
              <w:tab w:val="right" w:leader="dot" w:pos="9016"/>
            </w:tabs>
            <w:rPr>
              <w:rFonts w:eastAsiaTheme="minorEastAsia"/>
              <w:noProof/>
              <w:color w:val="000000" w:themeColor="text1"/>
              <w:lang w:eastAsia="en-ZA"/>
            </w:rPr>
          </w:pPr>
          <w:hyperlink w:anchor="_Toc213429870" w:history="1">
            <w:r w:rsidRPr="000C186A">
              <w:rPr>
                <w:rStyle w:val="Hyperlink"/>
                <w:rFonts w:ascii="Arial" w:hAnsi="Arial" w:cs="Arial"/>
                <w:noProof/>
                <w:color w:val="000000" w:themeColor="text1"/>
              </w:rPr>
              <w:t>2.6. The Role of VirusTotal in Testing</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_Toc213429870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14</w:t>
            </w:r>
            <w:r w:rsidRPr="000C186A">
              <w:rPr>
                <w:noProof/>
                <w:webHidden/>
                <w:color w:val="000000" w:themeColor="text1"/>
              </w:rPr>
              <w:fldChar w:fldCharType="end"/>
            </w:r>
          </w:hyperlink>
        </w:p>
        <w:p w14:paraId="305684BC" w14:textId="7F8BB707" w:rsidR="00E82FEB" w:rsidRPr="000C186A" w:rsidRDefault="00E82FEB">
          <w:pPr>
            <w:pStyle w:val="TOC1"/>
            <w:tabs>
              <w:tab w:val="right" w:leader="dot" w:pos="9016"/>
            </w:tabs>
            <w:rPr>
              <w:rFonts w:eastAsiaTheme="minorEastAsia"/>
              <w:noProof/>
              <w:color w:val="000000" w:themeColor="text1"/>
              <w:lang w:eastAsia="en-ZA"/>
            </w:rPr>
          </w:pPr>
          <w:hyperlink w:anchor="_Toc213429871" w:history="1">
            <w:r w:rsidRPr="000C186A">
              <w:rPr>
                <w:rStyle w:val="Hyperlink"/>
                <w:rFonts w:ascii="Arial" w:hAnsi="Arial" w:cs="Arial"/>
                <w:noProof/>
                <w:color w:val="000000" w:themeColor="text1"/>
              </w:rPr>
              <w:t>2.7. Emerging Solutions and Approaches</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_Toc213429871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16</w:t>
            </w:r>
            <w:r w:rsidRPr="000C186A">
              <w:rPr>
                <w:noProof/>
                <w:webHidden/>
                <w:color w:val="000000" w:themeColor="text1"/>
              </w:rPr>
              <w:fldChar w:fldCharType="end"/>
            </w:r>
          </w:hyperlink>
        </w:p>
        <w:p w14:paraId="022EF3FF" w14:textId="57722C5F" w:rsidR="00E82FEB" w:rsidRPr="000C186A" w:rsidRDefault="00E82FEB">
          <w:pPr>
            <w:pStyle w:val="TOC2"/>
            <w:tabs>
              <w:tab w:val="right" w:leader="dot" w:pos="9016"/>
            </w:tabs>
            <w:rPr>
              <w:rFonts w:eastAsiaTheme="minorEastAsia"/>
              <w:noProof/>
              <w:color w:val="000000" w:themeColor="text1"/>
              <w:lang w:eastAsia="en-ZA"/>
            </w:rPr>
          </w:pPr>
          <w:hyperlink w:anchor="_Toc213429872" w:history="1">
            <w:r w:rsidRPr="000C186A">
              <w:rPr>
                <w:rStyle w:val="Hyperlink"/>
                <w:rFonts w:ascii="Arial" w:hAnsi="Arial" w:cs="Arial"/>
                <w:noProof/>
                <w:color w:val="000000" w:themeColor="text1"/>
              </w:rPr>
              <w:t>2.7.1. Custom YARA Rules</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_Toc213429872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16</w:t>
            </w:r>
            <w:r w:rsidRPr="000C186A">
              <w:rPr>
                <w:noProof/>
                <w:webHidden/>
                <w:color w:val="000000" w:themeColor="text1"/>
              </w:rPr>
              <w:fldChar w:fldCharType="end"/>
            </w:r>
          </w:hyperlink>
        </w:p>
        <w:p w14:paraId="5E532CFD" w14:textId="44D0C4C4" w:rsidR="00E82FEB" w:rsidRPr="000C186A" w:rsidRDefault="00E82FEB">
          <w:pPr>
            <w:pStyle w:val="TOC2"/>
            <w:tabs>
              <w:tab w:val="right" w:leader="dot" w:pos="9016"/>
            </w:tabs>
            <w:rPr>
              <w:rFonts w:eastAsiaTheme="minorEastAsia"/>
              <w:noProof/>
              <w:color w:val="000000" w:themeColor="text1"/>
              <w:lang w:eastAsia="en-ZA"/>
            </w:rPr>
          </w:pPr>
          <w:hyperlink w:anchor="_Toc213429873" w:history="1">
            <w:r w:rsidRPr="000C186A">
              <w:rPr>
                <w:rStyle w:val="Hyperlink"/>
                <w:rFonts w:ascii="Arial" w:hAnsi="Arial" w:cs="Arial"/>
                <w:noProof/>
                <w:color w:val="000000" w:themeColor="text1"/>
              </w:rPr>
              <w:t>2.7.2. Machine Learning-Based Anomaly Detection</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_Toc213429873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18</w:t>
            </w:r>
            <w:r w:rsidRPr="000C186A">
              <w:rPr>
                <w:noProof/>
                <w:webHidden/>
                <w:color w:val="000000" w:themeColor="text1"/>
              </w:rPr>
              <w:fldChar w:fldCharType="end"/>
            </w:r>
          </w:hyperlink>
        </w:p>
        <w:p w14:paraId="37F1DE53" w14:textId="2333E844" w:rsidR="00E82FEB" w:rsidRPr="000C186A" w:rsidRDefault="00E82FEB">
          <w:pPr>
            <w:pStyle w:val="TOC2"/>
            <w:tabs>
              <w:tab w:val="right" w:leader="dot" w:pos="9016"/>
            </w:tabs>
            <w:rPr>
              <w:rFonts w:eastAsiaTheme="minorEastAsia"/>
              <w:noProof/>
              <w:color w:val="000000" w:themeColor="text1"/>
              <w:lang w:eastAsia="en-ZA"/>
            </w:rPr>
          </w:pPr>
          <w:hyperlink w:anchor="_Toc213429874" w:history="1">
            <w:r w:rsidRPr="000C186A">
              <w:rPr>
                <w:rStyle w:val="Hyperlink"/>
                <w:rFonts w:ascii="Arial" w:hAnsi="Arial" w:cs="Arial"/>
                <w:noProof/>
                <w:color w:val="000000" w:themeColor="text1"/>
              </w:rPr>
              <w:t>2.7.3. Hybrid Detection Models</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_Toc213429874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18</w:t>
            </w:r>
            <w:r w:rsidRPr="000C186A">
              <w:rPr>
                <w:noProof/>
                <w:webHidden/>
                <w:color w:val="000000" w:themeColor="text1"/>
              </w:rPr>
              <w:fldChar w:fldCharType="end"/>
            </w:r>
          </w:hyperlink>
        </w:p>
        <w:p w14:paraId="54EADCA9" w14:textId="664E51FE" w:rsidR="00E82FEB" w:rsidRPr="000C186A" w:rsidRDefault="00E82FEB">
          <w:pPr>
            <w:pStyle w:val="TOC1"/>
            <w:tabs>
              <w:tab w:val="right" w:leader="dot" w:pos="9016"/>
            </w:tabs>
            <w:rPr>
              <w:rFonts w:eastAsiaTheme="minorEastAsia"/>
              <w:noProof/>
              <w:color w:val="000000" w:themeColor="text1"/>
              <w:lang w:eastAsia="en-ZA"/>
            </w:rPr>
          </w:pPr>
          <w:hyperlink w:anchor="_Toc213429875" w:history="1">
            <w:r w:rsidRPr="000C186A">
              <w:rPr>
                <w:rStyle w:val="Hyperlink"/>
                <w:rFonts w:ascii="Arial" w:hAnsi="Arial" w:cs="Arial"/>
                <w:noProof/>
                <w:color w:val="000000" w:themeColor="text1"/>
              </w:rPr>
              <w:t>2.8. Summary</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_Toc213429875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18</w:t>
            </w:r>
            <w:r w:rsidRPr="000C186A">
              <w:rPr>
                <w:noProof/>
                <w:webHidden/>
                <w:color w:val="000000" w:themeColor="text1"/>
              </w:rPr>
              <w:fldChar w:fldCharType="end"/>
            </w:r>
          </w:hyperlink>
        </w:p>
        <w:p w14:paraId="51201650" w14:textId="236AF91C" w:rsidR="00E82FEB" w:rsidRPr="000C186A" w:rsidRDefault="00E82FEB">
          <w:pPr>
            <w:pStyle w:val="TOC1"/>
            <w:tabs>
              <w:tab w:val="right" w:leader="dot" w:pos="9016"/>
            </w:tabs>
            <w:rPr>
              <w:rFonts w:eastAsiaTheme="minorEastAsia"/>
              <w:noProof/>
              <w:color w:val="000000" w:themeColor="text1"/>
              <w:lang w:eastAsia="en-ZA"/>
            </w:rPr>
          </w:pPr>
          <w:hyperlink w:anchor="_Toc213429876" w:history="1">
            <w:r w:rsidRPr="000C186A">
              <w:rPr>
                <w:rStyle w:val="Hyperlink"/>
                <w:rFonts w:ascii="Arial" w:hAnsi="Arial" w:cs="Arial"/>
                <w:noProof/>
                <w:color w:val="000000" w:themeColor="text1"/>
              </w:rPr>
              <w:t>References</w:t>
            </w:r>
            <w:r w:rsidRPr="000C186A">
              <w:rPr>
                <w:noProof/>
                <w:webHidden/>
                <w:color w:val="000000" w:themeColor="text1"/>
              </w:rPr>
              <w:tab/>
            </w:r>
            <w:r w:rsidRPr="000C186A">
              <w:rPr>
                <w:noProof/>
                <w:webHidden/>
                <w:color w:val="000000" w:themeColor="text1"/>
              </w:rPr>
              <w:fldChar w:fldCharType="begin"/>
            </w:r>
            <w:r w:rsidRPr="000C186A">
              <w:rPr>
                <w:noProof/>
                <w:webHidden/>
                <w:color w:val="000000" w:themeColor="text1"/>
              </w:rPr>
              <w:instrText xml:space="preserve"> PAGEREF _Toc213429876 \h </w:instrText>
            </w:r>
            <w:r w:rsidRPr="000C186A">
              <w:rPr>
                <w:noProof/>
                <w:webHidden/>
                <w:color w:val="000000" w:themeColor="text1"/>
              </w:rPr>
            </w:r>
            <w:r w:rsidRPr="000C186A">
              <w:rPr>
                <w:noProof/>
                <w:webHidden/>
                <w:color w:val="000000" w:themeColor="text1"/>
              </w:rPr>
              <w:fldChar w:fldCharType="separate"/>
            </w:r>
            <w:r w:rsidR="00912288">
              <w:rPr>
                <w:noProof/>
                <w:webHidden/>
                <w:color w:val="000000" w:themeColor="text1"/>
              </w:rPr>
              <w:t>20</w:t>
            </w:r>
            <w:r w:rsidRPr="000C186A">
              <w:rPr>
                <w:noProof/>
                <w:webHidden/>
                <w:color w:val="000000" w:themeColor="text1"/>
              </w:rPr>
              <w:fldChar w:fldCharType="end"/>
            </w:r>
          </w:hyperlink>
        </w:p>
        <w:p w14:paraId="2E1B5042" w14:textId="5704C983" w:rsidR="00517BAF" w:rsidRPr="000C186A" w:rsidRDefault="00517BAF" w:rsidP="001D12FE">
          <w:pPr>
            <w:jc w:val="both"/>
            <w:rPr>
              <w:rFonts w:ascii="Arial" w:hAnsi="Arial" w:cs="Arial"/>
              <w:color w:val="000000" w:themeColor="text1"/>
            </w:rPr>
          </w:pPr>
          <w:r w:rsidRPr="000C186A">
            <w:rPr>
              <w:rFonts w:ascii="Arial" w:hAnsi="Arial" w:cs="Arial"/>
              <w:b/>
              <w:bCs/>
              <w:color w:val="000000" w:themeColor="text1"/>
            </w:rPr>
            <w:fldChar w:fldCharType="end"/>
          </w:r>
        </w:p>
      </w:sdtContent>
    </w:sdt>
    <w:p w14:paraId="20CC1393" w14:textId="1D8B3112" w:rsidR="008B6C0F" w:rsidRPr="000C186A" w:rsidRDefault="008B6C0F" w:rsidP="001D12FE">
      <w:pPr>
        <w:jc w:val="both"/>
        <w:rPr>
          <w:rFonts w:ascii="Arial" w:hAnsi="Arial" w:cs="Arial"/>
          <w:color w:val="000000" w:themeColor="text1"/>
        </w:rPr>
      </w:pPr>
    </w:p>
    <w:p w14:paraId="7FE64A8A" w14:textId="77777777" w:rsidR="008B6C0F" w:rsidRPr="000C186A" w:rsidRDefault="008B6C0F" w:rsidP="001D12FE">
      <w:pPr>
        <w:jc w:val="both"/>
        <w:rPr>
          <w:rFonts w:ascii="Arial" w:hAnsi="Arial" w:cs="Arial"/>
          <w:color w:val="000000" w:themeColor="text1"/>
        </w:rPr>
      </w:pPr>
      <w:r w:rsidRPr="000C186A">
        <w:rPr>
          <w:rFonts w:ascii="Arial" w:hAnsi="Arial" w:cs="Arial"/>
          <w:color w:val="000000" w:themeColor="text1"/>
        </w:rPr>
        <w:br w:type="page"/>
      </w:r>
    </w:p>
    <w:p w14:paraId="067DA763" w14:textId="21FA3CB5" w:rsidR="008B6C0F" w:rsidRPr="000C186A" w:rsidRDefault="008B6C0F" w:rsidP="001D12FE">
      <w:pPr>
        <w:jc w:val="both"/>
        <w:rPr>
          <w:rFonts w:ascii="Arial" w:hAnsi="Arial" w:cs="Arial"/>
          <w:color w:val="000000" w:themeColor="text1"/>
        </w:rPr>
      </w:pPr>
    </w:p>
    <w:p w14:paraId="17F7B6D6" w14:textId="148BB6A9" w:rsidR="008B6C0F" w:rsidRPr="000C186A" w:rsidRDefault="00F813A1" w:rsidP="001D12FE">
      <w:pPr>
        <w:jc w:val="both"/>
        <w:rPr>
          <w:rFonts w:ascii="Arial" w:hAnsi="Arial" w:cs="Arial"/>
          <w:color w:val="000000" w:themeColor="text1"/>
        </w:rPr>
      </w:pPr>
      <w:r w:rsidRPr="000C186A">
        <w:rPr>
          <w:rFonts w:ascii="Arial" w:hAnsi="Arial" w:cs="Arial"/>
          <w:color w:val="000000" w:themeColor="text1"/>
        </w:rPr>
        <w:t>FIGURES</w:t>
      </w:r>
    </w:p>
    <w:p w14:paraId="78644EA8" w14:textId="5A1EBAC6" w:rsidR="002F6B56" w:rsidRPr="000C186A" w:rsidRDefault="002F6B56" w:rsidP="001D12FE">
      <w:pPr>
        <w:jc w:val="both"/>
        <w:rPr>
          <w:rFonts w:ascii="Arial" w:hAnsi="Arial" w:cs="Arial"/>
          <w:color w:val="000000" w:themeColor="text1"/>
        </w:rPr>
      </w:pPr>
      <w:r w:rsidRPr="000C186A">
        <w:rPr>
          <w:rFonts w:ascii="Arial" w:hAnsi="Arial" w:cs="Arial"/>
          <w:color w:val="000000" w:themeColor="text1"/>
        </w:rPr>
        <w:t>Figure 1:</w:t>
      </w:r>
      <w:r w:rsidR="00DC57AF" w:rsidRPr="000C186A">
        <w:rPr>
          <w:rFonts w:ascii="Arial" w:hAnsi="Arial" w:cs="Arial"/>
          <w:color w:val="000000" w:themeColor="text1"/>
        </w:rPr>
        <w:t xml:space="preserve"> </w:t>
      </w:r>
      <w:r w:rsidRPr="000C186A">
        <w:rPr>
          <w:rFonts w:ascii="Arial" w:hAnsi="Arial" w:cs="Arial"/>
          <w:color w:val="000000" w:themeColor="text1"/>
        </w:rPr>
        <w:t xml:space="preserve">Classification </w:t>
      </w:r>
      <w:r w:rsidR="00DC57AF" w:rsidRPr="000C186A">
        <w:rPr>
          <w:rFonts w:ascii="Arial" w:hAnsi="Arial" w:cs="Arial"/>
          <w:color w:val="000000" w:themeColor="text1"/>
        </w:rPr>
        <w:t>of spatial</w:t>
      </w:r>
      <w:r w:rsidRPr="000C186A">
        <w:rPr>
          <w:rFonts w:ascii="Arial" w:hAnsi="Arial" w:cs="Arial"/>
          <w:color w:val="000000" w:themeColor="text1"/>
        </w:rPr>
        <w:t xml:space="preserve"> domain image steganography techniques</w:t>
      </w:r>
      <w:r w:rsidR="00F813A1" w:rsidRPr="000C186A">
        <w:rPr>
          <w:rFonts w:ascii="Arial" w:hAnsi="Arial" w:cs="Arial"/>
          <w:color w:val="000000" w:themeColor="text1"/>
        </w:rPr>
        <w:t>………. 4</w:t>
      </w:r>
    </w:p>
    <w:p w14:paraId="009840B7" w14:textId="4331FD8A" w:rsidR="002F6B56" w:rsidRPr="000C186A" w:rsidRDefault="002F6B56" w:rsidP="001D12FE">
      <w:pPr>
        <w:jc w:val="both"/>
        <w:rPr>
          <w:rFonts w:ascii="Arial" w:hAnsi="Arial" w:cs="Arial"/>
          <w:color w:val="000000" w:themeColor="text1"/>
        </w:rPr>
      </w:pPr>
      <w:r w:rsidRPr="000C186A">
        <w:rPr>
          <w:rFonts w:ascii="Arial" w:hAnsi="Arial" w:cs="Arial"/>
          <w:color w:val="000000" w:themeColor="text1"/>
        </w:rPr>
        <w:t>Figure 2:</w:t>
      </w:r>
      <w:r w:rsidR="00DC57AF" w:rsidRPr="000C186A">
        <w:rPr>
          <w:rFonts w:ascii="Arial" w:hAnsi="Arial" w:cs="Arial"/>
          <w:color w:val="000000" w:themeColor="text1"/>
        </w:rPr>
        <w:t xml:space="preserve"> </w:t>
      </w:r>
      <w:r w:rsidRPr="000C186A">
        <w:rPr>
          <w:rFonts w:ascii="Arial" w:hAnsi="Arial" w:cs="Arial"/>
          <w:color w:val="000000" w:themeColor="text1"/>
        </w:rPr>
        <w:t>Architecture</w:t>
      </w:r>
      <w:r w:rsidR="00DC57AF" w:rsidRPr="000C186A">
        <w:rPr>
          <w:rFonts w:ascii="Arial" w:hAnsi="Arial" w:cs="Arial"/>
          <w:color w:val="000000" w:themeColor="text1"/>
        </w:rPr>
        <w:t xml:space="preserve"> </w:t>
      </w:r>
      <w:r w:rsidRPr="000C186A">
        <w:rPr>
          <w:rFonts w:ascii="Arial" w:hAnsi="Arial" w:cs="Arial"/>
          <w:color w:val="000000" w:themeColor="text1"/>
        </w:rPr>
        <w:t>of the steganography model</w:t>
      </w:r>
      <w:r w:rsidR="00F813A1" w:rsidRPr="000C186A">
        <w:rPr>
          <w:rFonts w:ascii="Arial" w:hAnsi="Arial" w:cs="Arial"/>
          <w:color w:val="000000" w:themeColor="text1"/>
        </w:rPr>
        <w:t>……………………</w:t>
      </w:r>
      <w:r w:rsidR="00DC57AF" w:rsidRPr="000C186A">
        <w:rPr>
          <w:rFonts w:ascii="Arial" w:hAnsi="Arial" w:cs="Arial"/>
          <w:color w:val="000000" w:themeColor="text1"/>
        </w:rPr>
        <w:t>….</w:t>
      </w:r>
      <w:r w:rsidR="00F813A1" w:rsidRPr="000C186A">
        <w:rPr>
          <w:rFonts w:ascii="Arial" w:hAnsi="Arial" w:cs="Arial"/>
          <w:color w:val="000000" w:themeColor="text1"/>
        </w:rPr>
        <w:t>…</w:t>
      </w:r>
      <w:r w:rsidR="00DC57AF" w:rsidRPr="000C186A">
        <w:rPr>
          <w:rFonts w:ascii="Arial" w:hAnsi="Arial" w:cs="Arial"/>
          <w:color w:val="000000" w:themeColor="text1"/>
        </w:rPr>
        <w:t>…...</w:t>
      </w:r>
      <w:r w:rsidR="00F813A1" w:rsidRPr="000C186A">
        <w:rPr>
          <w:rFonts w:ascii="Arial" w:hAnsi="Arial" w:cs="Arial"/>
          <w:color w:val="000000" w:themeColor="text1"/>
        </w:rPr>
        <w:t>…… 7</w:t>
      </w:r>
    </w:p>
    <w:p w14:paraId="3DDD9723" w14:textId="77777777" w:rsidR="00F813A1" w:rsidRPr="000C186A" w:rsidRDefault="00F813A1" w:rsidP="001D12FE">
      <w:pPr>
        <w:jc w:val="both"/>
        <w:rPr>
          <w:rFonts w:ascii="Arial" w:hAnsi="Arial" w:cs="Arial"/>
          <w:color w:val="000000" w:themeColor="text1"/>
        </w:rPr>
      </w:pPr>
    </w:p>
    <w:p w14:paraId="755C5903" w14:textId="77777777" w:rsidR="00F813A1" w:rsidRPr="000C186A" w:rsidRDefault="00F813A1" w:rsidP="001D12FE">
      <w:pPr>
        <w:jc w:val="both"/>
        <w:rPr>
          <w:rFonts w:ascii="Arial" w:hAnsi="Arial" w:cs="Arial"/>
          <w:color w:val="000000" w:themeColor="text1"/>
        </w:rPr>
      </w:pPr>
    </w:p>
    <w:p w14:paraId="78CEE215" w14:textId="5FD3575D" w:rsidR="00F813A1" w:rsidRPr="000C186A" w:rsidRDefault="00F813A1" w:rsidP="00F813A1">
      <w:pPr>
        <w:jc w:val="both"/>
        <w:rPr>
          <w:rFonts w:ascii="Arial" w:hAnsi="Arial" w:cs="Arial"/>
          <w:color w:val="000000" w:themeColor="text1"/>
        </w:rPr>
      </w:pPr>
      <w:r w:rsidRPr="000C186A">
        <w:rPr>
          <w:rFonts w:ascii="Arial" w:hAnsi="Arial" w:cs="Arial"/>
          <w:color w:val="000000" w:themeColor="text1"/>
        </w:rPr>
        <w:t>TABLES</w:t>
      </w:r>
    </w:p>
    <w:p w14:paraId="583C7250" w14:textId="0E4D823D" w:rsidR="00F813A1" w:rsidRPr="000C186A" w:rsidRDefault="00F813A1" w:rsidP="00F813A1">
      <w:pPr>
        <w:rPr>
          <w:rFonts w:ascii="Arial" w:hAnsi="Arial" w:cs="Arial"/>
          <w:color w:val="000000" w:themeColor="text1"/>
        </w:rPr>
        <w:sectPr w:rsidR="00F813A1" w:rsidRPr="000C186A" w:rsidSect="00ED490A">
          <w:footerReference w:type="default" r:id="rId8"/>
          <w:pgSz w:w="11906" w:h="16838"/>
          <w:pgMar w:top="1440" w:right="1440" w:bottom="1440" w:left="1440" w:header="720" w:footer="720" w:gutter="0"/>
          <w:pgNumType w:fmt="lowerRoman" w:start="1"/>
          <w:cols w:space="720"/>
          <w:docGrid w:linePitch="360"/>
        </w:sectPr>
      </w:pPr>
      <w:r w:rsidRPr="000C186A">
        <w:rPr>
          <w:rFonts w:ascii="Arial" w:hAnsi="Arial" w:cs="Arial"/>
          <w:color w:val="000000" w:themeColor="text1"/>
        </w:rPr>
        <w:t>YARA RULE demonstration example……………………….………………………</w:t>
      </w:r>
      <w:r w:rsidR="00DC57AF" w:rsidRPr="000C186A">
        <w:rPr>
          <w:rFonts w:ascii="Arial" w:hAnsi="Arial" w:cs="Arial"/>
          <w:color w:val="000000" w:themeColor="text1"/>
        </w:rPr>
        <w:t>…...</w:t>
      </w:r>
      <w:r w:rsidRPr="000C186A">
        <w:rPr>
          <w:rFonts w:ascii="Arial" w:hAnsi="Arial" w:cs="Arial"/>
          <w:color w:val="000000" w:themeColor="text1"/>
        </w:rPr>
        <w:t>17</w:t>
      </w:r>
    </w:p>
    <w:p w14:paraId="4FC30B36" w14:textId="3D985A4C" w:rsidR="000578ED" w:rsidRPr="000C186A" w:rsidRDefault="00F13824" w:rsidP="001D12FE">
      <w:pPr>
        <w:pStyle w:val="Title"/>
        <w:jc w:val="both"/>
        <w:rPr>
          <w:rFonts w:ascii="Arial" w:hAnsi="Arial" w:cs="Arial"/>
          <w:b/>
          <w:bCs/>
          <w:color w:val="000000" w:themeColor="text1"/>
          <w:sz w:val="32"/>
          <w:szCs w:val="32"/>
        </w:rPr>
      </w:pPr>
      <w:r w:rsidRPr="000C186A">
        <w:rPr>
          <w:rFonts w:ascii="Arial" w:hAnsi="Arial" w:cs="Arial"/>
          <w:b/>
          <w:bCs/>
          <w:color w:val="000000" w:themeColor="text1"/>
          <w:sz w:val="32"/>
          <w:szCs w:val="32"/>
        </w:rPr>
        <w:lastRenderedPageBreak/>
        <w:t>Chapter 2: Literature review</w:t>
      </w:r>
    </w:p>
    <w:p w14:paraId="0AF38A78" w14:textId="6AB4F226" w:rsidR="00F13824" w:rsidRPr="000C186A" w:rsidRDefault="00F13824" w:rsidP="001D12FE">
      <w:pPr>
        <w:pStyle w:val="Heading1"/>
        <w:jc w:val="both"/>
        <w:rPr>
          <w:rFonts w:ascii="Arial" w:hAnsi="Arial" w:cs="Arial"/>
          <w:color w:val="000000" w:themeColor="text1"/>
          <w:sz w:val="28"/>
          <w:szCs w:val="28"/>
        </w:rPr>
      </w:pPr>
      <w:bookmarkStart w:id="0" w:name="_Toc213429854"/>
      <w:r w:rsidRPr="000C186A">
        <w:rPr>
          <w:rFonts w:ascii="Arial" w:hAnsi="Arial" w:cs="Arial"/>
          <w:color w:val="000000" w:themeColor="text1"/>
          <w:sz w:val="28"/>
          <w:szCs w:val="28"/>
        </w:rPr>
        <w:t>2.1. Introduction</w:t>
      </w:r>
      <w:bookmarkEnd w:id="0"/>
    </w:p>
    <w:p w14:paraId="6F98E78C" w14:textId="7B6CBD3C" w:rsidR="00A8328E" w:rsidRPr="000C186A" w:rsidRDefault="006B0DE1" w:rsidP="001D12FE">
      <w:pPr>
        <w:jc w:val="both"/>
        <w:rPr>
          <w:rFonts w:ascii="Arial" w:hAnsi="Arial" w:cs="Arial"/>
          <w:color w:val="000000" w:themeColor="text1"/>
        </w:rPr>
      </w:pPr>
      <w:r w:rsidRPr="000C186A">
        <w:rPr>
          <w:rFonts w:ascii="Arial" w:hAnsi="Arial" w:cs="Arial"/>
          <w:color w:val="000000" w:themeColor="text1"/>
        </w:rPr>
        <w:t>Recent advances in generative A</w:t>
      </w:r>
      <w:r w:rsidR="0016764B" w:rsidRPr="000C186A">
        <w:rPr>
          <w:rFonts w:ascii="Arial" w:hAnsi="Arial" w:cs="Arial"/>
          <w:color w:val="000000" w:themeColor="text1"/>
        </w:rPr>
        <w:t>rtificial Intelligence (AI)</w:t>
      </w:r>
      <w:r w:rsidRPr="000C186A">
        <w:rPr>
          <w:rFonts w:ascii="Arial" w:hAnsi="Arial" w:cs="Arial"/>
          <w:color w:val="000000" w:themeColor="text1"/>
        </w:rPr>
        <w:t xml:space="preserve"> (for example, transformer and diffusion models) </w:t>
      </w:r>
      <w:r w:rsidR="0016764B" w:rsidRPr="000C186A">
        <w:rPr>
          <w:rFonts w:ascii="Arial" w:hAnsi="Arial" w:cs="Arial"/>
          <w:color w:val="000000" w:themeColor="text1"/>
        </w:rPr>
        <w:t>have</w:t>
      </w:r>
      <w:r w:rsidR="002D6E5E" w:rsidRPr="000C186A">
        <w:rPr>
          <w:rFonts w:ascii="Arial" w:hAnsi="Arial" w:cs="Arial"/>
          <w:color w:val="000000" w:themeColor="text1"/>
        </w:rPr>
        <w:t xml:space="preserve"> not only improved learning experience</w:t>
      </w:r>
      <w:r w:rsidR="007C53C7" w:rsidRPr="000C186A">
        <w:rPr>
          <w:rFonts w:ascii="Arial" w:hAnsi="Arial" w:cs="Arial"/>
          <w:color w:val="000000" w:themeColor="text1"/>
        </w:rPr>
        <w:t xml:space="preserve"> in education field</w:t>
      </w:r>
      <w:r w:rsidR="002D6E5E" w:rsidRPr="000C186A">
        <w:rPr>
          <w:rFonts w:ascii="Arial" w:hAnsi="Arial" w:cs="Arial"/>
          <w:color w:val="000000" w:themeColor="text1"/>
        </w:rPr>
        <w:t xml:space="preserve"> </w:t>
      </w:r>
      <w:r w:rsidR="002D6E5E" w:rsidRPr="000C186A">
        <w:rPr>
          <w:rFonts w:ascii="Arial" w:hAnsi="Arial" w:cs="Arial"/>
          <w:color w:val="000000" w:themeColor="text1"/>
        </w:rPr>
        <w:fldChar w:fldCharType="begin"/>
      </w:r>
      <w:r w:rsidR="002D6E5E" w:rsidRPr="000C186A">
        <w:rPr>
          <w:rFonts w:ascii="Arial" w:hAnsi="Arial" w:cs="Arial"/>
          <w:color w:val="000000" w:themeColor="text1"/>
        </w:rPr>
        <w:instrText xml:space="preserve"> ADDIN EN.CITE &lt;EndNote&gt;&lt;Cite&gt;&lt;Author&gt;Morales-Chan&lt;/Author&gt;&lt;Year&gt;2024&lt;/Year&gt;&lt;RecNum&gt;185&lt;/RecNum&gt;&lt;DisplayText&gt;(Morales-Chan, et al. 2024)&lt;/DisplayText&gt;&lt;record&gt;&lt;rec-number&gt;185&lt;/rec-number&gt;&lt;foreign-keys&gt;&lt;key app="EN" db-id="vr22xts9l0dte4e5w54va9z5xst0ra5ewttv" timestamp="1761894005"&gt;185&lt;/key&gt;&lt;/foreign-keys&gt;&lt;ref-type name="Conference Proceedings"&gt;10&lt;/ref-type&gt;&lt;contributors&gt;&lt;authors&gt;&lt;author&gt;Morales-Chan, Miguel&lt;/author&gt;&lt;author&gt;Amado-Salvatierra, Hector R&lt;/author&gt;&lt;author&gt;Hernandez-Rizzardini, Rocael&lt;/author&gt;&lt;/authors&gt;&lt;/contributors&gt;&lt;titles&gt;&lt;title&gt;AI-driven content creation: Revolutionizing educational materials&lt;/title&gt;&lt;secondary-title&gt;Proceedings of the Eleventh ACM Conference on Learning@ Scale&lt;/secondary-title&gt;&lt;/titles&gt;&lt;pages&gt;556-558&lt;/pages&gt;&lt;dates&gt;&lt;year&gt;2024&lt;/year&gt;&lt;/dates&gt;&lt;urls&gt;&lt;/urls&gt;&lt;/record&gt;&lt;/Cite&gt;&lt;/EndNote&gt;</w:instrText>
      </w:r>
      <w:r w:rsidR="002D6E5E" w:rsidRPr="000C186A">
        <w:rPr>
          <w:rFonts w:ascii="Arial" w:hAnsi="Arial" w:cs="Arial"/>
          <w:color w:val="000000" w:themeColor="text1"/>
        </w:rPr>
        <w:fldChar w:fldCharType="separate"/>
      </w:r>
      <w:r w:rsidR="002D6E5E" w:rsidRPr="000C186A">
        <w:rPr>
          <w:rFonts w:ascii="Arial" w:hAnsi="Arial" w:cs="Arial"/>
          <w:color w:val="000000" w:themeColor="text1"/>
        </w:rPr>
        <w:t>(Morales-Chan, et al. 2024)</w:t>
      </w:r>
      <w:r w:rsidR="002D6E5E" w:rsidRPr="000C186A">
        <w:rPr>
          <w:rFonts w:ascii="Arial" w:hAnsi="Arial" w:cs="Arial"/>
          <w:color w:val="000000" w:themeColor="text1"/>
        </w:rPr>
        <w:fldChar w:fldCharType="end"/>
      </w:r>
      <w:r w:rsidR="007C53C7" w:rsidRPr="000C186A">
        <w:rPr>
          <w:rFonts w:ascii="Arial" w:hAnsi="Arial" w:cs="Arial"/>
          <w:color w:val="000000" w:themeColor="text1"/>
        </w:rPr>
        <w:t xml:space="preserve"> but has</w:t>
      </w:r>
      <w:r w:rsidRPr="000C186A">
        <w:rPr>
          <w:rFonts w:ascii="Arial" w:hAnsi="Arial" w:cs="Arial"/>
          <w:color w:val="000000" w:themeColor="text1"/>
        </w:rPr>
        <w:t xml:space="preserve"> enabled </w:t>
      </w:r>
      <w:r w:rsidR="007C53C7" w:rsidRPr="000C186A">
        <w:rPr>
          <w:rFonts w:ascii="Arial" w:hAnsi="Arial" w:cs="Arial"/>
          <w:color w:val="000000" w:themeColor="text1"/>
        </w:rPr>
        <w:t>the expansion of the attack surface in cybersecurity enabling digital concealments such as</w:t>
      </w:r>
      <w:r w:rsidRPr="000C186A">
        <w:rPr>
          <w:rFonts w:ascii="Arial" w:hAnsi="Arial" w:cs="Arial"/>
          <w:color w:val="000000" w:themeColor="text1"/>
        </w:rPr>
        <w:t xml:space="preserve"> </w:t>
      </w:r>
      <w:r w:rsidR="0016764B" w:rsidRPr="000C186A">
        <w:rPr>
          <w:rFonts w:ascii="Arial" w:hAnsi="Arial" w:cs="Arial"/>
          <w:color w:val="000000" w:themeColor="text1"/>
        </w:rPr>
        <w:t>AI</w:t>
      </w:r>
      <w:r w:rsidR="007C53C7" w:rsidRPr="000C186A">
        <w:rPr>
          <w:rFonts w:ascii="Arial" w:hAnsi="Arial" w:cs="Arial"/>
          <w:color w:val="000000" w:themeColor="text1"/>
        </w:rPr>
        <w:t>-</w:t>
      </w:r>
      <w:r w:rsidR="0016764B" w:rsidRPr="000C186A">
        <w:rPr>
          <w:rFonts w:ascii="Arial" w:hAnsi="Arial" w:cs="Arial"/>
          <w:color w:val="000000" w:themeColor="text1"/>
        </w:rPr>
        <w:t>Generated S</w:t>
      </w:r>
      <w:r w:rsidRPr="000C186A">
        <w:rPr>
          <w:rFonts w:ascii="Arial" w:hAnsi="Arial" w:cs="Arial"/>
          <w:color w:val="000000" w:themeColor="text1"/>
        </w:rPr>
        <w:t>teganograph</w:t>
      </w:r>
      <w:r w:rsidR="0016764B" w:rsidRPr="000C186A">
        <w:rPr>
          <w:rFonts w:ascii="Arial" w:hAnsi="Arial" w:cs="Arial"/>
          <w:color w:val="000000" w:themeColor="text1"/>
        </w:rPr>
        <w:t>y</w:t>
      </w:r>
      <w:r w:rsidR="0002405D" w:rsidRPr="000C186A">
        <w:rPr>
          <w:rFonts w:ascii="Arial" w:hAnsi="Arial" w:cs="Arial"/>
          <w:color w:val="000000" w:themeColor="text1"/>
        </w:rPr>
        <w:t xml:space="preserve"> as noted by</w:t>
      </w:r>
      <w:r w:rsidR="00A8328E" w:rsidRPr="000C186A">
        <w:rPr>
          <w:rFonts w:ascii="Arial" w:hAnsi="Arial" w:cs="Arial"/>
          <w:color w:val="000000" w:themeColor="text1"/>
        </w:rPr>
        <w:t xml:space="preserve"> </w:t>
      </w:r>
      <w:r w:rsidR="00902C5E" w:rsidRPr="000C186A">
        <w:rPr>
          <w:rFonts w:ascii="Arial" w:hAnsi="Arial" w:cs="Arial"/>
          <w:color w:val="000000" w:themeColor="text1"/>
        </w:rPr>
        <w:fldChar w:fldCharType="begin"/>
      </w:r>
      <w:r w:rsidR="0002405D" w:rsidRPr="000C186A">
        <w:rPr>
          <w:rFonts w:ascii="Arial" w:hAnsi="Arial" w:cs="Arial"/>
          <w:color w:val="000000" w:themeColor="text1"/>
        </w:rPr>
        <w:instrText xml:space="preserve"> ADDIN EN.CITE &lt;EndNote&gt;&lt;Cite AuthorYear="1"&gt;&lt;Author&gt;Varney&lt;/Author&gt;&lt;Year&gt;2019&lt;/Year&gt;&lt;RecNum&gt;186&lt;/RecNum&gt;&lt;DisplayText&gt;Varney (2019)&lt;/DisplayText&gt;&lt;record&gt;&lt;rec-number&gt;186&lt;/rec-number&gt;&lt;foreign-keys&gt;&lt;key app="EN" db-id="vr22xts9l0dte4e5w54va9z5xst0ra5ewttv" timestamp="1761894463"&gt;186&lt;/key&gt;&lt;/foreign-keys&gt;&lt;ref-type name="Thesis"&gt;32&lt;/ref-type&gt;&lt;contributors&gt;&lt;authors&gt;&lt;author&gt;Varney, Adam&lt;/author&gt;&lt;/authors&gt;&lt;/contributors&gt;&lt;titles&gt;&lt;title&gt;Analysis of the impact of artificial intelligence to cybersecurity and protected digital ecosystems&lt;/title&gt;&lt;/titles&gt;&lt;dates&gt;&lt;year&gt;2019&lt;/year&gt;&lt;/dates&gt;&lt;publisher&gt;Utica College&lt;/publisher&gt;&lt;urls&gt;&lt;/urls&gt;&lt;/record&gt;&lt;/Cite&gt;&lt;/EndNote&gt;</w:instrText>
      </w:r>
      <w:r w:rsidR="00902C5E" w:rsidRPr="000C186A">
        <w:rPr>
          <w:rFonts w:ascii="Arial" w:hAnsi="Arial" w:cs="Arial"/>
          <w:color w:val="000000" w:themeColor="text1"/>
        </w:rPr>
        <w:fldChar w:fldCharType="separate"/>
      </w:r>
      <w:r w:rsidR="0002405D" w:rsidRPr="000C186A">
        <w:rPr>
          <w:rFonts w:ascii="Arial" w:hAnsi="Arial" w:cs="Arial"/>
          <w:color w:val="000000" w:themeColor="text1"/>
        </w:rPr>
        <w:t>Varney (2019)</w:t>
      </w:r>
      <w:r w:rsidR="00902C5E" w:rsidRPr="000C186A">
        <w:rPr>
          <w:rFonts w:ascii="Arial" w:hAnsi="Arial" w:cs="Arial"/>
          <w:color w:val="000000" w:themeColor="text1"/>
        </w:rPr>
        <w:fldChar w:fldCharType="end"/>
      </w:r>
      <w:r w:rsidR="00A8328E" w:rsidRPr="000C186A">
        <w:rPr>
          <w:rFonts w:ascii="Arial" w:hAnsi="Arial" w:cs="Arial"/>
          <w:color w:val="000000" w:themeColor="text1"/>
        </w:rPr>
        <w:t>. Generative AI</w:t>
      </w:r>
      <w:r w:rsidR="0033629E" w:rsidRPr="000C186A">
        <w:rPr>
          <w:rFonts w:ascii="Arial" w:hAnsi="Arial" w:cs="Arial"/>
          <w:color w:val="000000" w:themeColor="text1"/>
        </w:rPr>
        <w:t xml:space="preserve"> </w:t>
      </w:r>
      <w:r w:rsidR="0016764B" w:rsidRPr="000C186A">
        <w:rPr>
          <w:rFonts w:ascii="Arial" w:hAnsi="Arial" w:cs="Arial"/>
          <w:color w:val="000000" w:themeColor="text1"/>
        </w:rPr>
        <w:t xml:space="preserve">provides </w:t>
      </w:r>
      <w:r w:rsidR="00A8328E" w:rsidRPr="000C186A">
        <w:rPr>
          <w:rFonts w:ascii="Arial" w:hAnsi="Arial" w:cs="Arial"/>
          <w:color w:val="000000" w:themeColor="text1"/>
        </w:rPr>
        <w:t xml:space="preserve">cyber adversaries </w:t>
      </w:r>
      <w:r w:rsidR="0033629E" w:rsidRPr="000C186A">
        <w:rPr>
          <w:rFonts w:ascii="Arial" w:hAnsi="Arial" w:cs="Arial"/>
          <w:color w:val="000000" w:themeColor="text1"/>
        </w:rPr>
        <w:t>with</w:t>
      </w:r>
      <w:r w:rsidR="00A8328E" w:rsidRPr="000C186A">
        <w:rPr>
          <w:rFonts w:ascii="Arial" w:hAnsi="Arial" w:cs="Arial"/>
          <w:color w:val="000000" w:themeColor="text1"/>
        </w:rPr>
        <w:t xml:space="preserve"> </w:t>
      </w:r>
      <w:r w:rsidR="0016764B" w:rsidRPr="000C186A">
        <w:rPr>
          <w:rFonts w:ascii="Arial" w:hAnsi="Arial" w:cs="Arial"/>
          <w:color w:val="000000" w:themeColor="text1"/>
        </w:rPr>
        <w:t>minimal programming</w:t>
      </w:r>
      <w:r w:rsidR="0033629E" w:rsidRPr="000C186A">
        <w:rPr>
          <w:rFonts w:ascii="Arial" w:hAnsi="Arial" w:cs="Arial"/>
          <w:color w:val="000000" w:themeColor="text1"/>
        </w:rPr>
        <w:t xml:space="preserve"> skills </w:t>
      </w:r>
      <w:r w:rsidR="0016764B" w:rsidRPr="000C186A">
        <w:rPr>
          <w:rFonts w:ascii="Arial" w:hAnsi="Arial" w:cs="Arial"/>
          <w:color w:val="000000" w:themeColor="text1"/>
        </w:rPr>
        <w:t xml:space="preserve">a </w:t>
      </w:r>
      <w:r w:rsidR="00547F86" w:rsidRPr="000C186A">
        <w:rPr>
          <w:rFonts w:ascii="Arial" w:hAnsi="Arial" w:cs="Arial"/>
          <w:color w:val="000000" w:themeColor="text1"/>
        </w:rPr>
        <w:t>platform</w:t>
      </w:r>
      <w:r w:rsidR="0033629E" w:rsidRPr="000C186A">
        <w:rPr>
          <w:rFonts w:ascii="Arial" w:hAnsi="Arial" w:cs="Arial"/>
          <w:color w:val="000000" w:themeColor="text1"/>
        </w:rPr>
        <w:t xml:space="preserve"> </w:t>
      </w:r>
      <w:r w:rsidR="0016764B" w:rsidRPr="000C186A">
        <w:rPr>
          <w:rFonts w:ascii="Arial" w:hAnsi="Arial" w:cs="Arial"/>
          <w:color w:val="000000" w:themeColor="text1"/>
        </w:rPr>
        <w:t>to automate the creation of complex malicious code, facilitate malware generation, and conduct sophisticated cyberattacks with reduced technical effort</w:t>
      </w:r>
      <w:r w:rsidR="00A8328E" w:rsidRPr="000C186A">
        <w:rPr>
          <w:rFonts w:ascii="Arial" w:hAnsi="Arial" w:cs="Arial"/>
          <w:color w:val="000000" w:themeColor="text1"/>
        </w:rPr>
        <w:t xml:space="preserve"> </w:t>
      </w:r>
      <w:r w:rsidR="00A8328E"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&lt;EndNote&gt;&lt;Cite&gt;&lt;Author&gt;Metta&lt;/Author&gt;&lt;Year&gt;2024&lt;/Year&gt;&lt;RecNum&gt;137&lt;/RecNum&gt;&lt;DisplayText&gt;(Metta, et al. 2024)&lt;/DisplayText&gt;&lt;record&gt;&lt;rec-number&gt;137&lt;/rec-number&gt;&lt;foreign-keys&gt;&lt;key app="EN" db-id="vr22xts9l0dte4e5w54va9z5xst0ra5ewttv" timestamp="1758360837"&gt;137&lt;/key&gt;&lt;/foreign-keys&gt;&lt;ref-type name="Journal Article"&gt;17&lt;/ref-type&gt;&lt;contributors&gt;&lt;authors&gt;&lt;author&gt;Metta, Shivani&lt;/author&gt;&lt;author&gt;Chang, Isaac&lt;/author&gt;&lt;author&gt;Parker, Jack&lt;/author&gt;&lt;author&gt;Roman, Michael P&lt;/author&gt;&lt;author&gt;Ehuan, Arturo F&lt;/author&gt;&lt;/authors&gt;&lt;/contributors&gt;&lt;titles&gt;&lt;title&gt;Generative AI in cybersecurity&lt;/title&gt;&lt;secondary-title&gt;arXiv preprint arXiv:2405.01674&lt;/secondary-title&gt;&lt;/titles&gt;&lt;periodical&gt;&lt;full-title&gt;arXiv preprint arXiv:2405.01674&lt;/full-title&gt;&lt;/periodical&gt;&lt;dates&gt;&lt;year&gt;2024&lt;/year&gt;&lt;/dates&gt;&lt;urls&gt;&lt;/urls&gt;&lt;/record&gt;&lt;/Cite&gt;&lt;/EndNote&gt;</w:instrText>
      </w:r>
      <w:r w:rsidR="00A8328E" w:rsidRPr="000C186A">
        <w:rPr>
          <w:rFonts w:ascii="Arial" w:hAnsi="Arial" w:cs="Arial"/>
          <w:color w:val="000000" w:themeColor="text1"/>
        </w:rPr>
        <w:fldChar w:fldCharType="separate"/>
      </w:r>
      <w:r w:rsidR="00122BC7" w:rsidRPr="000C186A">
        <w:rPr>
          <w:rFonts w:ascii="Arial" w:hAnsi="Arial" w:cs="Arial"/>
          <w:color w:val="000000" w:themeColor="text1"/>
        </w:rPr>
        <w:t>(Metta, et al. 2024)</w:t>
      </w:r>
      <w:r w:rsidR="00A8328E" w:rsidRPr="000C186A">
        <w:rPr>
          <w:rFonts w:ascii="Arial" w:hAnsi="Arial" w:cs="Arial"/>
          <w:color w:val="000000" w:themeColor="text1"/>
        </w:rPr>
        <w:fldChar w:fldCharType="end"/>
      </w:r>
      <w:r w:rsidR="00A8328E" w:rsidRPr="000C186A">
        <w:rPr>
          <w:rFonts w:ascii="Arial" w:hAnsi="Arial" w:cs="Arial"/>
          <w:color w:val="000000" w:themeColor="text1"/>
        </w:rPr>
        <w:t xml:space="preserve">. </w:t>
      </w:r>
      <w:r w:rsidR="0033629E" w:rsidRPr="000C186A">
        <w:rPr>
          <w:rFonts w:ascii="Arial" w:hAnsi="Arial" w:cs="Arial"/>
          <w:color w:val="000000" w:themeColor="text1"/>
        </w:rPr>
        <w:t xml:space="preserve">Recent studies by </w:t>
      </w:r>
      <w:r w:rsidR="0033629E" w:rsidRPr="000C186A">
        <w:rPr>
          <w:rFonts w:ascii="Arial" w:hAnsi="Arial" w:cs="Arial"/>
          <w:color w:val="000000" w:themeColor="text1"/>
        </w:rPr>
        <w:fldChar w:fldCharType="begin"/>
      </w:r>
      <w:r w:rsidR="0033629E" w:rsidRPr="000C186A">
        <w:rPr>
          <w:rFonts w:ascii="Arial" w:hAnsi="Arial" w:cs="Arial"/>
          <w:color w:val="000000" w:themeColor="text1"/>
        </w:rPr>
        <w:instrText xml:space="preserve"> ADDIN EN.CITE &lt;EndNote&gt;&lt;Cite AuthorYear="1"&gt;&lt;Author&gt;Motwani&lt;/Author&gt;&lt;Year&gt;2024&lt;/Year&gt;&lt;RecNum&gt;39&lt;/RecNum&gt;&lt;DisplayText&gt;Motwani, et al. (2024)&lt;/DisplayText&gt;&lt;record&gt;&lt;rec-number&gt;39&lt;/rec-number&gt;&lt;foreign-keys&gt;&lt;key app="EN" db-id="vr22xts9l0dte4e5w54va9z5xst0ra5ewttv" timestamp="1741544657"&gt;39&lt;/key&gt;&lt;/foreign-keys&gt;&lt;ref-type name="Journal Article"&gt;17&lt;/ref-type&gt;&lt;contributors&gt;&lt;authors&gt;&lt;author&gt;Motwani, Sumeet&lt;/author&gt;&lt;author&gt;Baranchuk, Mikhail&lt;/author&gt;&lt;author&gt;Strohmeier, Martin&lt;/author&gt;&lt;author&gt;Bolina, Vijay&lt;/author&gt;&lt;author&gt;Torr, Philip&lt;/author&gt;&lt;author&gt;Hammond, Lewis&lt;/author&gt;&lt;author&gt;Schroeder de Witt, Christian&lt;/author&gt;&lt;/authors&gt;&lt;/contributors&gt;&lt;titles&gt;&lt;title&gt;Secret collusion among AI agents: Multi-agent deception via steganography&lt;/title&gt;&lt;secondary-title&gt;Advances in Neural Information Processing Systems&lt;/secondary-title&gt;&lt;/titles&gt;&lt;periodical&gt;&lt;full-title&gt;Advances in Neural Information Processing Systems&lt;/full-title&gt;&lt;/periodical&gt;&lt;pages&gt;73439-73486&lt;/pages&gt;&lt;volume&gt;37&lt;/volume&gt;&lt;dates&gt;&lt;year&gt;2024&lt;/year&gt;&lt;/dates&gt;&lt;urls&gt;&lt;/urls&gt;&lt;/record&gt;&lt;/Cite&gt;&lt;/EndNote&gt;</w:instrText>
      </w:r>
      <w:r w:rsidR="0033629E" w:rsidRPr="000C186A">
        <w:rPr>
          <w:rFonts w:ascii="Arial" w:hAnsi="Arial" w:cs="Arial"/>
          <w:color w:val="000000" w:themeColor="text1"/>
        </w:rPr>
        <w:fldChar w:fldCharType="separate"/>
      </w:r>
      <w:r w:rsidR="0033629E" w:rsidRPr="000C186A">
        <w:rPr>
          <w:rFonts w:ascii="Arial" w:hAnsi="Arial" w:cs="Arial"/>
          <w:color w:val="000000" w:themeColor="text1"/>
        </w:rPr>
        <w:t>Motwani, et al. (2024)</w:t>
      </w:r>
      <w:r w:rsidR="0033629E" w:rsidRPr="000C186A">
        <w:rPr>
          <w:rFonts w:ascii="Arial" w:hAnsi="Arial" w:cs="Arial"/>
          <w:color w:val="000000" w:themeColor="text1"/>
        </w:rPr>
        <w:fldChar w:fldCharType="end"/>
      </w:r>
      <w:r w:rsidR="0033629E" w:rsidRPr="000C186A">
        <w:rPr>
          <w:rFonts w:ascii="Arial" w:hAnsi="Arial" w:cs="Arial"/>
          <w:color w:val="000000" w:themeColor="text1"/>
        </w:rPr>
        <w:t xml:space="preserve"> demonstrate how cyber adver</w:t>
      </w:r>
      <w:r w:rsidR="0070131F" w:rsidRPr="000C186A">
        <w:rPr>
          <w:rFonts w:ascii="Arial" w:hAnsi="Arial" w:cs="Arial"/>
          <w:color w:val="000000" w:themeColor="text1"/>
        </w:rPr>
        <w:t xml:space="preserve">saries can leverage AI to automate data hiding, reduce technical skills required to create strong and </w:t>
      </w:r>
      <w:r w:rsidR="00547F86" w:rsidRPr="000C186A">
        <w:rPr>
          <w:rFonts w:ascii="Arial" w:hAnsi="Arial" w:cs="Arial"/>
          <w:color w:val="000000" w:themeColor="text1"/>
        </w:rPr>
        <w:t>undetectable</w:t>
      </w:r>
      <w:r w:rsidR="0070131F" w:rsidRPr="000C186A">
        <w:rPr>
          <w:rFonts w:ascii="Arial" w:hAnsi="Arial" w:cs="Arial"/>
          <w:color w:val="000000" w:themeColor="text1"/>
        </w:rPr>
        <w:t xml:space="preserve"> threats</w:t>
      </w:r>
      <w:r w:rsidR="00A8328E" w:rsidRPr="000C186A">
        <w:rPr>
          <w:rFonts w:ascii="Arial" w:hAnsi="Arial" w:cs="Arial"/>
          <w:color w:val="000000" w:themeColor="text1"/>
        </w:rPr>
        <w:t>.</w:t>
      </w:r>
    </w:p>
    <w:p w14:paraId="25881D02" w14:textId="472C1728" w:rsidR="00A8328E" w:rsidRPr="000C186A" w:rsidRDefault="00A8328E" w:rsidP="001D12FE">
      <w:pPr>
        <w:jc w:val="both"/>
        <w:rPr>
          <w:rFonts w:ascii="Arial" w:hAnsi="Arial" w:cs="Arial"/>
          <w:color w:val="000000" w:themeColor="text1"/>
        </w:rPr>
      </w:pPr>
      <w:r w:rsidRPr="000C186A">
        <w:rPr>
          <w:rFonts w:ascii="Arial" w:hAnsi="Arial" w:cs="Arial"/>
          <w:color w:val="000000" w:themeColor="text1"/>
        </w:rPr>
        <w:t>Steganography</w:t>
      </w:r>
      <w:r w:rsidR="0070131F" w:rsidRPr="000C186A">
        <w:rPr>
          <w:rFonts w:ascii="Arial" w:hAnsi="Arial" w:cs="Arial"/>
          <w:color w:val="000000" w:themeColor="text1"/>
        </w:rPr>
        <w:t xml:space="preserve"> derived from the</w:t>
      </w:r>
      <w:r w:rsidRPr="000C186A">
        <w:rPr>
          <w:rFonts w:ascii="Arial" w:hAnsi="Arial" w:cs="Arial"/>
          <w:color w:val="000000" w:themeColor="text1"/>
        </w:rPr>
        <w:t xml:space="preserve"> Greek word</w:t>
      </w:r>
      <w:r w:rsidR="0070131F" w:rsidRPr="000C186A">
        <w:rPr>
          <w:rFonts w:ascii="Arial" w:hAnsi="Arial" w:cs="Arial"/>
          <w:color w:val="000000" w:themeColor="text1"/>
        </w:rPr>
        <w:t xml:space="preserve">s </w:t>
      </w:r>
      <w:r w:rsidRPr="000C186A">
        <w:rPr>
          <w:rFonts w:ascii="Arial" w:hAnsi="Arial" w:cs="Arial"/>
          <w:color w:val="000000" w:themeColor="text1"/>
        </w:rPr>
        <w:t>steganos</w:t>
      </w:r>
      <w:r w:rsidR="0070131F" w:rsidRPr="000C186A">
        <w:rPr>
          <w:rFonts w:ascii="Arial" w:hAnsi="Arial" w:cs="Arial"/>
          <w:color w:val="000000" w:themeColor="text1"/>
        </w:rPr>
        <w:t xml:space="preserve"> (covered)</w:t>
      </w:r>
      <w:r w:rsidRPr="000C186A">
        <w:rPr>
          <w:rFonts w:ascii="Arial" w:hAnsi="Arial" w:cs="Arial"/>
          <w:color w:val="000000" w:themeColor="text1"/>
        </w:rPr>
        <w:t xml:space="preserve"> and graphia</w:t>
      </w:r>
      <w:r w:rsidR="0070131F" w:rsidRPr="000C186A">
        <w:rPr>
          <w:rFonts w:ascii="Arial" w:hAnsi="Arial" w:cs="Arial"/>
          <w:color w:val="000000" w:themeColor="text1"/>
        </w:rPr>
        <w:t xml:space="preserve"> (</w:t>
      </w:r>
      <w:r w:rsidRPr="000C186A">
        <w:rPr>
          <w:rFonts w:ascii="Arial" w:hAnsi="Arial" w:cs="Arial"/>
          <w:color w:val="000000" w:themeColor="text1"/>
        </w:rPr>
        <w:t>writing</w:t>
      </w:r>
      <w:r w:rsidR="0070131F" w:rsidRPr="000C186A">
        <w:rPr>
          <w:rFonts w:ascii="Arial" w:hAnsi="Arial" w:cs="Arial"/>
          <w:color w:val="000000" w:themeColor="text1"/>
        </w:rPr>
        <w:t xml:space="preserve">) refers to the art of hiding information </w:t>
      </w:r>
      <w:r w:rsidR="0070131F" w:rsidRPr="000C186A">
        <w:rPr>
          <w:rFonts w:ascii="Arial" w:hAnsi="Arial" w:cs="Arial"/>
          <w:color w:val="000000" w:themeColor="text1"/>
        </w:rPr>
        <w:fldChar w:fldCharType="begin"/>
      </w:r>
      <w:r w:rsidR="0070131F" w:rsidRPr="000C186A">
        <w:rPr>
          <w:rFonts w:ascii="Arial" w:hAnsi="Arial" w:cs="Arial"/>
          <w:color w:val="000000" w:themeColor="text1"/>
        </w:rPr>
        <w:instrText xml:space="preserve"> ADDIN EN.CITE &lt;EndNote&gt;&lt;Cite&gt;&lt;Author&gt;Kour&lt;/Author&gt;&lt;Year&gt;2014&lt;/Year&gt;&lt;RecNum&gt;134&lt;/RecNum&gt;&lt;DisplayText&gt;(Kour and Verma 2014)&lt;/DisplayText&gt;&lt;record&gt;&lt;rec-number&gt;134&lt;/rec-number&gt;&lt;foreign-keys&gt;&lt;key app="EN" db-id="vr22xts9l0dte4e5w54va9z5xst0ra5ewttv" timestamp="1758358755"&gt;134&lt;/key&gt;&lt;/foreign-keys&gt;&lt;ref-type name="Journal Article"&gt;17&lt;/ref-type&gt;&lt;contributors&gt;&lt;authors&gt;&lt;author&gt;Kour, Jasleen&lt;/author&gt;&lt;author&gt;Verma, Deepankar&lt;/author&gt;&lt;/authors&gt;&lt;/contributors&gt;&lt;titles&gt;&lt;title&gt;Steganography techniques–A review paper&lt;/title&gt;&lt;secondary-title&gt;International Journal of Emerging Research in Management &amp;amp;Technology ISSN&lt;/secondary-title&gt;&lt;/titles&gt;&lt;periodical&gt;&lt;full-title&gt;International Journal of Emerging Research in Management &amp;amp;Technology ISSN&lt;/full-title&gt;&lt;/periodical&gt;&lt;pages&gt;2278-9359&lt;/pages&gt;&lt;dates&gt;&lt;year&gt;2014&lt;/year&gt;&lt;/dates&gt;&lt;urls&gt;&lt;/urls&gt;&lt;/record&gt;&lt;/Cite&gt;&lt;/EndNote&gt;</w:instrText>
      </w:r>
      <w:r w:rsidR="0070131F" w:rsidRPr="000C186A">
        <w:rPr>
          <w:rFonts w:ascii="Arial" w:hAnsi="Arial" w:cs="Arial"/>
          <w:color w:val="000000" w:themeColor="text1"/>
        </w:rPr>
        <w:fldChar w:fldCharType="separate"/>
      </w:r>
      <w:r w:rsidR="0070131F" w:rsidRPr="000C186A">
        <w:rPr>
          <w:rFonts w:ascii="Arial" w:hAnsi="Arial" w:cs="Arial"/>
          <w:color w:val="000000" w:themeColor="text1"/>
        </w:rPr>
        <w:t>(Kour and Verma 2014)</w:t>
      </w:r>
      <w:r w:rsidR="0070131F" w:rsidRPr="000C186A">
        <w:rPr>
          <w:rFonts w:ascii="Arial" w:hAnsi="Arial" w:cs="Arial"/>
          <w:color w:val="000000" w:themeColor="text1"/>
        </w:rPr>
        <w:fldChar w:fldCharType="end"/>
      </w:r>
      <w:r w:rsidRPr="000C186A">
        <w:rPr>
          <w:rFonts w:ascii="Arial" w:hAnsi="Arial" w:cs="Arial"/>
          <w:color w:val="000000" w:themeColor="text1"/>
        </w:rPr>
        <w:t xml:space="preserve"> </w:t>
      </w:r>
      <w:r w:rsidR="0070131F" w:rsidRPr="000C186A">
        <w:rPr>
          <w:rFonts w:ascii="Arial" w:hAnsi="Arial" w:cs="Arial"/>
          <w:color w:val="000000" w:themeColor="text1"/>
        </w:rPr>
        <w:t>in carrie</w:t>
      </w:r>
      <w:r w:rsidR="0016764B" w:rsidRPr="000C186A">
        <w:rPr>
          <w:rFonts w:ascii="Arial" w:hAnsi="Arial" w:cs="Arial"/>
          <w:color w:val="000000" w:themeColor="text1"/>
        </w:rPr>
        <w:t>r</w:t>
      </w:r>
      <w:r w:rsidR="0070131F" w:rsidRPr="000C186A">
        <w:rPr>
          <w:rFonts w:ascii="Arial" w:hAnsi="Arial" w:cs="Arial"/>
          <w:color w:val="000000" w:themeColor="text1"/>
        </w:rPr>
        <w:t>s such as media files in such a way that the presence of the information is unknown</w:t>
      </w:r>
      <w:r w:rsidR="00F61D99" w:rsidRPr="000C186A">
        <w:rPr>
          <w:rFonts w:ascii="Arial" w:hAnsi="Arial" w:cs="Arial"/>
          <w:color w:val="000000" w:themeColor="text1"/>
        </w:rPr>
        <w:t xml:space="preserve"> </w:t>
      </w:r>
      <w:r w:rsidR="00F61D99" w:rsidRPr="000C186A">
        <w:rPr>
          <w:rFonts w:ascii="Arial" w:hAnsi="Arial" w:cs="Arial"/>
          <w:color w:val="000000" w:themeColor="text1"/>
        </w:rPr>
        <w:fldChar w:fldCharType="begin"/>
      </w:r>
      <w:r w:rsidR="00F61D99" w:rsidRPr="000C186A">
        <w:rPr>
          <w:rFonts w:ascii="Arial" w:hAnsi="Arial" w:cs="Arial"/>
          <w:color w:val="000000" w:themeColor="text1"/>
        </w:rPr>
        <w:instrText xml:space="preserve"> ADDIN EN.CITE &lt;EndNote&gt;&lt;Cite&gt;&lt;Author&gt;Mandal&lt;/Author&gt;&lt;Year&gt;2022&lt;/Year&gt;&lt;RecNum&gt;75&lt;/RecNum&gt;&lt;DisplayText&gt;(Mandal, et al. 2022)&lt;/DisplayText&gt;&lt;record&gt;&lt;rec-number&gt;75&lt;/rec-number&gt;&lt;foreign-keys&gt;&lt;key app="EN" db-id="vr22xts9l0dte4e5w54va9z5xst0ra5ewttv" timestamp="1747854790"&gt;75&lt;/key&gt;&lt;/foreign-keys&gt;&lt;ref-type name="Journal Article"&gt;17&lt;/ref-type&gt;&lt;contributors&gt;&lt;authors&gt;&lt;author&gt;Mandal, Pratap Chandra&lt;/author&gt;&lt;author&gt;Mukherjee, Imon&lt;/author&gt;&lt;author&gt;Paul, Goutam&lt;/author&gt;&lt;author&gt;Chatterji, BN&lt;/author&gt;&lt;/authors&gt;&lt;/contributors&gt;&lt;titles&gt;&lt;title&gt;Digital image steganography: A literature survey&lt;/title&gt;&lt;secondary-title&gt;Information sciences&lt;/secondary-title&gt;&lt;/titles&gt;&lt;periodical&gt;&lt;full-title&gt;Information sciences&lt;/full-title&gt;&lt;/periodical&gt;&lt;pages&gt;1451-1488&lt;/pages&gt;&lt;volume&gt;609&lt;/volume&gt;&lt;dates&gt;&lt;year&gt;2022&lt;/year&gt;&lt;/dates&gt;&lt;isbn&gt;0020-0255&lt;/isbn&gt;&lt;urls&gt;&lt;/urls&gt;&lt;/record&gt;&lt;/Cite&gt;&lt;/EndNote&gt;</w:instrText>
      </w:r>
      <w:r w:rsidR="00F61D99" w:rsidRPr="000C186A">
        <w:rPr>
          <w:rFonts w:ascii="Arial" w:hAnsi="Arial" w:cs="Arial"/>
          <w:color w:val="000000" w:themeColor="text1"/>
        </w:rPr>
        <w:fldChar w:fldCharType="separate"/>
      </w:r>
      <w:r w:rsidR="00F61D99" w:rsidRPr="000C186A">
        <w:rPr>
          <w:rFonts w:ascii="Arial" w:hAnsi="Arial" w:cs="Arial"/>
          <w:color w:val="000000" w:themeColor="text1"/>
        </w:rPr>
        <w:t>(Mandal, et al. 2022)</w:t>
      </w:r>
      <w:r w:rsidR="00F61D99" w:rsidRPr="000C186A">
        <w:rPr>
          <w:rFonts w:ascii="Arial" w:hAnsi="Arial" w:cs="Arial"/>
          <w:color w:val="000000" w:themeColor="text1"/>
        </w:rPr>
        <w:fldChar w:fldCharType="end"/>
      </w:r>
      <w:r w:rsidR="00F61D99" w:rsidRPr="000C186A">
        <w:rPr>
          <w:rFonts w:ascii="Arial" w:hAnsi="Arial" w:cs="Arial"/>
          <w:color w:val="000000" w:themeColor="text1"/>
        </w:rPr>
        <w:t>.</w:t>
      </w:r>
      <w:r w:rsidRPr="000C186A">
        <w:rPr>
          <w:rFonts w:ascii="Arial" w:hAnsi="Arial" w:cs="Arial"/>
          <w:color w:val="000000" w:themeColor="text1"/>
        </w:rPr>
        <w:t xml:space="preserve"> </w:t>
      </w:r>
      <w:r w:rsidR="00F61D99" w:rsidRPr="000C186A">
        <w:rPr>
          <w:rFonts w:ascii="Arial" w:hAnsi="Arial" w:cs="Arial"/>
          <w:color w:val="000000" w:themeColor="text1"/>
        </w:rPr>
        <w:t>Steganography forms part of a larger part of data hiding techniques which also include</w:t>
      </w:r>
      <w:r w:rsidRPr="000C186A">
        <w:rPr>
          <w:rFonts w:ascii="Arial" w:hAnsi="Arial" w:cs="Arial"/>
          <w:color w:val="000000" w:themeColor="text1"/>
        </w:rPr>
        <w:t xml:space="preserve"> watermarking (Rustad et al., 2023)</w:t>
      </w:r>
      <w:r w:rsidR="00F61D99" w:rsidRPr="000C186A">
        <w:rPr>
          <w:rFonts w:ascii="Arial" w:hAnsi="Arial" w:cs="Arial"/>
          <w:color w:val="000000" w:themeColor="text1"/>
        </w:rPr>
        <w:t xml:space="preserve">. </w:t>
      </w:r>
      <w:r w:rsidR="0016764B" w:rsidRPr="000C186A">
        <w:rPr>
          <w:rFonts w:ascii="Arial" w:hAnsi="Arial" w:cs="Arial"/>
          <w:color w:val="000000" w:themeColor="text1"/>
        </w:rPr>
        <w:t>Within</w:t>
      </w:r>
      <w:r w:rsidRPr="000C186A">
        <w:rPr>
          <w:rFonts w:ascii="Arial" w:hAnsi="Arial" w:cs="Arial"/>
          <w:color w:val="000000" w:themeColor="text1"/>
        </w:rPr>
        <w:t xml:space="preserve"> Steganography </w:t>
      </w:r>
      <w:r w:rsidR="0016764B" w:rsidRPr="000C186A">
        <w:rPr>
          <w:rFonts w:ascii="Arial" w:hAnsi="Arial" w:cs="Arial"/>
          <w:color w:val="000000" w:themeColor="text1"/>
        </w:rPr>
        <w:t xml:space="preserve">three primary categories are commonly identified </w:t>
      </w:r>
      <w:r w:rsidR="0016764B" w:rsidRPr="000C186A">
        <w:rPr>
          <w:rFonts w:ascii="Arial" w:hAnsi="Arial" w:cs="Arial"/>
          <w:color w:val="000000" w:themeColor="text1"/>
          <w:vertAlign w:val="subscript"/>
        </w:rPr>
        <w:t xml:space="preserve">- </w:t>
      </w:r>
      <w:r w:rsidR="00F61D99" w:rsidRPr="000C186A">
        <w:rPr>
          <w:rFonts w:ascii="Arial" w:hAnsi="Arial" w:cs="Arial"/>
          <w:color w:val="000000" w:themeColor="text1"/>
        </w:rPr>
        <w:t xml:space="preserve">text, audio, and image steganography </w:t>
      </w:r>
      <w:r w:rsidR="008D244F" w:rsidRPr="000C186A">
        <w:rPr>
          <w:rFonts w:ascii="Arial" w:hAnsi="Arial" w:cs="Arial"/>
          <w:color w:val="000000" w:themeColor="text1"/>
        </w:rPr>
        <w:fldChar w:fldCharType="begin"/>
      </w:r>
      <w:r w:rsidR="008D244F" w:rsidRPr="000C186A">
        <w:rPr>
          <w:rFonts w:ascii="Arial" w:hAnsi="Arial" w:cs="Arial"/>
          <w:color w:val="000000" w:themeColor="text1"/>
        </w:rPr>
        <w:instrText xml:space="preserve"> ADDIN EN.CITE &lt;EndNote&gt;&lt;Cite&gt;&lt;Author&gt;Singh&lt;/Author&gt;&lt;Year&gt;2016&lt;/Year&gt;&lt;RecNum&gt;135&lt;/RecNum&gt;&lt;DisplayText&gt;(Singh 2016)&lt;/DisplayText&gt;&lt;record&gt;&lt;rec-number&gt;135&lt;/rec-number&gt;&lt;foreign-keys&gt;&lt;key app="EN" db-id="vr22xts9l0dte4e5w54va9z5xst0ra5ewttv" timestamp="1758359015"&gt;135&lt;/key&gt;&lt;/foreign-keys&gt;&lt;ref-type name="Journal Article"&gt;17&lt;/ref-type&gt;&lt;contributors&gt;&lt;authors&gt;&lt;author&gt;Singh, Harjit&lt;/author&gt;&lt;/authors&gt;&lt;/contributors&gt;&lt;titles&gt;&lt;title&gt;Analysis of different types of steganography&lt;/title&gt;&lt;secondary-title&gt;International journal of scientific research in science, engineering and technology&lt;/secondary-title&gt;&lt;/titles&gt;&lt;periodical&gt;&lt;full-title&gt;International journal of scientific research in science, engineering and technology&lt;/full-title&gt;&lt;/periodical&gt;&lt;pages&gt;578-582&lt;/pages&gt;&lt;volume&gt;2&lt;/volume&gt;&lt;dates&gt;&lt;year&gt;2016&lt;/year&gt;&lt;/dates&gt;&lt;urls&gt;&lt;/urls&gt;&lt;/record&gt;&lt;/Cite&gt;&lt;/EndNote&gt;</w:instrText>
      </w:r>
      <w:r w:rsidR="008D244F" w:rsidRPr="000C186A">
        <w:rPr>
          <w:rFonts w:ascii="Arial" w:hAnsi="Arial" w:cs="Arial"/>
          <w:color w:val="000000" w:themeColor="text1"/>
        </w:rPr>
        <w:fldChar w:fldCharType="separate"/>
      </w:r>
      <w:r w:rsidR="008D244F" w:rsidRPr="000C186A">
        <w:rPr>
          <w:rFonts w:ascii="Arial" w:hAnsi="Arial" w:cs="Arial"/>
          <w:color w:val="000000" w:themeColor="text1"/>
        </w:rPr>
        <w:t>(Singh 2016)</w:t>
      </w:r>
      <w:r w:rsidR="008D244F" w:rsidRPr="000C186A">
        <w:rPr>
          <w:rFonts w:ascii="Arial" w:hAnsi="Arial" w:cs="Arial"/>
          <w:color w:val="000000" w:themeColor="text1"/>
        </w:rPr>
        <w:fldChar w:fldCharType="end"/>
      </w:r>
      <w:r w:rsidRPr="000C186A">
        <w:rPr>
          <w:rFonts w:ascii="Arial" w:hAnsi="Arial" w:cs="Arial"/>
          <w:color w:val="000000" w:themeColor="text1"/>
        </w:rPr>
        <w:t>. This study will focus on image steganography</w:t>
      </w:r>
      <w:r w:rsidR="00E642E0" w:rsidRPr="000C186A">
        <w:rPr>
          <w:rFonts w:ascii="Arial" w:hAnsi="Arial" w:cs="Arial"/>
          <w:color w:val="000000" w:themeColor="text1"/>
        </w:rPr>
        <w:t xml:space="preserve"> due</w:t>
      </w:r>
      <w:r w:rsidR="008D244F" w:rsidRPr="000C186A">
        <w:rPr>
          <w:rFonts w:ascii="Arial" w:hAnsi="Arial" w:cs="Arial"/>
          <w:color w:val="000000" w:themeColor="text1"/>
        </w:rPr>
        <w:t xml:space="preserve"> to</w:t>
      </w:r>
      <w:r w:rsidR="00E642E0" w:rsidRPr="000C186A">
        <w:rPr>
          <w:rFonts w:ascii="Arial" w:hAnsi="Arial" w:cs="Arial"/>
          <w:color w:val="000000" w:themeColor="text1"/>
        </w:rPr>
        <w:t xml:space="preserve"> its extensive use in hiding malicious payloads while keeping </w:t>
      </w:r>
      <w:r w:rsidR="0016764B" w:rsidRPr="000C186A">
        <w:rPr>
          <w:rFonts w:ascii="Arial" w:hAnsi="Arial" w:cs="Arial"/>
          <w:color w:val="000000" w:themeColor="text1"/>
        </w:rPr>
        <w:t>its visual quality and structural integrity</w:t>
      </w:r>
      <w:r w:rsidRPr="000C186A">
        <w:rPr>
          <w:rFonts w:ascii="Arial" w:hAnsi="Arial" w:cs="Arial"/>
          <w:color w:val="000000" w:themeColor="text1"/>
        </w:rPr>
        <w:t xml:space="preserve"> </w:t>
      </w:r>
      <w:r w:rsidR="00E642E0" w:rsidRPr="000C186A">
        <w:rPr>
          <w:rFonts w:ascii="Arial" w:hAnsi="Arial" w:cs="Arial"/>
          <w:color w:val="000000" w:themeColor="text1"/>
        </w:rPr>
        <w:fldChar w:fldCharType="begin"/>
      </w:r>
      <w:r w:rsidR="00E642E0" w:rsidRPr="000C186A">
        <w:rPr>
          <w:rFonts w:ascii="Arial" w:hAnsi="Arial" w:cs="Arial"/>
          <w:color w:val="000000" w:themeColor="text1"/>
        </w:rPr>
        <w:instrText xml:space="preserve"> ADDIN EN.CITE &lt;EndNote&gt;&lt;Cite&gt;&lt;Author&gt;Saputro&lt;/Author&gt;&lt;Year&gt;2024&lt;/Year&gt;&lt;RecNum&gt;159&lt;/RecNum&gt;&lt;DisplayText&gt;(Saputro, et al.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00E642E0" w:rsidRPr="000C186A">
        <w:rPr>
          <w:rFonts w:ascii="Arial" w:hAnsi="Arial" w:cs="Arial"/>
          <w:color w:val="000000" w:themeColor="text1"/>
        </w:rPr>
        <w:fldChar w:fldCharType="separate"/>
      </w:r>
      <w:r w:rsidR="00E642E0" w:rsidRPr="000C186A">
        <w:rPr>
          <w:rFonts w:ascii="Arial" w:hAnsi="Arial" w:cs="Arial"/>
          <w:color w:val="000000" w:themeColor="text1"/>
        </w:rPr>
        <w:t>(Saputro, et al. 2024)</w:t>
      </w:r>
      <w:r w:rsidR="00E642E0" w:rsidRPr="000C186A">
        <w:rPr>
          <w:rFonts w:ascii="Arial" w:hAnsi="Arial" w:cs="Arial"/>
          <w:color w:val="000000" w:themeColor="text1"/>
        </w:rPr>
        <w:fldChar w:fldCharType="end"/>
      </w:r>
      <w:r w:rsidR="00E642E0" w:rsidRPr="000C186A">
        <w:rPr>
          <w:rFonts w:ascii="Arial" w:hAnsi="Arial" w:cs="Arial"/>
          <w:color w:val="000000" w:themeColor="text1"/>
        </w:rPr>
        <w:t>.</w:t>
      </w:r>
    </w:p>
    <w:p w14:paraId="55992123" w14:textId="03CA4187" w:rsidR="00A8328E" w:rsidRPr="000C186A" w:rsidRDefault="00E642E0" w:rsidP="001D12FE">
      <w:pPr>
        <w:jc w:val="both"/>
        <w:rPr>
          <w:rFonts w:ascii="Arial" w:hAnsi="Arial" w:cs="Arial"/>
          <w:color w:val="000000" w:themeColor="text1"/>
        </w:rPr>
      </w:pPr>
      <w:r w:rsidRPr="000C186A">
        <w:rPr>
          <w:rFonts w:ascii="Arial" w:hAnsi="Arial" w:cs="Arial"/>
          <w:color w:val="000000" w:themeColor="text1"/>
        </w:rPr>
        <w:t xml:space="preserve">Steganography techniques directly undermine the effectiveness of traditional antivirus (AV) systems as shown by </w:t>
      </w:r>
      <w:r w:rsidRPr="000C186A">
        <w:rPr>
          <w:rFonts w:ascii="Arial" w:hAnsi="Arial" w:cs="Arial"/>
          <w:color w:val="000000" w:themeColor="text1"/>
        </w:rPr>
        <w:fldChar w:fldCharType="begin"/>
      </w:r>
      <w:r w:rsidR="0016764B" w:rsidRPr="000C186A">
        <w:rPr>
          <w:rFonts w:ascii="Arial" w:hAnsi="Arial" w:cs="Arial"/>
          <w:color w:val="000000" w:themeColor="text1"/>
        </w:rPr>
        <w:instrText xml:space="preserve"> ADDIN EN.CITE &lt;EndNote&gt;&lt;Cite AuthorYear="1"&gt;&lt;Author&gt;Dell’Orco&lt;/Author&gt;&lt;Year&gt;2025&lt;/Year&gt;&lt;RecNum&gt;172&lt;/RecNum&gt;&lt;DisplayText&gt;Dell’Orco,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0C186A">
        <w:rPr>
          <w:rFonts w:ascii="Arial" w:hAnsi="Arial" w:cs="Arial"/>
          <w:color w:val="000000" w:themeColor="text1"/>
        </w:rPr>
        <w:fldChar w:fldCharType="separate"/>
      </w:r>
      <w:r w:rsidR="0016764B" w:rsidRPr="000C186A">
        <w:rPr>
          <w:rFonts w:ascii="Arial" w:hAnsi="Arial" w:cs="Arial"/>
          <w:color w:val="000000" w:themeColor="text1"/>
        </w:rPr>
        <w:t>Dell’Orco, et al. (2025b)</w:t>
      </w:r>
      <w:r w:rsidRPr="000C186A">
        <w:rPr>
          <w:rFonts w:ascii="Arial" w:hAnsi="Arial" w:cs="Arial"/>
          <w:color w:val="000000" w:themeColor="text1"/>
        </w:rPr>
        <w:fldChar w:fldCharType="end"/>
      </w:r>
      <w:r w:rsidRPr="000C186A">
        <w:rPr>
          <w:rFonts w:ascii="Arial" w:hAnsi="Arial" w:cs="Arial"/>
          <w:color w:val="000000" w:themeColor="text1"/>
        </w:rPr>
        <w:t xml:space="preserve"> on their test on antivirus against elusive malware. Conventional AVs</w:t>
      </w:r>
      <w:r w:rsidR="00D73FBB" w:rsidRPr="000C186A">
        <w:rPr>
          <w:rFonts w:ascii="Arial" w:hAnsi="Arial" w:cs="Arial"/>
          <w:color w:val="000000" w:themeColor="text1"/>
        </w:rPr>
        <w:t xml:space="preserve"> primarily </w:t>
      </w:r>
      <w:r w:rsidRPr="000C186A">
        <w:rPr>
          <w:rFonts w:ascii="Arial" w:hAnsi="Arial" w:cs="Arial"/>
          <w:color w:val="000000" w:themeColor="text1"/>
        </w:rPr>
        <w:t>rely on</w:t>
      </w:r>
      <w:r w:rsidR="00D73FBB" w:rsidRPr="000C186A">
        <w:rPr>
          <w:rFonts w:ascii="Arial" w:hAnsi="Arial" w:cs="Arial"/>
          <w:color w:val="000000" w:themeColor="text1"/>
        </w:rPr>
        <w:t xml:space="preserve"> signature</w:t>
      </w:r>
      <w:r w:rsidRPr="000C186A">
        <w:rPr>
          <w:rFonts w:ascii="Arial" w:hAnsi="Arial" w:cs="Arial"/>
          <w:color w:val="000000" w:themeColor="text1"/>
        </w:rPr>
        <w:t xml:space="preserve">-based detection where at least one byte of the code will be compared to an existing signature of already existing malwares, which are stored in a database known </w:t>
      </w:r>
      <w:r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&lt;EndNote&gt;&lt;Cite&gt;&lt;Author&gt;Chakravarty&lt;/Author&gt;&lt;Year&gt;2019&lt;/Year&gt;&lt;RecNum&gt;124&lt;/RecNum&gt;&lt;DisplayText&gt;(Chakravarty, et al. 2019)&lt;/DisplayText&gt;&lt;record&gt;&lt;rec-number&gt;124&lt;/rec-number&gt;&lt;foreign-keys&gt;&lt;key app="EN" db-id="vr22xts9l0dte4e5w54va9z5xst0ra5ewttv" timestamp="1756749186"&gt;124&lt;/key&gt;&lt;/foreign-keys&gt;&lt;ref-type name="Journal Article"&gt;17&lt;/ref-type&gt;&lt;contributors&gt;&lt;authors&gt;&lt;author&gt;Chakravarty, Adit Kumar&lt;/author&gt;&lt;author&gt;Raj, Aditya&lt;/author&gt;&lt;author&gt;Paul, Subham&lt;/author&gt;&lt;author&gt;Apoorva, S&lt;/author&gt;&lt;/authors&gt;&lt;/contributors&gt;&lt;titles&gt;&lt;title&gt;A study of signature-based and behaviour-based malware detection approaches&lt;/title&gt;&lt;secondary-title&gt;Int. J. Adv. Res. Ideas Innov. Technol&lt;/secondary-title&gt;&lt;/titles&gt;&lt;periodical&gt;&lt;full-title&gt;Int. J. Adv. Res. Ideas Innov. Technol&lt;/full-title&gt;&lt;/periodical&gt;&lt;pages&gt;1509-1511&lt;/pages&gt;&lt;volume&gt;5&lt;/volume&gt;&lt;number&gt;3&lt;/number&gt;&lt;dates&gt;&lt;year&gt;2019&lt;/year&gt;&lt;/dates&gt;&lt;urls&gt;&lt;/urls&gt;&lt;/record&gt;&lt;/Cite&gt;&lt;/EndNote&gt;</w:instrText>
      </w:r>
      <w:r w:rsidRPr="000C186A">
        <w:rPr>
          <w:rFonts w:ascii="Arial" w:hAnsi="Arial" w:cs="Arial"/>
          <w:color w:val="000000" w:themeColor="text1"/>
        </w:rPr>
        <w:fldChar w:fldCharType="separate"/>
      </w:r>
      <w:r w:rsidRPr="000C186A">
        <w:rPr>
          <w:rFonts w:ascii="Arial" w:hAnsi="Arial" w:cs="Arial"/>
          <w:color w:val="000000" w:themeColor="text1"/>
        </w:rPr>
        <w:t>(Chakravarty, et al. 2019)</w:t>
      </w:r>
      <w:r w:rsidRPr="000C186A">
        <w:rPr>
          <w:rFonts w:ascii="Arial" w:hAnsi="Arial" w:cs="Arial"/>
          <w:color w:val="000000" w:themeColor="text1"/>
        </w:rPr>
        <w:fldChar w:fldCharType="end"/>
      </w:r>
      <w:r w:rsidRPr="000C186A">
        <w:rPr>
          <w:rFonts w:ascii="Arial" w:hAnsi="Arial" w:cs="Arial"/>
          <w:color w:val="000000" w:themeColor="text1"/>
        </w:rPr>
        <w:t>.</w:t>
      </w:r>
      <w:r w:rsidR="00D73FBB" w:rsidRPr="000C186A">
        <w:rPr>
          <w:rFonts w:ascii="Arial" w:hAnsi="Arial" w:cs="Arial"/>
          <w:color w:val="000000" w:themeColor="text1"/>
        </w:rPr>
        <w:t xml:space="preserve"> </w:t>
      </w:r>
      <w:r w:rsidRPr="000C186A">
        <w:rPr>
          <w:rFonts w:ascii="Arial" w:hAnsi="Arial" w:cs="Arial"/>
          <w:color w:val="000000" w:themeColor="text1"/>
        </w:rPr>
        <w:t>Although some of the modern tools incorporate</w:t>
      </w:r>
      <w:r w:rsidR="00D73FBB" w:rsidRPr="000C186A">
        <w:rPr>
          <w:rFonts w:ascii="Arial" w:hAnsi="Arial" w:cs="Arial"/>
          <w:color w:val="000000" w:themeColor="text1"/>
        </w:rPr>
        <w:t xml:space="preserve"> heuristics,</w:t>
      </w:r>
      <w:r w:rsidR="00547F86" w:rsidRPr="000C186A">
        <w:rPr>
          <w:rFonts w:ascii="Arial" w:hAnsi="Arial" w:cs="Arial"/>
          <w:color w:val="000000" w:themeColor="text1"/>
        </w:rPr>
        <w:t xml:space="preserve"> rules and AI analysis their performance remains questionable when confronting malwares concealed in benign-looking files</w:t>
      </w:r>
      <w:r w:rsidR="00D73FBB" w:rsidRPr="000C186A">
        <w:rPr>
          <w:rFonts w:ascii="Arial" w:hAnsi="Arial" w:cs="Arial"/>
          <w:color w:val="000000" w:themeColor="text1"/>
        </w:rPr>
        <w:t xml:space="preserve"> </w:t>
      </w:r>
      <w:r w:rsidR="00D73FBB" w:rsidRPr="000C186A">
        <w:rPr>
          <w:rFonts w:ascii="Arial" w:hAnsi="Arial" w:cs="Arial"/>
          <w:color w:val="000000" w:themeColor="text1"/>
        </w:rPr>
        <w:fldChar w:fldCharType="begin"/>
      </w:r>
      <w:r w:rsidR="00E82FEB" w:rsidRPr="000C186A">
        <w:rPr>
          <w:rFonts w:ascii="Arial" w:hAnsi="Arial" w:cs="Arial"/>
          <w:color w:val="000000" w:themeColor="text1"/>
        </w:rPr>
        <w:instrText xml:space="preserve"> ADDIN EN.CITE &lt;EndNote&gt;&lt;Cite&gt;&lt;Author&gt;Raheel Abbas&lt;/Author&gt;&lt;Year&gt;2025&lt;/Year&gt;&lt;RecNum&gt;123&lt;/RecNum&gt;&lt;DisplayText&gt;(Raheel Abbas and Hussain 2025)&lt;/DisplayText&gt;&lt;record&gt;&lt;rec-number&gt;123&lt;/rec-number&gt;&lt;foreign-keys&gt;&lt;key app="EN" db-id="vr22xts9l0dte4e5w54va9z5xst0ra5ewttv" timestamp="1756748095"&gt;123&lt;/key&gt;&lt;/foreign-keys&gt;&lt;ref-type name="Journal Article"&gt;17&lt;/ref-type&gt;&lt;contributors&gt;&lt;authors&gt;&lt;author&gt;Raheel Abbas,&lt;/author&gt;&lt;author&gt;Hussain,&lt;/author&gt;&lt;/authors&gt;&lt;/contributors&gt;&lt;titles&gt;&lt;title&gt;Evaluating antivirus software: a comparative analysis of detection methodologies and performance metrics in modern antivirus solutions.&lt;/title&gt;&lt;/titles&gt;&lt;dates&gt;&lt;year&gt;2025&lt;/year&gt;&lt;/dates&gt;&lt;urls&gt;&lt;related-urls&gt;&lt;url&gt;https://www.theseus.fi/bitstream/handle/10024/895166/Hussain%20Hussain_Raheel%20Abbas.pdf?sequence=2&lt;/url&gt;&lt;/related-urls&gt;&lt;/urls&gt;&lt;/record&gt;&lt;/Cite&gt;&lt;/EndNote&gt;</w:instrText>
      </w:r>
      <w:r w:rsidR="00D73FBB" w:rsidRPr="000C186A">
        <w:rPr>
          <w:rFonts w:ascii="Arial" w:hAnsi="Arial" w:cs="Arial"/>
          <w:color w:val="000000" w:themeColor="text1"/>
        </w:rPr>
        <w:fldChar w:fldCharType="separate"/>
      </w:r>
      <w:r w:rsidR="00E82FEB" w:rsidRPr="000C186A">
        <w:rPr>
          <w:rFonts w:ascii="Arial" w:hAnsi="Arial" w:cs="Arial"/>
          <w:noProof/>
          <w:color w:val="000000" w:themeColor="text1"/>
        </w:rPr>
        <w:t>(Raheel Abbas and Hussain 2025)</w:t>
      </w:r>
      <w:r w:rsidR="00D73FBB" w:rsidRPr="000C186A">
        <w:rPr>
          <w:rFonts w:ascii="Arial" w:hAnsi="Arial" w:cs="Arial"/>
          <w:color w:val="000000" w:themeColor="text1"/>
        </w:rPr>
        <w:fldChar w:fldCharType="end"/>
      </w:r>
      <w:r w:rsidR="00D73FBB" w:rsidRPr="000C186A">
        <w:rPr>
          <w:rFonts w:ascii="Arial" w:hAnsi="Arial" w:cs="Arial"/>
          <w:color w:val="000000" w:themeColor="text1"/>
        </w:rPr>
        <w:t>.</w:t>
      </w:r>
      <w:r w:rsidR="006E1441" w:rsidRPr="000C186A">
        <w:rPr>
          <w:rFonts w:ascii="Arial" w:hAnsi="Arial" w:cs="Arial"/>
          <w:color w:val="000000" w:themeColor="text1"/>
        </w:rPr>
        <w:t xml:space="preserve"> </w:t>
      </w:r>
      <w:r w:rsidR="00547F86" w:rsidRPr="000C186A">
        <w:rPr>
          <w:rFonts w:ascii="Arial" w:hAnsi="Arial" w:cs="Arial"/>
          <w:color w:val="000000" w:themeColor="text1"/>
        </w:rPr>
        <w:t xml:space="preserve">This gap </w:t>
      </w:r>
      <w:r w:rsidR="0016764B" w:rsidRPr="000C186A">
        <w:rPr>
          <w:rFonts w:ascii="Arial" w:hAnsi="Arial" w:cs="Arial"/>
          <w:color w:val="000000" w:themeColor="text1"/>
        </w:rPr>
        <w:t>provides a basis</w:t>
      </w:r>
      <w:r w:rsidR="00547F86" w:rsidRPr="000C186A">
        <w:rPr>
          <w:rFonts w:ascii="Arial" w:hAnsi="Arial" w:cs="Arial"/>
          <w:color w:val="000000" w:themeColor="text1"/>
        </w:rPr>
        <w:t xml:space="preserve"> for </w:t>
      </w:r>
      <w:r w:rsidR="008D244F" w:rsidRPr="000C186A">
        <w:rPr>
          <w:rFonts w:ascii="Arial" w:hAnsi="Arial" w:cs="Arial"/>
          <w:color w:val="000000" w:themeColor="text1"/>
        </w:rPr>
        <w:t>the need for advanced hybrid mechanisms capable of identifying hidden or AI-generated malware</w:t>
      </w:r>
      <w:r w:rsidR="00547F86" w:rsidRPr="000C186A">
        <w:rPr>
          <w:rFonts w:ascii="Arial" w:hAnsi="Arial" w:cs="Arial"/>
          <w:color w:val="000000" w:themeColor="text1"/>
        </w:rPr>
        <w:t>.</w:t>
      </w:r>
      <w:r w:rsidR="006E1441" w:rsidRPr="000C186A">
        <w:rPr>
          <w:rFonts w:ascii="Arial" w:hAnsi="Arial" w:cs="Arial"/>
          <w:color w:val="000000" w:themeColor="text1"/>
        </w:rPr>
        <w:t xml:space="preserve"> </w:t>
      </w:r>
      <w:r w:rsidR="009B2ED7" w:rsidRPr="000C186A">
        <w:rPr>
          <w:rFonts w:ascii="Arial" w:hAnsi="Arial" w:cs="Arial"/>
          <w:color w:val="000000" w:themeColor="text1"/>
        </w:rPr>
        <w:t xml:space="preserve"> </w:t>
      </w:r>
    </w:p>
    <w:p w14:paraId="26EFF8EB" w14:textId="6B7294F3" w:rsidR="00D22F21" w:rsidRPr="000C186A" w:rsidRDefault="008D244F" w:rsidP="001D12FE">
      <w:pPr>
        <w:jc w:val="both"/>
        <w:rPr>
          <w:rFonts w:ascii="Arial" w:hAnsi="Arial" w:cs="Arial"/>
          <w:color w:val="000000" w:themeColor="text1"/>
        </w:rPr>
      </w:pPr>
      <w:r w:rsidRPr="00226531">
        <w:rPr>
          <w:rFonts w:ascii="Arial" w:hAnsi="Arial" w:cs="Arial"/>
        </w:rPr>
        <w:t xml:space="preserve">This chapter reviews literature from 2000 to 2025 from peer-reviewed journals, industry white papers, and public datasets. </w:t>
      </w:r>
      <w:r w:rsidRPr="000C186A">
        <w:rPr>
          <w:rFonts w:ascii="Arial" w:hAnsi="Arial" w:cs="Arial"/>
          <w:color w:val="000000" w:themeColor="text1"/>
        </w:rPr>
        <w:t>It traces the evolution of steganography and its intersection with artificial intelligence, examines the limitations of conventional antivirus solutions, and analyses the detection challenges posed by stegomalware. Finally, it explores emerging hybrid detection frameworks that combine YARA rule-based analysis with machine learning (ML) techniques to improve the detection of AI-generated steganographic malware</w:t>
      </w:r>
      <w:r w:rsidR="009B2ED7" w:rsidRPr="000C186A">
        <w:rPr>
          <w:rFonts w:ascii="Arial" w:hAnsi="Arial" w:cs="Arial"/>
          <w:color w:val="000000" w:themeColor="text1"/>
        </w:rPr>
        <w:t>.</w:t>
      </w:r>
    </w:p>
    <w:p w14:paraId="7D06C8DD" w14:textId="385B97EB" w:rsidR="00D22F21" w:rsidRPr="000C186A" w:rsidRDefault="00D22F21" w:rsidP="001D12FE">
      <w:pPr>
        <w:jc w:val="both"/>
        <w:rPr>
          <w:rFonts w:ascii="Arial" w:hAnsi="Arial" w:cs="Arial"/>
          <w:color w:val="000000" w:themeColor="text1"/>
        </w:rPr>
      </w:pPr>
    </w:p>
    <w:p w14:paraId="2D3CC086" w14:textId="01E7CB46" w:rsidR="00F13824" w:rsidRPr="000C186A" w:rsidRDefault="00F13824" w:rsidP="001D12FE">
      <w:pPr>
        <w:pStyle w:val="Heading1"/>
        <w:jc w:val="both"/>
        <w:rPr>
          <w:rFonts w:ascii="Arial" w:hAnsi="Arial" w:cs="Arial"/>
          <w:color w:val="000000" w:themeColor="text1"/>
          <w:sz w:val="28"/>
          <w:szCs w:val="28"/>
        </w:rPr>
      </w:pPr>
      <w:bookmarkStart w:id="1" w:name="_Toc213429855"/>
      <w:r w:rsidRPr="000C186A">
        <w:rPr>
          <w:rFonts w:ascii="Arial" w:hAnsi="Arial" w:cs="Arial"/>
          <w:color w:val="000000" w:themeColor="text1"/>
          <w:sz w:val="28"/>
          <w:szCs w:val="28"/>
        </w:rPr>
        <w:lastRenderedPageBreak/>
        <w:t>2.2. Evolution of Steganography</w:t>
      </w:r>
      <w:bookmarkEnd w:id="1"/>
    </w:p>
    <w:p w14:paraId="7F8119E6" w14:textId="739B58FC" w:rsidR="001B38C6" w:rsidRPr="000C186A" w:rsidRDefault="00977B2D" w:rsidP="001D12FE">
      <w:pPr>
        <w:jc w:val="both"/>
        <w:rPr>
          <w:rFonts w:ascii="Arial" w:eastAsia="Aptos" w:hAnsi="Arial" w:cs="Arial"/>
          <w:color w:val="000000" w:themeColor="text1"/>
        </w:rPr>
      </w:pPr>
      <w:r w:rsidRPr="000C186A">
        <w:rPr>
          <w:rFonts w:ascii="Arial" w:eastAsia="Aptos" w:hAnsi="Arial" w:cs="Arial"/>
          <w:color w:val="000000" w:themeColor="text1"/>
        </w:rPr>
        <w:t xml:space="preserve">Steganography </w:t>
      </w:r>
      <w:r w:rsidR="003F59D4" w:rsidRPr="000C186A">
        <w:rPr>
          <w:rFonts w:ascii="Arial" w:eastAsia="Aptos" w:hAnsi="Arial" w:cs="Arial"/>
          <w:color w:val="000000" w:themeColor="text1"/>
        </w:rPr>
        <w:t xml:space="preserve">is </w:t>
      </w:r>
      <w:r w:rsidRPr="000C186A">
        <w:rPr>
          <w:rFonts w:ascii="Arial" w:eastAsia="Aptos" w:hAnsi="Arial" w:cs="Arial"/>
          <w:color w:val="000000" w:themeColor="text1"/>
        </w:rPr>
        <w:t>the science that involves communicating secret data in an appropriate multimedia carrier such as an image</w:t>
      </w:r>
      <w:r w:rsidR="00E02B88" w:rsidRPr="000C186A">
        <w:rPr>
          <w:rFonts w:ascii="Arial" w:eastAsia="Aptos" w:hAnsi="Arial" w:cs="Arial"/>
          <w:color w:val="000000" w:themeColor="text1"/>
        </w:rPr>
        <w:t xml:space="preserve"> </w:t>
      </w:r>
      <w:r w:rsidR="00F75A82" w:rsidRPr="000C186A">
        <w:rPr>
          <w:rFonts w:ascii="Arial" w:eastAsia="Aptos" w:hAnsi="Arial" w:cs="Arial"/>
          <w:color w:val="000000" w:themeColor="text1"/>
        </w:rPr>
        <w:fldChar w:fldCharType="begin"/>
      </w:r>
      <w:r w:rsidR="00122BC7" w:rsidRPr="000C186A">
        <w:rPr>
          <w:rFonts w:ascii="Arial" w:eastAsia="Aptos" w:hAnsi="Arial" w:cs="Arial"/>
          <w:color w:val="000000" w:themeColor="text1"/>
        </w:rPr>
        <w:instrText xml:space="preserve"> ADDIN EN.CITE &lt;EndNote&gt;&lt;Cite&gt;&lt;Author&gt;Cheddad&lt;/Author&gt;&lt;Year&gt;2010&lt;/Year&gt;&lt;RecNum&gt;118&lt;/RecNum&gt;&lt;DisplayText&gt;(Cheddad, et al. 2010)&lt;/DisplayText&gt;&lt;record&gt;&lt;rec-number&gt;118&lt;/rec-number&gt;&lt;foreign-keys&gt;&lt;key app="EN" db-id="vr22xts9l0dte4e5w54va9z5xst0ra5ewttv" timestamp="1754584120"&gt;118&lt;/key&gt;&lt;/foreign-keys&gt;&lt;ref-type name="Journal Article"&gt;17&lt;/ref-type&gt;&lt;contributors&gt;&lt;authors&gt;&lt;author&gt;Cheddad, Abbas&lt;/author&gt;&lt;author&gt;Condell, Joan&lt;/author&gt;&lt;author&gt;Curran, Kevin&lt;/author&gt;&lt;author&gt;Mc Kevitt, Paul&lt;/author&gt;&lt;/authors&gt;&lt;/contributors&gt;&lt;titles&gt;&lt;title&gt;Digital image steganography: Survey and analysis of current methods&lt;/title&gt;&lt;secondary-title&gt;Signal processing&lt;/secondary-title&gt;&lt;/titles&gt;&lt;periodical&gt;&lt;full-title&gt;Signal processing&lt;/full-title&gt;&lt;/periodical&gt;&lt;pages&gt;727-752&lt;/pages&gt;&lt;volume&gt;90&lt;/volume&gt;&lt;number&gt;3&lt;/number&gt;&lt;dates&gt;&lt;year&gt;2010&lt;/year&gt;&lt;/dates&gt;&lt;isbn&gt;0165-1684&lt;/isbn&gt;&lt;urls&gt;&lt;/urls&gt;&lt;/record&gt;&lt;/Cite&gt;&lt;/EndNote&gt;</w:instrText>
      </w:r>
      <w:r w:rsidR="00F75A82" w:rsidRPr="000C186A">
        <w:rPr>
          <w:rFonts w:ascii="Arial" w:eastAsia="Aptos" w:hAnsi="Arial" w:cs="Arial"/>
          <w:color w:val="000000" w:themeColor="text1"/>
        </w:rPr>
        <w:fldChar w:fldCharType="separate"/>
      </w:r>
      <w:r w:rsidR="00122BC7" w:rsidRPr="000C186A">
        <w:rPr>
          <w:rFonts w:ascii="Arial" w:eastAsia="Aptos" w:hAnsi="Arial" w:cs="Arial"/>
          <w:color w:val="000000" w:themeColor="text1"/>
        </w:rPr>
        <w:t>(Cheddad, et al. 2010)</w:t>
      </w:r>
      <w:r w:rsidR="00F75A82" w:rsidRPr="000C186A">
        <w:rPr>
          <w:rFonts w:ascii="Arial" w:eastAsia="Aptos" w:hAnsi="Arial" w:cs="Arial"/>
          <w:color w:val="000000" w:themeColor="text1"/>
        </w:rPr>
        <w:fldChar w:fldCharType="end"/>
      </w:r>
      <w:r w:rsidR="008C09B9" w:rsidRPr="000C186A">
        <w:rPr>
          <w:rFonts w:ascii="Arial" w:eastAsia="Aptos" w:hAnsi="Arial" w:cs="Arial"/>
          <w:color w:val="000000" w:themeColor="text1"/>
        </w:rPr>
        <w:t xml:space="preserve">. The practice has </w:t>
      </w:r>
      <w:r w:rsidR="00081664" w:rsidRPr="000C186A">
        <w:rPr>
          <w:rFonts w:ascii="Arial" w:eastAsia="Aptos" w:hAnsi="Arial" w:cs="Arial"/>
          <w:color w:val="000000" w:themeColor="text1"/>
        </w:rPr>
        <w:t>a rich history and literature which has rapidly developed over the past decades</w:t>
      </w:r>
      <w:r w:rsidR="00A20E3E" w:rsidRPr="000C186A">
        <w:rPr>
          <w:rFonts w:ascii="Arial" w:eastAsia="Aptos" w:hAnsi="Arial" w:cs="Arial"/>
          <w:color w:val="000000" w:themeColor="text1"/>
        </w:rPr>
        <w:t xml:space="preserve"> </w:t>
      </w:r>
      <w:r w:rsidR="00A20E3E" w:rsidRPr="000C186A">
        <w:rPr>
          <w:rFonts w:ascii="Arial" w:eastAsia="Aptos" w:hAnsi="Arial" w:cs="Arial"/>
          <w:color w:val="000000" w:themeColor="text1"/>
        </w:rPr>
        <w:fldChar w:fldCharType="begin"/>
      </w:r>
      <w:r w:rsidR="00122BC7" w:rsidRPr="000C186A">
        <w:rPr>
          <w:rFonts w:ascii="Arial" w:eastAsia="Aptos" w:hAnsi="Arial" w:cs="Arial"/>
          <w:color w:val="000000" w:themeColor="text1"/>
        </w:rPr>
        <w:instrText xml:space="preserve"> ADDIN EN.CITE &lt;EndNote&gt;&lt;Cite&gt;&lt;Author&gt;Sahu&lt;/Author&gt;&lt;Year&gt;2020&lt;/Year&gt;&lt;RecNum&gt;116&lt;/RecNum&gt;&lt;DisplayText&gt;(Sahu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00A20E3E" w:rsidRPr="000C186A">
        <w:rPr>
          <w:rFonts w:ascii="Arial" w:eastAsia="Aptos" w:hAnsi="Arial" w:cs="Arial"/>
          <w:color w:val="000000" w:themeColor="text1"/>
        </w:rPr>
        <w:fldChar w:fldCharType="separate"/>
      </w:r>
      <w:r w:rsidR="00122BC7" w:rsidRPr="000C186A">
        <w:rPr>
          <w:rFonts w:ascii="Arial" w:eastAsia="Aptos" w:hAnsi="Arial" w:cs="Arial"/>
          <w:color w:val="000000" w:themeColor="text1"/>
        </w:rPr>
        <w:t>(Sahu and Sahu 2020)</w:t>
      </w:r>
      <w:r w:rsidR="00A20E3E" w:rsidRPr="000C186A">
        <w:rPr>
          <w:rFonts w:ascii="Arial" w:eastAsia="Aptos" w:hAnsi="Arial" w:cs="Arial"/>
          <w:color w:val="000000" w:themeColor="text1"/>
        </w:rPr>
        <w:fldChar w:fldCharType="end"/>
      </w:r>
      <w:r w:rsidR="00A20E3E" w:rsidRPr="000C186A">
        <w:rPr>
          <w:rFonts w:ascii="Arial" w:eastAsia="Aptos" w:hAnsi="Arial" w:cs="Arial"/>
          <w:color w:val="000000" w:themeColor="text1"/>
        </w:rPr>
        <w:t xml:space="preserve">. Although its roots go back to ancient times </w:t>
      </w:r>
      <w:r w:rsidR="008F48F9" w:rsidRPr="000C186A">
        <w:rPr>
          <w:rFonts w:ascii="Arial" w:eastAsia="Aptos" w:hAnsi="Arial" w:cs="Arial"/>
          <w:color w:val="000000" w:themeColor="text1"/>
        </w:rPr>
        <w:t xml:space="preserve">when Demaratus (king of Sparta) and Histiaeus (ruler of Miletus) communicated using hidden messages </w:t>
      </w:r>
      <w:r w:rsidR="008F48F9" w:rsidRPr="000C186A">
        <w:rPr>
          <w:rFonts w:ascii="Arial" w:eastAsia="Aptos" w:hAnsi="Arial" w:cs="Arial"/>
          <w:color w:val="000000" w:themeColor="text1"/>
        </w:rPr>
        <w:fldChar w:fldCharType="begin"/>
      </w:r>
      <w:r w:rsidR="00122BC7" w:rsidRPr="000C186A">
        <w:rPr>
          <w:rFonts w:ascii="Arial" w:eastAsia="Aptos" w:hAnsi="Arial" w:cs="Arial"/>
          <w:color w:val="000000" w:themeColor="text1"/>
        </w:rPr>
        <w:instrText xml:space="preserve"> ADDIN EN.CITE &lt;EndNote&gt;&lt;Cite&gt;&lt;Author&gt;Sahu&lt;/Author&gt;&lt;Year&gt;2020&lt;/Year&gt;&lt;RecNum&gt;116&lt;/RecNum&gt;&lt;DisplayText&gt;(Sahu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008F48F9" w:rsidRPr="000C186A">
        <w:rPr>
          <w:rFonts w:ascii="Arial" w:eastAsia="Aptos" w:hAnsi="Arial" w:cs="Arial"/>
          <w:color w:val="000000" w:themeColor="text1"/>
        </w:rPr>
        <w:fldChar w:fldCharType="separate"/>
      </w:r>
      <w:r w:rsidR="00122BC7" w:rsidRPr="000C186A">
        <w:rPr>
          <w:rFonts w:ascii="Arial" w:eastAsia="Aptos" w:hAnsi="Arial" w:cs="Arial"/>
          <w:color w:val="000000" w:themeColor="text1"/>
        </w:rPr>
        <w:t>(Sahu and Sahu 2020)</w:t>
      </w:r>
      <w:r w:rsidR="008F48F9" w:rsidRPr="000C186A">
        <w:rPr>
          <w:rFonts w:ascii="Arial" w:eastAsia="Aptos" w:hAnsi="Arial" w:cs="Arial"/>
          <w:color w:val="000000" w:themeColor="text1"/>
        </w:rPr>
        <w:fldChar w:fldCharType="end"/>
      </w:r>
      <w:r w:rsidR="00BE7D63" w:rsidRPr="000C186A">
        <w:rPr>
          <w:rFonts w:ascii="Arial" w:eastAsia="Aptos" w:hAnsi="Arial" w:cs="Arial"/>
          <w:color w:val="000000" w:themeColor="text1"/>
        </w:rPr>
        <w:t>, the recent ri</w:t>
      </w:r>
      <w:r w:rsidR="009703FF" w:rsidRPr="000C186A">
        <w:rPr>
          <w:rFonts w:ascii="Arial" w:eastAsia="Aptos" w:hAnsi="Arial" w:cs="Arial"/>
          <w:color w:val="000000" w:themeColor="text1"/>
        </w:rPr>
        <w:t>s</w:t>
      </w:r>
      <w:r w:rsidR="00BE7D63" w:rsidRPr="000C186A">
        <w:rPr>
          <w:rFonts w:ascii="Arial" w:eastAsia="Aptos" w:hAnsi="Arial" w:cs="Arial"/>
          <w:color w:val="000000" w:themeColor="text1"/>
        </w:rPr>
        <w:t>e in technological advancement</w:t>
      </w:r>
      <w:r w:rsidR="003F59D4" w:rsidRPr="000C186A">
        <w:rPr>
          <w:rFonts w:ascii="Arial" w:eastAsia="Aptos" w:hAnsi="Arial" w:cs="Arial"/>
          <w:color w:val="000000" w:themeColor="text1"/>
        </w:rPr>
        <w:t>s</w:t>
      </w:r>
      <w:r w:rsidR="003C60E6" w:rsidRPr="000C186A">
        <w:rPr>
          <w:rFonts w:ascii="Arial" w:eastAsia="Aptos" w:hAnsi="Arial" w:cs="Arial"/>
          <w:color w:val="000000" w:themeColor="text1"/>
        </w:rPr>
        <w:t xml:space="preserve"> have moved the practice from inks </w:t>
      </w:r>
      <w:r w:rsidR="00EB693B" w:rsidRPr="000C186A">
        <w:rPr>
          <w:rFonts w:ascii="Arial" w:eastAsia="Aptos" w:hAnsi="Arial" w:cs="Arial"/>
          <w:color w:val="000000" w:themeColor="text1"/>
        </w:rPr>
        <w:t xml:space="preserve">to digital pixel manipulations </w:t>
      </w:r>
      <w:r w:rsidR="005B70FE" w:rsidRPr="000C186A">
        <w:rPr>
          <w:rFonts w:ascii="Arial" w:eastAsia="Aptos" w:hAnsi="Arial" w:cs="Arial"/>
          <w:color w:val="000000" w:themeColor="text1"/>
        </w:rPr>
        <w:fldChar w:fldCharType="begin"/>
      </w:r>
      <w:r w:rsidR="00122BC7" w:rsidRPr="000C186A">
        <w:rPr>
          <w:rFonts w:ascii="Arial" w:eastAsia="Aptos" w:hAnsi="Arial" w:cs="Arial"/>
          <w:color w:val="000000" w:themeColor="text1"/>
        </w:rPr>
        <w:instrText xml:space="preserve"> ADDIN EN.CITE &lt;EndNote&gt;&lt;Cite&gt;&lt;Author&gt;Evsutin&lt;/Author&gt;&lt;Year&gt;2020&lt;/Year&gt;&lt;RecNum&gt;120&lt;/RecNum&gt;&lt;DisplayText&gt;(Evsutin, et al. 2020)&lt;/DisplayText&gt;&lt;record&gt;&lt;rec-number&gt;120&lt;/rec-number&gt;&lt;foreign-keys&gt;&lt;key app="EN" db-id="vr22xts9l0dte4e5w54va9z5xst0ra5ewttv" timestamp="1754584670"&gt;120&lt;/key&gt;&lt;/foreign-keys&gt;&lt;ref-type name="Journal Article"&gt;17&lt;/ref-type&gt;&lt;contributors&gt;&lt;authors&gt;&lt;author&gt;Evsutin, Oleg&lt;/author&gt;&lt;author&gt;Melman, Anna&lt;/author&gt;&lt;author&gt;Meshcheryakov, Roman&lt;/author&gt;&lt;/authors&gt;&lt;/contributors&gt;&lt;titles&gt;&lt;title&gt;Digital steganography and watermarking for digital images: A review of current research directions&lt;/title&gt;&lt;secondary-title&gt;IEEE Access&lt;/secondary-title&gt;&lt;/titles&gt;&lt;periodical&gt;&lt;full-title&gt;IEEE access&lt;/full-title&gt;&lt;/periodical&gt;&lt;pages&gt;166589-166611&lt;/pages&gt;&lt;volume&gt;8&lt;/volume&gt;&lt;dates&gt;&lt;year&gt;2020&lt;/year&gt;&lt;/dates&gt;&lt;isbn&gt;2169-3536&lt;/isbn&gt;&lt;urls&gt;&lt;/urls&gt;&lt;/record&gt;&lt;/Cite&gt;&lt;/EndNote&gt;</w:instrText>
      </w:r>
      <w:r w:rsidR="005B70FE" w:rsidRPr="000C186A">
        <w:rPr>
          <w:rFonts w:ascii="Arial" w:eastAsia="Aptos" w:hAnsi="Arial" w:cs="Arial"/>
          <w:color w:val="000000" w:themeColor="text1"/>
        </w:rPr>
        <w:fldChar w:fldCharType="separate"/>
      </w:r>
      <w:r w:rsidR="00122BC7" w:rsidRPr="000C186A">
        <w:rPr>
          <w:rFonts w:ascii="Arial" w:eastAsia="Aptos" w:hAnsi="Arial" w:cs="Arial"/>
          <w:color w:val="000000" w:themeColor="text1"/>
        </w:rPr>
        <w:t>(Evsutin, et al. 2020)</w:t>
      </w:r>
      <w:r w:rsidR="005B70FE" w:rsidRPr="000C186A">
        <w:rPr>
          <w:rFonts w:ascii="Arial" w:eastAsia="Aptos" w:hAnsi="Arial" w:cs="Arial"/>
          <w:color w:val="000000" w:themeColor="text1"/>
        </w:rPr>
        <w:fldChar w:fldCharType="end"/>
      </w:r>
      <w:r w:rsidR="00EB693B" w:rsidRPr="000C186A">
        <w:rPr>
          <w:rFonts w:ascii="Arial" w:eastAsia="Aptos" w:hAnsi="Arial" w:cs="Arial"/>
          <w:color w:val="000000" w:themeColor="text1"/>
        </w:rPr>
        <w:t>.</w:t>
      </w:r>
      <w:r w:rsidR="001B38C6" w:rsidRPr="000C186A">
        <w:rPr>
          <w:rFonts w:ascii="Arial" w:eastAsia="Aptos" w:hAnsi="Arial" w:cs="Arial"/>
          <w:color w:val="000000" w:themeColor="text1"/>
        </w:rPr>
        <w:t xml:space="preserve"> Understanding this evolution is crucial as it highlights how technological change has continuously increased the </w:t>
      </w:r>
      <w:r w:rsidR="00686D83" w:rsidRPr="000C186A">
        <w:rPr>
          <w:rFonts w:ascii="Arial" w:eastAsia="Aptos" w:hAnsi="Arial" w:cs="Arial"/>
          <w:color w:val="000000" w:themeColor="text1"/>
        </w:rPr>
        <w:t>detection</w:t>
      </w:r>
      <w:r w:rsidR="001B38C6" w:rsidRPr="000C186A">
        <w:rPr>
          <w:rFonts w:ascii="Arial" w:eastAsia="Aptos" w:hAnsi="Arial" w:cs="Arial"/>
          <w:color w:val="000000" w:themeColor="text1"/>
        </w:rPr>
        <w:t xml:space="preserve"> challenges of steganography for modern detection systems </w:t>
      </w:r>
      <w:r w:rsidR="001B38C6" w:rsidRPr="000C186A">
        <w:rPr>
          <w:rFonts w:ascii="Arial" w:eastAsia="Aptos" w:hAnsi="Arial" w:cs="Arial"/>
          <w:color w:val="000000" w:themeColor="text1"/>
        </w:rPr>
        <w:fldChar w:fldCharType="begin"/>
      </w:r>
      <w:r w:rsidR="001B38C6" w:rsidRPr="000C186A">
        <w:rPr>
          <w:rFonts w:ascii="Arial" w:eastAsia="Aptos" w:hAnsi="Arial" w:cs="Arial"/>
          <w:color w:val="000000" w:themeColor="text1"/>
        </w:rPr>
        <w:instrText xml:space="preserve"> ADDIN EN.CITE &lt;EndNote&gt;&lt;Cite&gt;&lt;Author&gt;Bamanga&lt;/Author&gt;&lt;Year&gt;2024&lt;/Year&gt;&lt;RecNum&gt;68&lt;/RecNum&gt;&lt;DisplayText&gt;(Bamanga and Babando 2024)&lt;/DisplayText&gt;&lt;record&gt;&lt;rec-number&gt;68&lt;/rec-number&gt;&lt;foreign-keys&gt;&lt;key app="EN" db-id="vr22xts9l0dte4e5w54va9z5xst0ra5ewttv" timestamp="1744140875"&gt;68&lt;/key&gt;&lt;/foreign-keys&gt;&lt;ref-type name="Journal Article"&gt;17&lt;/ref-type&gt;&lt;contributors&gt;&lt;authors&gt;&lt;author&gt;Bamanga, Mahmud Ahmad&lt;/author&gt;&lt;author&gt;Babando, Aliyu Kamalu&lt;/author&gt;&lt;/authors&gt;&lt;/contributors&gt;&lt;titles&gt;&lt;title&gt;Recent Advances in Steganography&lt;/title&gt;&lt;secondary-title&gt;Steganography-The Art of Hiding Information: The Art of Hiding Information&lt;/secondary-title&gt;&lt;/titles&gt;&lt;periodical&gt;&lt;full-title&gt;Steganography-The Art of Hiding Information: The Art of Hiding Information&lt;/full-title&gt;&lt;/periodical&gt;&lt;pages&gt;23&lt;/pages&gt;&lt;dates&gt;&lt;year&gt;2024&lt;/year&gt;&lt;/dates&gt;&lt;isbn&gt;0854669027&lt;/isbn&gt;&lt;urls&gt;&lt;/urls&gt;&lt;/record&gt;&lt;/Cite&gt;&lt;/EndNote&gt;</w:instrText>
      </w:r>
      <w:r w:rsidR="001B38C6" w:rsidRPr="000C186A">
        <w:rPr>
          <w:rFonts w:ascii="Arial" w:eastAsia="Aptos" w:hAnsi="Arial" w:cs="Arial"/>
          <w:color w:val="000000" w:themeColor="text1"/>
        </w:rPr>
        <w:fldChar w:fldCharType="separate"/>
      </w:r>
      <w:r w:rsidR="001B38C6" w:rsidRPr="000C186A">
        <w:rPr>
          <w:rFonts w:ascii="Arial" w:eastAsia="Aptos" w:hAnsi="Arial" w:cs="Arial"/>
          <w:color w:val="000000" w:themeColor="text1"/>
        </w:rPr>
        <w:t>(Bamanga and Babando 2024)</w:t>
      </w:r>
      <w:r w:rsidR="001B38C6" w:rsidRPr="000C186A">
        <w:rPr>
          <w:rFonts w:ascii="Arial" w:eastAsia="Aptos" w:hAnsi="Arial" w:cs="Arial"/>
          <w:color w:val="000000" w:themeColor="text1"/>
        </w:rPr>
        <w:fldChar w:fldCharType="end"/>
      </w:r>
      <w:r w:rsidR="00A36271" w:rsidRPr="000C186A">
        <w:rPr>
          <w:rFonts w:ascii="Arial" w:eastAsia="Aptos" w:hAnsi="Arial" w:cs="Arial"/>
          <w:color w:val="000000" w:themeColor="text1"/>
        </w:rPr>
        <w:t>.</w:t>
      </w:r>
      <w:r w:rsidR="00F96442" w:rsidRPr="000C186A">
        <w:rPr>
          <w:rFonts w:ascii="Arial" w:eastAsia="Aptos" w:hAnsi="Arial" w:cs="Arial"/>
          <w:color w:val="000000" w:themeColor="text1"/>
        </w:rPr>
        <w:t xml:space="preserve"> </w:t>
      </w:r>
      <w:r w:rsidR="001E74CB" w:rsidRPr="000C186A">
        <w:rPr>
          <w:rFonts w:ascii="Arial" w:eastAsia="Aptos" w:hAnsi="Arial" w:cs="Arial"/>
          <w:color w:val="000000" w:themeColor="text1"/>
        </w:rPr>
        <w:t xml:space="preserve">Understanding this evolution is crucial, as each technological phase has introduced new concealment techniques that continuously challenge modern detection systems </w:t>
      </w:r>
      <w:r w:rsidR="001E74CB" w:rsidRPr="000C186A">
        <w:rPr>
          <w:rFonts w:ascii="Arial" w:eastAsia="Aptos" w:hAnsi="Arial" w:cs="Arial"/>
          <w:color w:val="000000" w:themeColor="text1"/>
        </w:rPr>
        <w:fldChar w:fldCharType="begin"/>
      </w:r>
      <w:r w:rsidR="001E74CB" w:rsidRPr="000C186A">
        <w:rPr>
          <w:rFonts w:ascii="Arial" w:eastAsia="Aptos" w:hAnsi="Arial" w:cs="Arial"/>
          <w:color w:val="000000" w:themeColor="text1"/>
        </w:rPr>
        <w:instrText xml:space="preserve"> ADDIN EN.CITE &lt;EndNote&gt;&lt;Cite&gt;&lt;Author&gt;Kumar&lt;/Author&gt;&lt;Year&gt;2024&lt;/Year&gt;&lt;RecNum&gt;143&lt;/RecNum&gt;&lt;DisplayText&gt;(Kumar, et al. 2024)&lt;/DisplayText&gt;&lt;record&gt;&lt;rec-number&gt;143&lt;/rec-number&gt;&lt;foreign-keys&gt;&lt;key app="EN" db-id="vr22xts9l0dte4e5w54va9z5xst0ra5ewttv" timestamp="1758365592"&gt;143&lt;/key&gt;&lt;/foreign-keys&gt;&lt;ref-type name="Journal Article"&gt;17&lt;/ref-type&gt;&lt;contributors&gt;&lt;authors&gt;&lt;author&gt;Kumar, Arvind&lt;/author&gt;&lt;author&gt;Tandon, Stuti&lt;/author&gt;&lt;author&gt;Deorari, Shalesh&lt;/author&gt;&lt;author&gt;Kumar, Rajeev&lt;/author&gt;&lt;/authors&gt;&lt;/contributors&gt;&lt;titles&gt;&lt;title&gt;Steganography: Unveiling techniques and research agenda&lt;/title&gt;&lt;/titles&gt;&lt;dates&gt;&lt;year&gt;2024&lt;/year&gt;&lt;/dates&gt;&lt;isbn&gt;0854669019&lt;/isbn&gt;&lt;urls&gt;&lt;/urls&gt;&lt;/record&gt;&lt;/Cite&gt;&lt;/EndNote&gt;</w:instrText>
      </w:r>
      <w:r w:rsidR="001E74CB" w:rsidRPr="000C186A">
        <w:rPr>
          <w:rFonts w:ascii="Arial" w:eastAsia="Aptos" w:hAnsi="Arial" w:cs="Arial"/>
          <w:color w:val="000000" w:themeColor="text1"/>
        </w:rPr>
        <w:fldChar w:fldCharType="separate"/>
      </w:r>
      <w:r w:rsidR="001E74CB" w:rsidRPr="000C186A">
        <w:rPr>
          <w:rFonts w:ascii="Arial" w:eastAsia="Aptos" w:hAnsi="Arial" w:cs="Arial"/>
          <w:color w:val="000000" w:themeColor="text1"/>
        </w:rPr>
        <w:t>(Kumar, et al. 2024)</w:t>
      </w:r>
      <w:r w:rsidR="001E74CB" w:rsidRPr="000C186A">
        <w:rPr>
          <w:rFonts w:ascii="Arial" w:eastAsia="Aptos" w:hAnsi="Arial" w:cs="Arial"/>
          <w:color w:val="000000" w:themeColor="text1"/>
        </w:rPr>
        <w:fldChar w:fldCharType="end"/>
      </w:r>
      <w:r w:rsidR="001E74CB" w:rsidRPr="000C186A">
        <w:rPr>
          <w:rFonts w:ascii="Arial" w:eastAsia="Aptos" w:hAnsi="Arial" w:cs="Arial"/>
          <w:color w:val="000000" w:themeColor="text1"/>
        </w:rPr>
        <w:t xml:space="preserve">. </w:t>
      </w:r>
    </w:p>
    <w:p w14:paraId="0E99B090" w14:textId="5FD7D844" w:rsidR="00F96442" w:rsidRPr="000C186A" w:rsidRDefault="001B38C6" w:rsidP="001D12FE">
      <w:pPr>
        <w:jc w:val="both"/>
        <w:rPr>
          <w:rFonts w:ascii="Arial" w:eastAsia="Aptos" w:hAnsi="Arial" w:cs="Arial"/>
          <w:color w:val="000000" w:themeColor="text1"/>
        </w:rPr>
      </w:pPr>
      <w:r w:rsidRPr="000C186A">
        <w:rPr>
          <w:rFonts w:ascii="Arial" w:eastAsia="Aptos" w:hAnsi="Arial" w:cs="Arial"/>
          <w:color w:val="000000" w:themeColor="text1"/>
        </w:rPr>
        <w:t xml:space="preserve">The evolution of </w:t>
      </w:r>
      <w:r w:rsidR="00F96442" w:rsidRPr="000C186A">
        <w:rPr>
          <w:rFonts w:ascii="Arial" w:eastAsia="Aptos" w:hAnsi="Arial" w:cs="Arial"/>
          <w:color w:val="000000" w:themeColor="text1"/>
        </w:rPr>
        <w:t xml:space="preserve">Steganography </w:t>
      </w:r>
      <w:r w:rsidRPr="000C186A">
        <w:rPr>
          <w:rFonts w:ascii="Arial" w:eastAsia="Aptos" w:hAnsi="Arial" w:cs="Arial"/>
          <w:color w:val="000000" w:themeColor="text1"/>
        </w:rPr>
        <w:t>can be looked at through</w:t>
      </w:r>
      <w:r w:rsidR="00F96442" w:rsidRPr="000C186A">
        <w:rPr>
          <w:rFonts w:ascii="Arial" w:eastAsia="Aptos" w:hAnsi="Arial" w:cs="Arial"/>
          <w:color w:val="000000" w:themeColor="text1"/>
        </w:rPr>
        <w:t xml:space="preserve"> three </w:t>
      </w:r>
      <w:r w:rsidRPr="000C186A">
        <w:rPr>
          <w:rFonts w:ascii="Arial" w:eastAsia="Aptos" w:hAnsi="Arial" w:cs="Arial"/>
          <w:color w:val="000000" w:themeColor="text1"/>
        </w:rPr>
        <w:t>interrelated</w:t>
      </w:r>
      <w:r w:rsidR="00F96442" w:rsidRPr="000C186A">
        <w:rPr>
          <w:rFonts w:ascii="Arial" w:eastAsia="Aptos" w:hAnsi="Arial" w:cs="Arial"/>
          <w:color w:val="000000" w:themeColor="text1"/>
        </w:rPr>
        <w:t xml:space="preserve"> perspectives</w:t>
      </w:r>
      <w:r w:rsidRPr="000C186A">
        <w:rPr>
          <w:rFonts w:ascii="Arial" w:eastAsia="Aptos" w:hAnsi="Arial" w:cs="Arial"/>
          <w:color w:val="000000" w:themeColor="text1"/>
        </w:rPr>
        <w:t xml:space="preserve"> that shows how the discipline has advanced alongside computing technologies. These include carrier modality, capacity–detectability trade-offs, and the degree of automation in embedding which collectively</w:t>
      </w:r>
      <w:r w:rsidR="00E149CA" w:rsidRPr="000C186A">
        <w:rPr>
          <w:rFonts w:ascii="Arial" w:eastAsia="Aptos" w:hAnsi="Arial" w:cs="Arial"/>
          <w:color w:val="000000" w:themeColor="text1"/>
        </w:rPr>
        <w:t xml:space="preserve"> </w:t>
      </w:r>
      <w:r w:rsidRPr="000C186A">
        <w:rPr>
          <w:rFonts w:ascii="Arial" w:eastAsia="Aptos" w:hAnsi="Arial" w:cs="Arial"/>
          <w:color w:val="000000" w:themeColor="text1"/>
        </w:rPr>
        <w:t>reveal how steganography has evolved from simple, human-crafted concealment methods to complex, intelligent, and data-driven systems capable of deceiving modern forensic detection tools</w:t>
      </w:r>
      <w:r w:rsidR="00E149CA" w:rsidRPr="000C186A">
        <w:rPr>
          <w:rFonts w:ascii="Arial" w:eastAsia="Aptos" w:hAnsi="Arial" w:cs="Arial"/>
          <w:color w:val="000000" w:themeColor="text1"/>
        </w:rPr>
        <w:t xml:space="preserve"> as noted below:</w:t>
      </w:r>
    </w:p>
    <w:p w14:paraId="253F8FE0" w14:textId="77777777" w:rsidR="006B39BC" w:rsidRPr="000C186A" w:rsidRDefault="00E149CA" w:rsidP="001D12FE">
      <w:pPr>
        <w:jc w:val="both"/>
        <w:rPr>
          <w:rFonts w:ascii="Arial" w:eastAsia="Aptos" w:hAnsi="Arial" w:cs="Arial"/>
          <w:b/>
          <w:bCs/>
          <w:color w:val="000000" w:themeColor="text1"/>
        </w:rPr>
      </w:pPr>
      <w:r w:rsidRPr="000C186A">
        <w:rPr>
          <w:rFonts w:ascii="Arial" w:eastAsia="Aptos" w:hAnsi="Arial" w:cs="Arial"/>
          <w:b/>
          <w:bCs/>
          <w:color w:val="000000" w:themeColor="text1"/>
        </w:rPr>
        <w:t xml:space="preserve">Carrier modality: </w:t>
      </w:r>
    </w:p>
    <w:p w14:paraId="3540D5AF" w14:textId="0089DF3F" w:rsidR="00E149CA" w:rsidRPr="000C186A" w:rsidRDefault="00565FF5" w:rsidP="00563780">
      <w:pPr>
        <w:jc w:val="both"/>
        <w:rPr>
          <w:rFonts w:ascii="Arial" w:eastAsia="Aptos" w:hAnsi="Arial" w:cs="Arial"/>
          <w:color w:val="000000" w:themeColor="text1"/>
        </w:rPr>
      </w:pPr>
      <w:r w:rsidRPr="000C186A">
        <w:rPr>
          <w:rFonts w:ascii="Arial" w:eastAsia="Aptos" w:hAnsi="Arial" w:cs="Arial"/>
          <w:color w:val="000000" w:themeColor="text1"/>
        </w:rPr>
        <w:t xml:space="preserve">This dimension explains the evolution </w:t>
      </w:r>
      <w:r w:rsidR="00626071" w:rsidRPr="000C186A">
        <w:rPr>
          <w:rFonts w:ascii="Arial" w:eastAsia="Aptos" w:hAnsi="Arial" w:cs="Arial"/>
          <w:color w:val="000000" w:themeColor="text1"/>
        </w:rPr>
        <w:t xml:space="preserve">of how information has been carried through steganography over time </w:t>
      </w:r>
      <w:r w:rsidR="00E149CA" w:rsidRPr="000C186A">
        <w:rPr>
          <w:rFonts w:ascii="Arial" w:eastAsia="Aptos" w:hAnsi="Arial" w:cs="Arial"/>
          <w:color w:val="000000" w:themeColor="text1"/>
        </w:rPr>
        <w:t xml:space="preserve">from ancient methods, such as hiding messages under wax tablets as described by </w:t>
      </w:r>
      <w:r w:rsidR="00E149CA" w:rsidRPr="000C186A">
        <w:rPr>
          <w:rFonts w:ascii="Arial" w:eastAsia="Aptos" w:hAnsi="Arial" w:cs="Arial"/>
          <w:color w:val="000000" w:themeColor="text1"/>
        </w:rPr>
        <w:fldChar w:fldCharType="begin"/>
      </w:r>
      <w:r w:rsidR="00E149CA" w:rsidRPr="000C186A">
        <w:rPr>
          <w:rFonts w:ascii="Arial" w:eastAsia="Aptos" w:hAnsi="Arial" w:cs="Arial"/>
          <w:color w:val="000000" w:themeColor="text1"/>
        </w:rPr>
        <w:instrText xml:space="preserve"> ADDIN EN.CITE &lt;EndNote&gt;&lt;Cite&gt;&lt;Author&gt;Sahu&lt;/Author&gt;&lt;Year&gt;2020&lt;/Year&gt;&lt;RecNum&gt;116&lt;/RecNum&gt;&lt;DisplayText&gt;(Sahu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00E149CA" w:rsidRPr="000C186A">
        <w:rPr>
          <w:rFonts w:ascii="Arial" w:eastAsia="Aptos" w:hAnsi="Arial" w:cs="Arial"/>
          <w:color w:val="000000" w:themeColor="text1"/>
        </w:rPr>
        <w:fldChar w:fldCharType="separate"/>
      </w:r>
      <w:r w:rsidR="00E149CA" w:rsidRPr="000C186A">
        <w:rPr>
          <w:rFonts w:ascii="Arial" w:eastAsia="Aptos" w:hAnsi="Arial" w:cs="Arial"/>
          <w:color w:val="000000" w:themeColor="text1"/>
        </w:rPr>
        <w:t>(Sahu and Sahu 2020)</w:t>
      </w:r>
      <w:r w:rsidR="00E149CA" w:rsidRPr="000C186A">
        <w:rPr>
          <w:rFonts w:ascii="Arial" w:eastAsia="Aptos" w:hAnsi="Arial" w:cs="Arial"/>
          <w:color w:val="000000" w:themeColor="text1"/>
        </w:rPr>
        <w:fldChar w:fldCharType="end"/>
      </w:r>
      <w:r w:rsidR="00E149CA" w:rsidRPr="000C186A">
        <w:rPr>
          <w:rFonts w:ascii="Arial" w:eastAsia="Aptos" w:hAnsi="Arial" w:cs="Arial"/>
          <w:color w:val="000000" w:themeColor="text1"/>
        </w:rPr>
        <w:t xml:space="preserve">, to modern techniques that use digital media like images, audio, and video fuelled by the rise of digital technologies. Different advanced frameworks now further allow multiple media simultaneously without extensive neural network training, thereby reducing computational costs and improving </w:t>
      </w:r>
      <w:r w:rsidR="00E149CA" w:rsidRPr="001F4AF4">
        <w:rPr>
          <w:rFonts w:ascii="Arial" w:eastAsia="Aptos" w:hAnsi="Arial" w:cs="Arial"/>
        </w:rPr>
        <w:t xml:space="preserve">adaptability </w:t>
      </w:r>
      <w:r w:rsidR="00E149CA" w:rsidRPr="001F4AF4">
        <w:rPr>
          <w:rFonts w:ascii="Arial" w:eastAsia="Aptos" w:hAnsi="Arial" w:cs="Arial"/>
        </w:rPr>
        <w:fldChar w:fldCharType="begin"/>
      </w:r>
      <w:r w:rsidR="00E149CA" w:rsidRPr="001F4AF4">
        <w:rPr>
          <w:rFonts w:ascii="Arial" w:eastAsia="Aptos" w:hAnsi="Arial" w:cs="Arial"/>
        </w:rPr>
        <w:instrText xml:space="preserve"> ADDIN EN.CITE &lt;EndNote&gt;&lt;Cite&gt;&lt;Author&gt;Song&lt;/Author&gt;&lt;Year&gt;2024&lt;/Year&gt;&lt;RecNum&gt;140&lt;/RecNum&gt;&lt;DisplayText&gt;(Song, et al. 2024)&lt;/DisplayText&gt;&lt;record&gt;&lt;rec-number&gt;140&lt;/rec-number&gt;&lt;foreign-keys&gt;&lt;key app="EN" db-id="vr22xts9l0dte4e5w54va9z5xst0ra5ewttv" timestamp="1758364742"&gt;140&lt;/key&gt;&lt;/foreign-keys&gt;&lt;ref-type name="Conference Proceedings"&gt;10&lt;/ref-type&gt;&lt;contributors&gt;&lt;authors&gt;&lt;author&gt;Song, Sojeong&lt;/author&gt;&lt;author&gt;Yang, Seoyun&lt;/author&gt;&lt;author&gt;Yoo, Chang D&lt;/author&gt;&lt;author&gt;Kim, Junmo&lt;/author&gt;&lt;/authors&gt;&lt;/contributors&gt;&lt;titles&gt;&lt;title&gt;Implicit Steganography Beyond the Constraints of Modality&lt;/title&gt;&lt;secondary-title&gt;European Conference on Computer Vision&lt;/secondary-title&gt;&lt;/titles&gt;&lt;pages&gt;289-304&lt;/pages&gt;&lt;dates&gt;&lt;year&gt;2024&lt;/year&gt;&lt;/dates&gt;&lt;publisher&gt;Springer&lt;/publisher&gt;&lt;urls&gt;&lt;/urls&gt;&lt;/record&gt;&lt;/Cite&gt;&lt;/EndNote&gt;</w:instrText>
      </w:r>
      <w:r w:rsidR="00E149CA" w:rsidRPr="001F4AF4">
        <w:rPr>
          <w:rFonts w:ascii="Arial" w:eastAsia="Aptos" w:hAnsi="Arial" w:cs="Arial"/>
        </w:rPr>
        <w:fldChar w:fldCharType="separate"/>
      </w:r>
      <w:r w:rsidR="00E149CA" w:rsidRPr="001F4AF4">
        <w:rPr>
          <w:rFonts w:ascii="Arial" w:eastAsia="Aptos" w:hAnsi="Arial" w:cs="Arial"/>
        </w:rPr>
        <w:t>(Song, et al. 2024)</w:t>
      </w:r>
      <w:r w:rsidR="00E149CA" w:rsidRPr="001F4AF4">
        <w:rPr>
          <w:rFonts w:ascii="Arial" w:eastAsia="Aptos" w:hAnsi="Arial" w:cs="Arial"/>
        </w:rPr>
        <w:fldChar w:fldCharType="end"/>
      </w:r>
      <w:r w:rsidR="00E149CA" w:rsidRPr="001F4AF4">
        <w:rPr>
          <w:rFonts w:ascii="Arial" w:eastAsia="Aptos" w:hAnsi="Arial" w:cs="Arial"/>
        </w:rPr>
        <w:t xml:space="preserve">. </w:t>
      </w:r>
      <w:r w:rsidR="00E404AC" w:rsidRPr="001F4AF4">
        <w:rPr>
          <w:rFonts w:ascii="Arial" w:eastAsia="Aptos" w:hAnsi="Arial" w:cs="Arial"/>
        </w:rPr>
        <w:t xml:space="preserve">This expanded range of carrier modalities has </w:t>
      </w:r>
      <w:r w:rsidR="006844F0" w:rsidRPr="001F4AF4">
        <w:rPr>
          <w:rFonts w:ascii="Arial" w:eastAsia="Aptos" w:hAnsi="Arial" w:cs="Arial"/>
        </w:rPr>
        <w:t>Increased</w:t>
      </w:r>
      <w:r w:rsidR="00E404AC" w:rsidRPr="001F4AF4">
        <w:rPr>
          <w:rFonts w:ascii="Arial" w:eastAsia="Aptos" w:hAnsi="Arial" w:cs="Arial"/>
        </w:rPr>
        <w:t xml:space="preserve"> the potential attack surface, making detection increasingly complex for cybersecurity systems </w:t>
      </w:r>
      <w:r w:rsidR="00E404AC" w:rsidRPr="001F4AF4">
        <w:rPr>
          <w:rFonts w:ascii="Arial" w:eastAsia="Aptos" w:hAnsi="Arial" w:cs="Arial"/>
        </w:rPr>
        <w:fldChar w:fldCharType="begin"/>
      </w:r>
      <w:r w:rsidR="00E404AC" w:rsidRPr="001F4AF4">
        <w:rPr>
          <w:rFonts w:ascii="Arial" w:eastAsia="Aptos" w:hAnsi="Arial" w:cs="Arial"/>
        </w:rPr>
        <w:instrText xml:space="preserve"> ADDIN EN.CITE &lt;EndNote&gt;&lt;Cite&gt;&lt;Author&gt;Mallick&lt;/Author&gt;&lt;Year&gt;2024&lt;/Year&gt;&lt;RecNum&gt;187&lt;/RecNum&gt;&lt;DisplayText&gt;(Mallick and Nath 2024)&lt;/DisplayText&gt;&lt;record&gt;&lt;rec-number&gt;187&lt;/rec-number&gt;&lt;foreign-keys&gt;&lt;key app="EN" db-id="vr22xts9l0dte4e5w54va9z5xst0ra5ewttv" timestamp="1761902523"&gt;187&lt;/key&gt;&lt;/foreign-keys&gt;&lt;ref-type name="Journal Article"&gt;17&lt;/ref-type&gt;&lt;contributors&gt;&lt;authors&gt;&lt;author&gt;Mallick, Md Abu Imran&lt;/author&gt;&lt;author&gt;Nath, Rishab&lt;/author&gt;&lt;/authors&gt;&lt;/contributors&gt;&lt;titles&gt;&lt;title&gt;Navigating the cyber security landscape: A comprehensive review of cyber-attacks, emerging trends, and recent developments&lt;/title&gt;&lt;secondary-title&gt;World Scientific News&lt;/secondary-title&gt;&lt;/titles&gt;&lt;periodical&gt;&lt;full-title&gt;World Scientific News&lt;/full-title&gt;&lt;/periodical&gt;&lt;pages&gt;1-69&lt;/pages&gt;&lt;volume&gt;190&lt;/volume&gt;&lt;number&gt;1&lt;/number&gt;&lt;dates&gt;&lt;year&gt;2024&lt;/year&gt;&lt;/dates&gt;&lt;urls&gt;&lt;/urls&gt;&lt;/record&gt;&lt;/Cite&gt;&lt;/EndNote&gt;</w:instrText>
      </w:r>
      <w:r w:rsidR="00E404AC" w:rsidRPr="001F4AF4">
        <w:rPr>
          <w:rFonts w:ascii="Arial" w:eastAsia="Aptos" w:hAnsi="Arial" w:cs="Arial"/>
        </w:rPr>
        <w:fldChar w:fldCharType="separate"/>
      </w:r>
      <w:r w:rsidR="00E404AC" w:rsidRPr="001F4AF4">
        <w:rPr>
          <w:rFonts w:ascii="Arial" w:eastAsia="Aptos" w:hAnsi="Arial" w:cs="Arial"/>
        </w:rPr>
        <w:t>(Mallick and Nath 2024)</w:t>
      </w:r>
      <w:r w:rsidR="00E404AC" w:rsidRPr="001F4AF4">
        <w:rPr>
          <w:rFonts w:ascii="Arial" w:eastAsia="Aptos" w:hAnsi="Arial" w:cs="Arial"/>
        </w:rPr>
        <w:fldChar w:fldCharType="end"/>
      </w:r>
      <w:r w:rsidR="00E404AC" w:rsidRPr="001F4AF4">
        <w:rPr>
          <w:rFonts w:ascii="Arial" w:eastAsia="Aptos" w:hAnsi="Arial" w:cs="Arial"/>
        </w:rPr>
        <w:t>.</w:t>
      </w:r>
    </w:p>
    <w:p w14:paraId="3883A4DA" w14:textId="77777777" w:rsidR="006B39BC" w:rsidRPr="000C186A" w:rsidRDefault="00E149CA" w:rsidP="001D12FE">
      <w:pPr>
        <w:jc w:val="both"/>
        <w:rPr>
          <w:rFonts w:ascii="Arial" w:eastAsia="Aptos" w:hAnsi="Arial" w:cs="Arial"/>
          <w:b/>
          <w:bCs/>
          <w:color w:val="000000" w:themeColor="text1"/>
        </w:rPr>
      </w:pPr>
      <w:r w:rsidRPr="000C186A">
        <w:rPr>
          <w:rFonts w:ascii="Arial" w:eastAsia="Aptos" w:hAnsi="Arial" w:cs="Arial"/>
          <w:b/>
          <w:bCs/>
          <w:color w:val="000000" w:themeColor="text1"/>
        </w:rPr>
        <w:t xml:space="preserve">Capacity-detectability trade-offs: </w:t>
      </w:r>
    </w:p>
    <w:p w14:paraId="5AAB1650" w14:textId="6B8E8924" w:rsidR="00E149CA" w:rsidRPr="000C186A" w:rsidRDefault="00E149CA" w:rsidP="00563780">
      <w:pPr>
        <w:jc w:val="both"/>
        <w:rPr>
          <w:rFonts w:ascii="Arial" w:eastAsia="Aptos" w:hAnsi="Arial" w:cs="Arial"/>
          <w:color w:val="000000" w:themeColor="text1"/>
        </w:rPr>
      </w:pPr>
      <w:r w:rsidRPr="000C186A">
        <w:rPr>
          <w:rFonts w:ascii="Arial" w:eastAsia="Aptos" w:hAnsi="Arial" w:cs="Arial"/>
          <w:color w:val="000000" w:themeColor="text1"/>
        </w:rPr>
        <w:t xml:space="preserve">A fundamental challenge </w:t>
      </w:r>
      <w:r w:rsidR="00E404AC" w:rsidRPr="000C186A">
        <w:rPr>
          <w:rFonts w:ascii="Arial" w:eastAsia="Aptos" w:hAnsi="Arial" w:cs="Arial"/>
          <w:color w:val="000000" w:themeColor="text1"/>
        </w:rPr>
        <w:t xml:space="preserve">throughout the history of steganography is achieving an optimal balance between data-hiding capacity and </w:t>
      </w:r>
      <w:r w:rsidR="005F3016" w:rsidRPr="000C186A">
        <w:rPr>
          <w:rFonts w:ascii="Arial" w:eastAsia="Aptos" w:hAnsi="Arial" w:cs="Arial"/>
          <w:color w:val="000000" w:themeColor="text1"/>
        </w:rPr>
        <w:t>noticeability</w:t>
      </w:r>
      <w:r w:rsidRPr="000C186A">
        <w:rPr>
          <w:rFonts w:ascii="Arial" w:eastAsia="Aptos" w:hAnsi="Arial" w:cs="Arial"/>
          <w:color w:val="000000" w:themeColor="text1"/>
        </w:rPr>
        <w:t xml:space="preserve"> </w:t>
      </w:r>
      <w:r w:rsidRPr="000C186A">
        <w:rPr>
          <w:rFonts w:ascii="Arial" w:eastAsia="Aptos" w:hAnsi="Arial" w:cs="Arial"/>
          <w:color w:val="000000" w:themeColor="text1"/>
        </w:rPr>
        <w:fldChar w:fldCharType="begin"/>
      </w:r>
      <w:r w:rsidRPr="000C186A">
        <w:rPr>
          <w:rFonts w:ascii="Arial" w:eastAsia="Aptos" w:hAnsi="Arial" w:cs="Arial"/>
          <w:color w:val="000000" w:themeColor="text1"/>
        </w:rPr>
        <w:instrText xml:space="preserve"> ADDIN EN.CITE &lt;EndNote&gt;&lt;Cite&gt;&lt;Author&gt;Sahu&lt;/Author&gt;&lt;Year&gt;2020&lt;/Year&gt;&lt;RecNum&gt;116&lt;/RecNum&gt;&lt;DisplayText&gt;(Sahu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0C186A">
        <w:rPr>
          <w:rFonts w:ascii="Arial" w:eastAsia="Aptos" w:hAnsi="Arial" w:cs="Arial"/>
          <w:color w:val="000000" w:themeColor="text1"/>
        </w:rPr>
        <w:fldChar w:fldCharType="separate"/>
      </w:r>
      <w:r w:rsidRPr="000C186A">
        <w:rPr>
          <w:rFonts w:ascii="Arial" w:eastAsia="Aptos" w:hAnsi="Arial" w:cs="Arial"/>
          <w:color w:val="000000" w:themeColor="text1"/>
        </w:rPr>
        <w:t>(Sahu and Sahu 2020)</w:t>
      </w:r>
      <w:r w:rsidRPr="000C186A">
        <w:rPr>
          <w:rFonts w:ascii="Arial" w:eastAsia="Aptos" w:hAnsi="Arial" w:cs="Arial"/>
          <w:color w:val="000000" w:themeColor="text1"/>
        </w:rPr>
        <w:fldChar w:fldCharType="end"/>
      </w:r>
      <w:r w:rsidRPr="000C186A">
        <w:rPr>
          <w:rFonts w:ascii="Arial" w:eastAsia="Aptos" w:hAnsi="Arial" w:cs="Arial"/>
          <w:color w:val="000000" w:themeColor="text1"/>
        </w:rPr>
        <w:t xml:space="preserve">. Increasing the amount of data hidden within a carrier file generally introduces more statistical distortions, making the presence of the hidden message easier to detect </w:t>
      </w:r>
      <w:r w:rsidRPr="000C186A">
        <w:rPr>
          <w:rFonts w:ascii="Arial" w:eastAsia="Aptos" w:hAnsi="Arial" w:cs="Arial"/>
          <w:color w:val="000000" w:themeColor="text1"/>
        </w:rPr>
        <w:fldChar w:fldCharType="begin"/>
      </w:r>
      <w:r w:rsidRPr="000C186A">
        <w:rPr>
          <w:rFonts w:ascii="Arial" w:eastAsia="Aptos" w:hAnsi="Arial" w:cs="Arial"/>
          <w:color w:val="000000" w:themeColor="text1"/>
        </w:rPr>
        <w:instrText xml:space="preserve"> ADDIN EN.CITE &lt;EndNote&gt;&lt;Cite&gt;&lt;Author&gt;Cheddad&lt;/Author&gt;&lt;Year&gt;2010&lt;/Year&gt;&lt;RecNum&gt;118&lt;/RecNum&gt;&lt;DisplayText&gt;(Cheddad, et al. 2010)&lt;/DisplayText&gt;&lt;record&gt;&lt;rec-number&gt;118&lt;/rec-number&gt;&lt;foreign-keys&gt;&lt;key app="EN" db-id="vr22xts9l0dte4e5w54va9z5xst0ra5ewttv" timestamp="1754584120"&gt;118&lt;/key&gt;&lt;/foreign-keys&gt;&lt;ref-type name="Journal Article"&gt;17&lt;/ref-type&gt;&lt;contributors&gt;&lt;authors&gt;&lt;author&gt;Cheddad, Abbas&lt;/author&gt;&lt;author&gt;Condell, Joan&lt;/author&gt;&lt;author&gt;Curran, Kevin&lt;/author&gt;&lt;author&gt;Mc Kevitt, Paul&lt;/author&gt;&lt;/authors&gt;&lt;/contributors&gt;&lt;titles&gt;&lt;title&gt;Digital image steganography: Survey and analysis of current methods&lt;/title&gt;&lt;secondary-title&gt;Signal processing&lt;/secondary-title&gt;&lt;/titles&gt;&lt;periodical&gt;&lt;full-title&gt;Signal processing&lt;/full-title&gt;&lt;/periodical&gt;&lt;pages&gt;727-752&lt;/pages&gt;&lt;volume&gt;90&lt;/volume&gt;&lt;number&gt;3&lt;/number&gt;&lt;dates&gt;&lt;year&gt;2010&lt;/year&gt;&lt;/dates&gt;&lt;isbn&gt;0165-1684&lt;/isbn&gt;&lt;urls&gt;&lt;/urls&gt;&lt;/record&gt;&lt;/Cite&gt;&lt;/EndNote&gt;</w:instrText>
      </w:r>
      <w:r w:rsidRPr="000C186A">
        <w:rPr>
          <w:rFonts w:ascii="Arial" w:eastAsia="Aptos" w:hAnsi="Arial" w:cs="Arial"/>
          <w:color w:val="000000" w:themeColor="text1"/>
        </w:rPr>
        <w:fldChar w:fldCharType="separate"/>
      </w:r>
      <w:r w:rsidRPr="000C186A">
        <w:rPr>
          <w:rFonts w:ascii="Arial" w:eastAsia="Aptos" w:hAnsi="Arial" w:cs="Arial"/>
          <w:color w:val="000000" w:themeColor="text1"/>
        </w:rPr>
        <w:t>(Cheddad, et al. 2010)</w:t>
      </w:r>
      <w:r w:rsidRPr="000C186A">
        <w:rPr>
          <w:rFonts w:ascii="Arial" w:eastAsia="Aptos" w:hAnsi="Arial" w:cs="Arial"/>
          <w:color w:val="000000" w:themeColor="text1"/>
        </w:rPr>
        <w:fldChar w:fldCharType="end"/>
      </w:r>
      <w:r w:rsidRPr="000C186A">
        <w:rPr>
          <w:rFonts w:ascii="Arial" w:eastAsia="Aptos" w:hAnsi="Arial" w:cs="Arial"/>
          <w:color w:val="000000" w:themeColor="text1"/>
        </w:rPr>
        <w:t xml:space="preserve">. Early digital methods, such as simple Least Significant Bit (LSB) substitution, could achieve high capacity but were vulnerable to statistical steganalysis attacks that could easily spot these modifications </w:t>
      </w:r>
      <w:r w:rsidRPr="000C186A">
        <w:rPr>
          <w:rFonts w:ascii="Arial" w:eastAsia="Aptos" w:hAnsi="Arial" w:cs="Arial"/>
          <w:color w:val="000000" w:themeColor="text1"/>
        </w:rPr>
        <w:fldChar w:fldCharType="begin"/>
      </w:r>
      <w:r w:rsidRPr="000C186A">
        <w:rPr>
          <w:rFonts w:ascii="Arial" w:eastAsia="Aptos" w:hAnsi="Arial" w:cs="Arial"/>
          <w:color w:val="000000" w:themeColor="text1"/>
        </w:rPr>
        <w:instrText xml:space="preserve"> ADDIN EN.CITE &lt;EndNote&gt;&lt;Cite&gt;&lt;Author&gt;Sahu&lt;/Author&gt;&lt;Year&gt;2020&lt;/Year&gt;&lt;RecNum&gt;116&lt;/RecNum&gt;&lt;DisplayText&gt;(Sahu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0C186A">
        <w:rPr>
          <w:rFonts w:ascii="Arial" w:eastAsia="Aptos" w:hAnsi="Arial" w:cs="Arial"/>
          <w:color w:val="000000" w:themeColor="text1"/>
        </w:rPr>
        <w:fldChar w:fldCharType="separate"/>
      </w:r>
      <w:r w:rsidRPr="000C186A">
        <w:rPr>
          <w:rFonts w:ascii="Arial" w:eastAsia="Aptos" w:hAnsi="Arial" w:cs="Arial"/>
          <w:color w:val="000000" w:themeColor="text1"/>
        </w:rPr>
        <w:t>(Sahu and Sahu 2020)</w:t>
      </w:r>
      <w:r w:rsidRPr="000C186A">
        <w:rPr>
          <w:rFonts w:ascii="Arial" w:eastAsia="Aptos" w:hAnsi="Arial" w:cs="Arial"/>
          <w:color w:val="000000" w:themeColor="text1"/>
        </w:rPr>
        <w:fldChar w:fldCharType="end"/>
      </w:r>
      <w:r w:rsidRPr="000C186A">
        <w:rPr>
          <w:rFonts w:ascii="Arial" w:eastAsia="Aptos" w:hAnsi="Arial" w:cs="Arial"/>
          <w:color w:val="000000" w:themeColor="text1"/>
        </w:rPr>
        <w:t xml:space="preserve">. </w:t>
      </w:r>
      <w:r w:rsidR="00E404AC" w:rsidRPr="000C186A">
        <w:rPr>
          <w:rFonts w:ascii="Arial" w:eastAsia="Aptos" w:hAnsi="Arial" w:cs="Arial"/>
          <w:color w:val="000000" w:themeColor="text1"/>
        </w:rPr>
        <w:t xml:space="preserve">Frequency-domain methods such as Discrete Cosine Transform (DCT) and Discrete Wavelet Transform (DWT) improved robustness against image processing and </w:t>
      </w:r>
      <w:r w:rsidR="00E404AC" w:rsidRPr="000C186A">
        <w:rPr>
          <w:rFonts w:ascii="Arial" w:eastAsia="Aptos" w:hAnsi="Arial" w:cs="Arial"/>
          <w:color w:val="000000" w:themeColor="text1"/>
        </w:rPr>
        <w:lastRenderedPageBreak/>
        <w:t>detection, though at the cost of reduced capacity of data hidden</w:t>
      </w:r>
      <w:r w:rsidRPr="000C186A">
        <w:rPr>
          <w:rFonts w:ascii="Arial" w:eastAsia="Aptos" w:hAnsi="Arial" w:cs="Arial"/>
          <w:color w:val="000000" w:themeColor="text1"/>
        </w:rPr>
        <w:t xml:space="preserve"> </w:t>
      </w:r>
      <w:r w:rsidRPr="000C186A">
        <w:rPr>
          <w:rFonts w:ascii="Arial" w:eastAsia="Aptos" w:hAnsi="Arial" w:cs="Arial"/>
          <w:color w:val="000000" w:themeColor="text1"/>
        </w:rPr>
        <w:fldChar w:fldCharType="begin"/>
      </w:r>
      <w:r w:rsidRPr="000C186A">
        <w:rPr>
          <w:rFonts w:ascii="Arial" w:eastAsia="Aptos" w:hAnsi="Arial" w:cs="Arial"/>
          <w:color w:val="000000" w:themeColor="text1"/>
        </w:rPr>
        <w:instrText xml:space="preserve"> ADDIN EN.CITE &lt;EndNote&gt;&lt;Cite&gt;&lt;Author&gt;Cheddad&lt;/Author&gt;&lt;Year&gt;2010&lt;/Year&gt;&lt;RecNum&gt;118&lt;/RecNum&gt;&lt;DisplayText&gt;(Cheddad, et al. 2010)&lt;/DisplayText&gt;&lt;record&gt;&lt;rec-number&gt;118&lt;/rec-number&gt;&lt;foreign-keys&gt;&lt;key app="EN" db-id="vr22xts9l0dte4e5w54va9z5xst0ra5ewttv" timestamp="1754584120"&gt;118&lt;/key&gt;&lt;/foreign-keys&gt;&lt;ref-type name="Journal Article"&gt;17&lt;/ref-type&gt;&lt;contributors&gt;&lt;authors&gt;&lt;author&gt;Cheddad, Abbas&lt;/author&gt;&lt;author&gt;Condell, Joan&lt;/author&gt;&lt;author&gt;Curran, Kevin&lt;/author&gt;&lt;author&gt;Mc Kevitt, Paul&lt;/author&gt;&lt;/authors&gt;&lt;/contributors&gt;&lt;titles&gt;&lt;title&gt;Digital image steganography: Survey and analysis of current methods&lt;/title&gt;&lt;secondary-title&gt;Signal processing&lt;/secondary-title&gt;&lt;/titles&gt;&lt;periodical&gt;&lt;full-title&gt;Signal processing&lt;/full-title&gt;&lt;/periodical&gt;&lt;pages&gt;727-752&lt;/pages&gt;&lt;volume&gt;90&lt;/volume&gt;&lt;number&gt;3&lt;/number&gt;&lt;dates&gt;&lt;year&gt;2010&lt;/year&gt;&lt;/dates&gt;&lt;isbn&gt;0165-1684&lt;/isbn&gt;&lt;urls&gt;&lt;/urls&gt;&lt;/record&gt;&lt;/Cite&gt;&lt;/EndNote&gt;</w:instrText>
      </w:r>
      <w:r w:rsidRPr="000C186A">
        <w:rPr>
          <w:rFonts w:ascii="Arial" w:eastAsia="Aptos" w:hAnsi="Arial" w:cs="Arial"/>
          <w:color w:val="000000" w:themeColor="text1"/>
        </w:rPr>
        <w:fldChar w:fldCharType="separate"/>
      </w:r>
      <w:r w:rsidRPr="000C186A">
        <w:rPr>
          <w:rFonts w:ascii="Arial" w:eastAsia="Aptos" w:hAnsi="Arial" w:cs="Arial"/>
          <w:color w:val="000000" w:themeColor="text1"/>
        </w:rPr>
        <w:t>(Cheddad, et al. 2010)</w:t>
      </w:r>
      <w:r w:rsidRPr="000C186A">
        <w:rPr>
          <w:rFonts w:ascii="Arial" w:eastAsia="Aptos" w:hAnsi="Arial" w:cs="Arial"/>
          <w:color w:val="000000" w:themeColor="text1"/>
        </w:rPr>
        <w:fldChar w:fldCharType="end"/>
      </w:r>
      <w:r w:rsidRPr="000C186A">
        <w:rPr>
          <w:rFonts w:ascii="Arial" w:eastAsia="Aptos" w:hAnsi="Arial" w:cs="Arial"/>
          <w:color w:val="000000" w:themeColor="text1"/>
        </w:rPr>
        <w:t xml:space="preserve">. </w:t>
      </w:r>
      <w:r w:rsidR="005F3016" w:rsidRPr="000C186A">
        <w:rPr>
          <w:rFonts w:ascii="Arial" w:eastAsia="Aptos" w:hAnsi="Arial" w:cs="Arial"/>
          <w:color w:val="000000" w:themeColor="text1"/>
        </w:rPr>
        <w:t>Modern AI-based models, particularly those employing Generative Adversarial Networks (GANs), address this trade-off by learning embedding patterns that mimic the natural statistical features of carrier images, thereby increasing capacity while minimizing detectability</w:t>
      </w:r>
      <w:r w:rsidRPr="000C186A">
        <w:rPr>
          <w:rFonts w:ascii="Arial" w:eastAsia="Aptos" w:hAnsi="Arial" w:cs="Arial"/>
          <w:color w:val="000000" w:themeColor="text1"/>
        </w:rPr>
        <w:t xml:space="preserve"> </w:t>
      </w:r>
      <w:r w:rsidRPr="000C186A">
        <w:rPr>
          <w:rFonts w:ascii="Arial" w:eastAsia="Aptos" w:hAnsi="Arial" w:cs="Arial"/>
          <w:color w:val="000000" w:themeColor="text1"/>
        </w:rPr>
        <w:fldChar w:fldCharType="begin"/>
      </w:r>
      <w:r w:rsidRPr="000C186A">
        <w:rPr>
          <w:rFonts w:ascii="Arial" w:eastAsia="Aptos" w:hAnsi="Arial" w:cs="Arial"/>
          <w:color w:val="000000" w:themeColor="text1"/>
        </w:rPr>
        <w:instrText xml:space="preserve"> ADDIN EN.CITE &lt;EndNote&gt;&lt;Cite&gt;&lt;Author&gt;Liu&lt;/Author&gt;&lt;Year&gt;2020&lt;/Year&gt;&lt;RecNum&gt;166&lt;/RecNum&gt;&lt;DisplayText&gt;(Liu, et al. 2020)&lt;/DisplayText&gt;&lt;record&gt;&lt;rec-number&gt;166&lt;/rec-number&gt;&lt;foreign-keys&gt;&lt;key app="EN" db-id="vr22xts9l0dte4e5w54va9z5xst0ra5ewttv" timestamp="1758485591"&gt;166&lt;/key&gt;&lt;/foreign-keys&gt;&lt;ref-type name="Journal Article"&gt;17&lt;/ref-type&gt;&lt;contributors&gt;&lt;authors&gt;&lt;author&gt;Liu, Jia&lt;/author&gt;&lt;author&gt;Ke, Yan&lt;/author&gt;&lt;author&gt;Zhang, Zhuo&lt;/author&gt;&lt;author&gt;Lei, Yu&lt;/author&gt;&lt;author&gt;Li, Jun&lt;/author&gt;&lt;author&gt;Zhang, Minqing&lt;/author&gt;&lt;author&gt;Yang, Xiaoyuan&lt;/author&gt;&lt;/authors&gt;&lt;/contributors&gt;&lt;titles&gt;&lt;title&gt;Recent advances of image steganography with generative adversarial networks&lt;/title&gt;&lt;secondary-title&gt;IEEE Access&lt;/secondary-title&gt;&lt;/titles&gt;&lt;periodical&gt;&lt;full-title&gt;IEEE access&lt;/full-title&gt;&lt;/periodical&gt;&lt;pages&gt;60575-60597&lt;/pages&gt;&lt;volume&gt;8&lt;/volume&gt;&lt;dates&gt;&lt;year&gt;2020&lt;/year&gt;&lt;/dates&gt;&lt;isbn&gt;2169-3536&lt;/isbn&gt;&lt;urls&gt;&lt;/urls&gt;&lt;/record&gt;&lt;/Cite&gt;&lt;/EndNote&gt;</w:instrText>
      </w:r>
      <w:r w:rsidRPr="000C186A">
        <w:rPr>
          <w:rFonts w:ascii="Arial" w:eastAsia="Aptos" w:hAnsi="Arial" w:cs="Arial"/>
          <w:color w:val="000000" w:themeColor="text1"/>
        </w:rPr>
        <w:fldChar w:fldCharType="separate"/>
      </w:r>
      <w:r w:rsidRPr="000C186A">
        <w:rPr>
          <w:rFonts w:ascii="Arial" w:eastAsia="Aptos" w:hAnsi="Arial" w:cs="Arial"/>
          <w:color w:val="000000" w:themeColor="text1"/>
        </w:rPr>
        <w:t>(Liu, et al. 2020)</w:t>
      </w:r>
      <w:r w:rsidRPr="000C186A">
        <w:rPr>
          <w:rFonts w:ascii="Arial" w:eastAsia="Aptos" w:hAnsi="Arial" w:cs="Arial"/>
          <w:color w:val="000000" w:themeColor="text1"/>
        </w:rPr>
        <w:fldChar w:fldCharType="end"/>
      </w:r>
      <w:r w:rsidRPr="000C186A">
        <w:rPr>
          <w:rFonts w:ascii="Arial" w:eastAsia="Aptos" w:hAnsi="Arial" w:cs="Arial"/>
          <w:color w:val="000000" w:themeColor="text1"/>
        </w:rPr>
        <w:t>.</w:t>
      </w:r>
      <w:r w:rsidR="005F3016" w:rsidRPr="000C186A">
        <w:rPr>
          <w:rFonts w:ascii="Arial" w:eastAsia="Aptos" w:hAnsi="Arial" w:cs="Arial"/>
          <w:color w:val="000000" w:themeColor="text1"/>
        </w:rPr>
        <w:t xml:space="preserve"> The transition from rule-based to data-driven embedding signifies a significant enhancement in steganographic strength </w:t>
      </w:r>
      <w:r w:rsidR="005F3016" w:rsidRPr="000C186A">
        <w:rPr>
          <w:rFonts w:ascii="Arial" w:eastAsia="Aptos" w:hAnsi="Arial" w:cs="Arial"/>
          <w:color w:val="000000" w:themeColor="text1"/>
        </w:rPr>
        <w:fldChar w:fldCharType="begin"/>
      </w:r>
      <w:r w:rsidR="005F3016" w:rsidRPr="000C186A">
        <w:rPr>
          <w:rFonts w:ascii="Arial" w:eastAsia="Aptos" w:hAnsi="Arial" w:cs="Arial"/>
          <w:color w:val="000000" w:themeColor="text1"/>
        </w:rPr>
        <w:instrText xml:space="preserve"> ADDIN EN.CITE &lt;EndNote&gt;&lt;Cite&gt;&lt;Author&gt;Luo&lt;/Author&gt;&lt;Year&gt;2024&lt;/Year&gt;&lt;RecNum&gt;148&lt;/RecNum&gt;&lt;DisplayText&gt;(Luo, et al. 2024)&lt;/DisplayText&gt;&lt;record&gt;&lt;rec-number&gt;148&lt;/rec-number&gt;&lt;foreign-keys&gt;&lt;key app="EN" db-id="vr22xts9l0dte4e5w54va9z5xst0ra5ewttv" timestamp="1758369778"&gt;148&lt;/key&gt;&lt;/foreign-keys&gt;&lt;ref-type name="Journal Article"&gt;17&lt;/ref-type&gt;&lt;contributors&gt;&lt;authors&gt;&lt;author&gt;Luo, Weiqi&lt;/author&gt;&lt;author&gt;Wei, Kangkang&lt;/author&gt;&lt;author&gt;Li, Qiushi&lt;/author&gt;&lt;author&gt;Ye, Miaoxin&lt;/author&gt;&lt;author&gt;Tan, Shunquan&lt;/author&gt;&lt;author&gt;Tang, Weixuan&lt;/author&gt;&lt;author&gt;Huang, Jiwu&lt;/author&gt;&lt;/authors&gt;&lt;/contributors&gt;&lt;titles&gt;&lt;title&gt;A Comprehensive Survey of Digital Image Steganography and Steganalysis&lt;/title&gt;&lt;secondary-title&gt;APSIPA Transactions on Signal and Information Processing&lt;/secondary-title&gt;&lt;/titles&gt;&lt;periodical&gt;&lt;full-title&gt;APSIPA Transactions on Signal and Information Processing&lt;/full-title&gt;&lt;/periodical&gt;&lt;volume&gt;13&lt;/volume&gt;&lt;number&gt;1&lt;/number&gt;&lt;dates&gt;&lt;year&gt;2024&lt;/year&gt;&lt;/dates&gt;&lt;isbn&gt;2048-7703&lt;/isbn&gt;&lt;urls&gt;&lt;/urls&gt;&lt;/record&gt;&lt;/Cite&gt;&lt;/EndNote&gt;</w:instrText>
      </w:r>
      <w:r w:rsidR="005F3016" w:rsidRPr="000C186A">
        <w:rPr>
          <w:rFonts w:ascii="Arial" w:eastAsia="Aptos" w:hAnsi="Arial" w:cs="Arial"/>
          <w:color w:val="000000" w:themeColor="text1"/>
        </w:rPr>
        <w:fldChar w:fldCharType="separate"/>
      </w:r>
      <w:r w:rsidR="005F3016" w:rsidRPr="000C186A">
        <w:rPr>
          <w:rFonts w:ascii="Arial" w:eastAsia="Aptos" w:hAnsi="Arial" w:cs="Arial"/>
          <w:color w:val="000000" w:themeColor="text1"/>
        </w:rPr>
        <w:t>(Luo, et al. 2024)</w:t>
      </w:r>
      <w:r w:rsidR="005F3016" w:rsidRPr="000C186A">
        <w:rPr>
          <w:rFonts w:ascii="Arial" w:eastAsia="Aptos" w:hAnsi="Arial" w:cs="Arial"/>
          <w:color w:val="000000" w:themeColor="text1"/>
        </w:rPr>
        <w:fldChar w:fldCharType="end"/>
      </w:r>
      <w:r w:rsidR="005F3016" w:rsidRPr="000C186A">
        <w:rPr>
          <w:rFonts w:ascii="Arial" w:eastAsia="Aptos" w:hAnsi="Arial" w:cs="Arial"/>
          <w:color w:val="000000" w:themeColor="text1"/>
        </w:rPr>
        <w:t>.</w:t>
      </w:r>
    </w:p>
    <w:p w14:paraId="25B457BD" w14:textId="77777777" w:rsidR="006B39BC" w:rsidRPr="000C186A" w:rsidRDefault="00E149CA" w:rsidP="001D12FE">
      <w:pPr>
        <w:jc w:val="both"/>
        <w:rPr>
          <w:rFonts w:ascii="Arial" w:eastAsia="Aptos" w:hAnsi="Arial" w:cs="Arial"/>
          <w:b/>
          <w:bCs/>
          <w:color w:val="000000" w:themeColor="text1"/>
        </w:rPr>
      </w:pPr>
      <w:r w:rsidRPr="000C186A">
        <w:rPr>
          <w:rFonts w:ascii="Arial" w:eastAsia="Aptos" w:hAnsi="Arial" w:cs="Arial"/>
          <w:b/>
          <w:bCs/>
          <w:color w:val="000000" w:themeColor="text1"/>
        </w:rPr>
        <w:t xml:space="preserve">Degree of automation in embedding: </w:t>
      </w:r>
    </w:p>
    <w:p w14:paraId="64344B9E" w14:textId="33900D50" w:rsidR="00F96442" w:rsidRPr="000C186A" w:rsidRDefault="000106E3" w:rsidP="001D12FE">
      <w:pPr>
        <w:jc w:val="both"/>
        <w:rPr>
          <w:rFonts w:ascii="Arial" w:eastAsia="Aptos" w:hAnsi="Arial" w:cs="Arial"/>
          <w:color w:val="000000" w:themeColor="text1"/>
        </w:rPr>
      </w:pPr>
      <w:r w:rsidRPr="000C186A">
        <w:rPr>
          <w:rFonts w:ascii="Arial" w:eastAsia="Aptos" w:hAnsi="Arial" w:cs="Arial"/>
          <w:color w:val="000000" w:themeColor="text1"/>
        </w:rPr>
        <w:t xml:space="preserve">Early digital methods required substantial human intervention </w:t>
      </w:r>
      <w:r w:rsidRPr="000C186A">
        <w:rPr>
          <w:rFonts w:ascii="Arial" w:eastAsia="Aptos" w:hAnsi="Arial" w:cs="Arial"/>
          <w:color w:val="000000" w:themeColor="text1"/>
        </w:rPr>
        <w:fldChar w:fldCharType="begin"/>
      </w:r>
      <w:r w:rsidRPr="000C186A">
        <w:rPr>
          <w:rFonts w:ascii="Arial" w:eastAsia="Aptos" w:hAnsi="Arial" w:cs="Arial"/>
          <w:color w:val="000000" w:themeColor="text1"/>
        </w:rPr>
        <w:instrText xml:space="preserve"> ADDIN EN.CITE &lt;EndNote&gt;&lt;Cite&gt;&lt;Author&gt;Sahu&lt;/Author&gt;&lt;Year&gt;2020&lt;/Year&gt;&lt;RecNum&gt;116&lt;/RecNum&gt;&lt;DisplayText&gt;(Sahu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0C186A">
        <w:rPr>
          <w:rFonts w:ascii="Arial" w:eastAsia="Aptos" w:hAnsi="Arial" w:cs="Arial"/>
          <w:color w:val="000000" w:themeColor="text1"/>
        </w:rPr>
        <w:fldChar w:fldCharType="separate"/>
      </w:r>
      <w:r w:rsidRPr="000C186A">
        <w:rPr>
          <w:rFonts w:ascii="Arial" w:eastAsia="Aptos" w:hAnsi="Arial" w:cs="Arial"/>
          <w:color w:val="000000" w:themeColor="text1"/>
        </w:rPr>
        <w:t>(Sahu and Sahu 2020)</w:t>
      </w:r>
      <w:r w:rsidRPr="000C186A">
        <w:rPr>
          <w:rFonts w:ascii="Arial" w:eastAsia="Aptos" w:hAnsi="Arial" w:cs="Arial"/>
          <w:color w:val="000000" w:themeColor="text1"/>
        </w:rPr>
        <w:fldChar w:fldCharType="end"/>
      </w:r>
      <w:r w:rsidR="00132A60" w:rsidRPr="000C186A">
        <w:rPr>
          <w:rFonts w:ascii="Arial" w:eastAsia="Aptos" w:hAnsi="Arial" w:cs="Arial"/>
          <w:color w:val="000000" w:themeColor="text1"/>
        </w:rPr>
        <w:t xml:space="preserve"> </w:t>
      </w:r>
      <w:r w:rsidR="00E4602D" w:rsidRPr="000C186A">
        <w:rPr>
          <w:rFonts w:ascii="Arial" w:eastAsia="Aptos" w:hAnsi="Arial" w:cs="Arial"/>
          <w:color w:val="000000" w:themeColor="text1"/>
        </w:rPr>
        <w:t>but in recent steganography techniques, it has transitioned</w:t>
      </w:r>
      <w:r w:rsidR="00132A60" w:rsidRPr="000C186A">
        <w:rPr>
          <w:rFonts w:ascii="Arial" w:eastAsia="Aptos" w:hAnsi="Arial" w:cs="Arial"/>
          <w:color w:val="000000" w:themeColor="text1"/>
        </w:rPr>
        <w:t xml:space="preserve"> from manual operations to fully automated, intelligent systems</w:t>
      </w:r>
      <w:r w:rsidR="00C308C3" w:rsidRPr="000C186A">
        <w:rPr>
          <w:rFonts w:ascii="Arial" w:eastAsia="Aptos" w:hAnsi="Arial" w:cs="Arial"/>
          <w:color w:val="000000" w:themeColor="text1"/>
        </w:rPr>
        <w:t xml:space="preserve"> </w:t>
      </w:r>
      <w:r w:rsidR="00C308C3" w:rsidRPr="000C186A">
        <w:rPr>
          <w:rFonts w:ascii="Arial" w:eastAsia="Aptos" w:hAnsi="Arial" w:cs="Arial"/>
          <w:color w:val="000000" w:themeColor="text1"/>
        </w:rPr>
        <w:fldChar w:fldCharType="begin"/>
      </w:r>
      <w:r w:rsidR="00C308C3" w:rsidRPr="000C186A">
        <w:rPr>
          <w:rFonts w:ascii="Arial" w:eastAsia="Aptos" w:hAnsi="Arial" w:cs="Arial"/>
          <w:color w:val="000000" w:themeColor="text1"/>
        </w:rPr>
        <w:instrText xml:space="preserve"> ADDIN EN.CITE &lt;EndNote&gt;&lt;Cite&gt;&lt;Author&gt;Majeed&lt;/Author&gt;&lt;Year&gt;2021&lt;/Year&gt;&lt;RecNum&gt;76&lt;/RecNum&gt;&lt;DisplayText&gt;(Majeed, et al. 2021)&lt;/DisplayText&gt;&lt;record&gt;&lt;rec-number&gt;76&lt;/rec-number&gt;&lt;foreign-keys&gt;&lt;key app="EN" db-id="vr22xts9l0dte4e5w54va9z5xst0ra5ewttv" timestamp="1747855086"&gt;76&lt;/key&gt;&lt;/foreign-keys&gt;&lt;ref-type name="Journal Article"&gt;17&lt;/ref-type&gt;&lt;contributors&gt;&lt;authors&gt;&lt;author&gt;Majeed, Mohammed Abdul&lt;/author&gt;&lt;author&gt;Sulaiman, Rossilawati&lt;/author&gt;&lt;author&gt;Shukur, Zarina&lt;/author&gt;&lt;author&gt;Hasan, Mohammad Kamrul&lt;/author&gt;&lt;/authors&gt;&lt;/contributors&gt;&lt;titles&gt;&lt;title&gt;A review on text steganography techniques&lt;/title&gt;&lt;secondary-title&gt;Mathematics&lt;/secondary-title&gt;&lt;/titles&gt;&lt;periodical&gt;&lt;full-title&gt;Mathematics&lt;/full-title&gt;&lt;/periodical&gt;&lt;pages&gt;2829&lt;/pages&gt;&lt;volume&gt;9&lt;/volume&gt;&lt;number&gt;21&lt;/number&gt;&lt;dates&gt;&lt;year&gt;2021&lt;/year&gt;&lt;/dates&gt;&lt;isbn&gt;2227-7390&lt;/isbn&gt;&lt;urls&gt;&lt;/urls&gt;&lt;/record&gt;&lt;/Cite&gt;&lt;/EndNote&gt;</w:instrText>
      </w:r>
      <w:r w:rsidR="00C308C3" w:rsidRPr="000C186A">
        <w:rPr>
          <w:rFonts w:ascii="Arial" w:eastAsia="Aptos" w:hAnsi="Arial" w:cs="Arial"/>
          <w:color w:val="000000" w:themeColor="text1"/>
        </w:rPr>
        <w:fldChar w:fldCharType="separate"/>
      </w:r>
      <w:r w:rsidR="00C308C3" w:rsidRPr="000C186A">
        <w:rPr>
          <w:rFonts w:ascii="Arial" w:eastAsia="Aptos" w:hAnsi="Arial" w:cs="Arial"/>
          <w:color w:val="000000" w:themeColor="text1"/>
        </w:rPr>
        <w:t>(Majeed, et al. 2021)</w:t>
      </w:r>
      <w:r w:rsidR="00C308C3" w:rsidRPr="000C186A">
        <w:rPr>
          <w:rFonts w:ascii="Arial" w:eastAsia="Aptos" w:hAnsi="Arial" w:cs="Arial"/>
          <w:color w:val="000000" w:themeColor="text1"/>
        </w:rPr>
        <w:fldChar w:fldCharType="end"/>
      </w:r>
      <w:r w:rsidR="00E40705" w:rsidRPr="000C186A">
        <w:rPr>
          <w:rFonts w:ascii="Arial" w:eastAsia="Aptos" w:hAnsi="Arial" w:cs="Arial"/>
          <w:color w:val="000000" w:themeColor="text1"/>
        </w:rPr>
        <w:t xml:space="preserve">. The </w:t>
      </w:r>
      <w:r w:rsidR="0076776C" w:rsidRPr="000C186A">
        <w:rPr>
          <w:rFonts w:ascii="Arial" w:eastAsia="Aptos" w:hAnsi="Arial" w:cs="Arial"/>
          <w:color w:val="000000" w:themeColor="text1"/>
        </w:rPr>
        <w:t>beginning</w:t>
      </w:r>
      <w:r w:rsidR="00E40705" w:rsidRPr="000C186A">
        <w:rPr>
          <w:rFonts w:ascii="Arial" w:eastAsia="Aptos" w:hAnsi="Arial" w:cs="Arial"/>
          <w:color w:val="000000" w:themeColor="text1"/>
        </w:rPr>
        <w:t xml:space="preserve"> of adaptive steganography introduced partial automation by allowing algorithms to </w:t>
      </w:r>
      <w:r w:rsidR="0076776C" w:rsidRPr="000C186A">
        <w:rPr>
          <w:rFonts w:ascii="Arial" w:eastAsia="Aptos" w:hAnsi="Arial" w:cs="Arial"/>
          <w:color w:val="000000" w:themeColor="text1"/>
        </w:rPr>
        <w:t>analyse</w:t>
      </w:r>
      <w:r w:rsidR="00E40705" w:rsidRPr="000C186A">
        <w:rPr>
          <w:rFonts w:ascii="Arial" w:eastAsia="Aptos" w:hAnsi="Arial" w:cs="Arial"/>
          <w:color w:val="000000" w:themeColor="text1"/>
        </w:rPr>
        <w:t xml:space="preserve"> cover images and select regions</w:t>
      </w:r>
      <w:r w:rsidR="0076776C" w:rsidRPr="000C186A">
        <w:rPr>
          <w:rFonts w:ascii="Arial" w:eastAsia="Aptos" w:hAnsi="Arial" w:cs="Arial"/>
          <w:color w:val="000000" w:themeColor="text1"/>
        </w:rPr>
        <w:t xml:space="preserve"> </w:t>
      </w:r>
      <w:r w:rsidR="00E40705" w:rsidRPr="000C186A">
        <w:rPr>
          <w:rFonts w:ascii="Arial" w:eastAsia="Aptos" w:hAnsi="Arial" w:cs="Arial"/>
          <w:color w:val="000000" w:themeColor="text1"/>
        </w:rPr>
        <w:t>often textured or noisy areas</w:t>
      </w:r>
      <w:r w:rsidR="0076776C" w:rsidRPr="000C186A">
        <w:rPr>
          <w:rFonts w:ascii="Arial" w:eastAsia="Aptos" w:hAnsi="Arial" w:cs="Arial"/>
          <w:color w:val="000000" w:themeColor="text1"/>
        </w:rPr>
        <w:t xml:space="preserve"> </w:t>
      </w:r>
      <w:r w:rsidR="00E40705" w:rsidRPr="000C186A">
        <w:rPr>
          <w:rFonts w:ascii="Arial" w:eastAsia="Aptos" w:hAnsi="Arial" w:cs="Arial"/>
          <w:color w:val="000000" w:themeColor="text1"/>
        </w:rPr>
        <w:t>where data could be concealed with minimal impact</w:t>
      </w:r>
      <w:r w:rsidR="0076776C" w:rsidRPr="000C186A">
        <w:rPr>
          <w:rFonts w:ascii="Arial" w:eastAsia="Aptos" w:hAnsi="Arial" w:cs="Arial"/>
          <w:color w:val="000000" w:themeColor="text1"/>
        </w:rPr>
        <w:t xml:space="preserve"> </w:t>
      </w:r>
      <w:r w:rsidR="0076776C" w:rsidRPr="000C186A">
        <w:rPr>
          <w:rFonts w:ascii="Arial" w:eastAsia="Aptos" w:hAnsi="Arial" w:cs="Arial"/>
          <w:color w:val="000000" w:themeColor="text1"/>
        </w:rPr>
        <w:fldChar w:fldCharType="begin"/>
      </w:r>
      <w:r w:rsidR="0076776C" w:rsidRPr="000C186A">
        <w:rPr>
          <w:rFonts w:ascii="Arial" w:eastAsia="Aptos" w:hAnsi="Arial" w:cs="Arial"/>
          <w:color w:val="000000" w:themeColor="text1"/>
        </w:rPr>
        <w:instrText xml:space="preserve"> ADDIN EN.CITE &lt;EndNote&gt;&lt;Cite&gt;&lt;Author&gt;Cheddad&lt;/Author&gt;&lt;Year&gt;2010&lt;/Year&gt;&lt;RecNum&gt;118&lt;/RecNum&gt;&lt;DisplayText&gt;(Cheddad, et al. 2010)&lt;/DisplayText&gt;&lt;record&gt;&lt;rec-number&gt;118&lt;/rec-number&gt;&lt;foreign-keys&gt;&lt;key app="EN" db-id="vr22xts9l0dte4e5w54va9z5xst0ra5ewttv" timestamp="1754584120"&gt;118&lt;/key&gt;&lt;/foreign-keys&gt;&lt;ref-type name="Journal Article"&gt;17&lt;/ref-type&gt;&lt;contributors&gt;&lt;authors&gt;&lt;author&gt;Cheddad, Abbas&lt;/author&gt;&lt;author&gt;Condell, Joan&lt;/author&gt;&lt;author&gt;Curran, Kevin&lt;/author&gt;&lt;author&gt;Mc Kevitt, Paul&lt;/author&gt;&lt;/authors&gt;&lt;/contributors&gt;&lt;titles&gt;&lt;title&gt;Digital image steganography: Survey and analysis of current methods&lt;/title&gt;&lt;secondary-title&gt;Signal processing&lt;/secondary-title&gt;&lt;/titles&gt;&lt;periodical&gt;&lt;full-title&gt;Signal processing&lt;/full-title&gt;&lt;/periodical&gt;&lt;pages&gt;727-752&lt;/pages&gt;&lt;volume&gt;90&lt;/volume&gt;&lt;number&gt;3&lt;/number&gt;&lt;dates&gt;&lt;year&gt;2010&lt;/year&gt;&lt;/dates&gt;&lt;isbn&gt;0165-1684&lt;/isbn&gt;&lt;urls&gt;&lt;/urls&gt;&lt;/record&gt;&lt;/Cite&gt;&lt;/EndNote&gt;</w:instrText>
      </w:r>
      <w:r w:rsidR="0076776C" w:rsidRPr="000C186A">
        <w:rPr>
          <w:rFonts w:ascii="Arial" w:eastAsia="Aptos" w:hAnsi="Arial" w:cs="Arial"/>
          <w:color w:val="000000" w:themeColor="text1"/>
        </w:rPr>
        <w:fldChar w:fldCharType="separate"/>
      </w:r>
      <w:r w:rsidR="0076776C" w:rsidRPr="000C186A">
        <w:rPr>
          <w:rFonts w:ascii="Arial" w:eastAsia="Aptos" w:hAnsi="Arial" w:cs="Arial"/>
          <w:color w:val="000000" w:themeColor="text1"/>
        </w:rPr>
        <w:t>(Cheddad, et al. 2010)</w:t>
      </w:r>
      <w:r w:rsidR="0076776C" w:rsidRPr="000C186A">
        <w:rPr>
          <w:rFonts w:ascii="Arial" w:eastAsia="Aptos" w:hAnsi="Arial" w:cs="Arial"/>
          <w:color w:val="000000" w:themeColor="text1"/>
        </w:rPr>
        <w:fldChar w:fldCharType="end"/>
      </w:r>
      <w:r w:rsidR="0076776C" w:rsidRPr="000C186A">
        <w:rPr>
          <w:rFonts w:ascii="Arial" w:eastAsia="Aptos" w:hAnsi="Arial" w:cs="Arial"/>
          <w:color w:val="000000" w:themeColor="text1"/>
        </w:rPr>
        <w:t>.</w:t>
      </w:r>
      <w:r w:rsidR="00B841F1" w:rsidRPr="000C186A">
        <w:rPr>
          <w:rFonts w:ascii="Arial" w:eastAsia="Aptos" w:hAnsi="Arial" w:cs="Arial"/>
          <w:color w:val="000000" w:themeColor="text1"/>
        </w:rPr>
        <w:t xml:space="preserve"> With the rise of deep learning, complete automation has become possible with models such as Generative Adversarial Networks (GANs) and Convolutional Neural Networks (CNNs) autonomously learning from optimal embedding strategies without predefined rules </w:t>
      </w:r>
      <w:r w:rsidR="00B841F1" w:rsidRPr="000C186A">
        <w:rPr>
          <w:rFonts w:ascii="Arial" w:eastAsia="Aptos" w:hAnsi="Arial" w:cs="Arial"/>
          <w:color w:val="000000" w:themeColor="text1"/>
        </w:rPr>
        <w:fldChar w:fldCharType="begin"/>
      </w:r>
      <w:r w:rsidR="00B841F1" w:rsidRPr="000C186A">
        <w:rPr>
          <w:rFonts w:ascii="Arial" w:eastAsia="Aptos" w:hAnsi="Arial" w:cs="Arial"/>
          <w:color w:val="000000" w:themeColor="text1"/>
        </w:rPr>
        <w:instrText xml:space="preserve"> ADDIN EN.CITE &lt;EndNote&gt;&lt;Cite&gt;&lt;Author&gt;Saputro&lt;/Author&gt;&lt;Year&gt;2024&lt;/Year&gt;&lt;RecNum&gt;159&lt;/RecNum&gt;&lt;DisplayText&gt;(Saputro, et al.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00B841F1" w:rsidRPr="000C186A">
        <w:rPr>
          <w:rFonts w:ascii="Arial" w:eastAsia="Aptos" w:hAnsi="Arial" w:cs="Arial"/>
          <w:color w:val="000000" w:themeColor="text1"/>
        </w:rPr>
        <w:fldChar w:fldCharType="separate"/>
      </w:r>
      <w:r w:rsidR="00B841F1" w:rsidRPr="000C186A">
        <w:rPr>
          <w:rFonts w:ascii="Arial" w:eastAsia="Aptos" w:hAnsi="Arial" w:cs="Arial"/>
          <w:color w:val="000000" w:themeColor="text1"/>
        </w:rPr>
        <w:t>(Saputro, et al. 2024)</w:t>
      </w:r>
      <w:r w:rsidR="00B841F1" w:rsidRPr="000C186A">
        <w:rPr>
          <w:rFonts w:ascii="Arial" w:eastAsia="Aptos" w:hAnsi="Arial" w:cs="Arial"/>
          <w:color w:val="000000" w:themeColor="text1"/>
        </w:rPr>
        <w:fldChar w:fldCharType="end"/>
      </w:r>
      <w:r w:rsidR="00B841F1" w:rsidRPr="000C186A">
        <w:rPr>
          <w:rFonts w:ascii="Arial" w:eastAsia="Aptos" w:hAnsi="Arial" w:cs="Arial"/>
          <w:color w:val="000000" w:themeColor="text1"/>
        </w:rPr>
        <w:t>.</w:t>
      </w:r>
      <w:r w:rsidR="00E57E96" w:rsidRPr="000C186A">
        <w:rPr>
          <w:rFonts w:ascii="Arial" w:eastAsia="Aptos" w:hAnsi="Arial" w:cs="Arial"/>
          <w:color w:val="000000" w:themeColor="text1"/>
        </w:rPr>
        <w:t xml:space="preserve"> For example, a GAN-based system trains a generator network to create stego-images realistic enough to deceive a discriminator, thereby producing highly imperceptible and secure embeddings </w:t>
      </w:r>
      <w:r w:rsidR="00E57E96" w:rsidRPr="000C186A">
        <w:rPr>
          <w:rFonts w:ascii="Arial" w:eastAsia="Aptos" w:hAnsi="Arial" w:cs="Arial"/>
          <w:color w:val="000000" w:themeColor="text1"/>
        </w:rPr>
        <w:fldChar w:fldCharType="begin"/>
      </w:r>
      <w:r w:rsidR="00E57E96" w:rsidRPr="000C186A">
        <w:rPr>
          <w:rFonts w:ascii="Arial" w:eastAsia="Aptos" w:hAnsi="Arial" w:cs="Arial"/>
          <w:color w:val="000000" w:themeColor="text1"/>
        </w:rPr>
        <w:instrText xml:space="preserve"> ADDIN EN.CITE &lt;EndNote&gt;&lt;Cite&gt;&lt;Author&gt;Liu&lt;/Author&gt;&lt;Year&gt;2020&lt;/Year&gt;&lt;RecNum&gt;166&lt;/RecNum&gt;&lt;DisplayText&gt;(Liu, et al. 2020)&lt;/DisplayText&gt;&lt;record&gt;&lt;rec-number&gt;166&lt;/rec-number&gt;&lt;foreign-keys&gt;&lt;key app="EN" db-id="vr22xts9l0dte4e5w54va9z5xst0ra5ewttv" timestamp="1758485591"&gt;166&lt;/key&gt;&lt;/foreign-keys&gt;&lt;ref-type name="Journal Article"&gt;17&lt;/ref-type&gt;&lt;contributors&gt;&lt;authors&gt;&lt;author&gt;Liu, Jia&lt;/author&gt;&lt;author&gt;Ke, Yan&lt;/author&gt;&lt;author&gt;Zhang, Zhuo&lt;/author&gt;&lt;author&gt;Lei, Yu&lt;/author&gt;&lt;author&gt;Li, Jun&lt;/author&gt;&lt;author&gt;Zhang, Minqing&lt;/author&gt;&lt;author&gt;Yang, Xiaoyuan&lt;/author&gt;&lt;/authors&gt;&lt;/contributors&gt;&lt;titles&gt;&lt;title&gt;Recent advances of image steganography with generative adversarial networks&lt;/title&gt;&lt;secondary-title&gt;IEEE Access&lt;/secondary-title&gt;&lt;/titles&gt;&lt;periodical&gt;&lt;full-title&gt;IEEE access&lt;/full-title&gt;&lt;/periodical&gt;&lt;pages&gt;60575-60597&lt;/pages&gt;&lt;volume&gt;8&lt;/volume&gt;&lt;dates&gt;&lt;year&gt;2020&lt;/year&gt;&lt;/dates&gt;&lt;isbn&gt;2169-3536&lt;/isbn&gt;&lt;urls&gt;&lt;/urls&gt;&lt;/record&gt;&lt;/Cite&gt;&lt;/EndNote&gt;</w:instrText>
      </w:r>
      <w:r w:rsidR="00E57E96" w:rsidRPr="000C186A">
        <w:rPr>
          <w:rFonts w:ascii="Arial" w:eastAsia="Aptos" w:hAnsi="Arial" w:cs="Arial"/>
          <w:color w:val="000000" w:themeColor="text1"/>
        </w:rPr>
        <w:fldChar w:fldCharType="separate"/>
      </w:r>
      <w:r w:rsidR="00E57E96" w:rsidRPr="000C186A">
        <w:rPr>
          <w:rFonts w:ascii="Arial" w:eastAsia="Aptos" w:hAnsi="Arial" w:cs="Arial"/>
          <w:color w:val="000000" w:themeColor="text1"/>
        </w:rPr>
        <w:t>(Liu, et al. 2020)</w:t>
      </w:r>
      <w:r w:rsidR="00E57E96" w:rsidRPr="000C186A">
        <w:rPr>
          <w:rFonts w:ascii="Arial" w:eastAsia="Aptos" w:hAnsi="Arial" w:cs="Arial"/>
          <w:color w:val="000000" w:themeColor="text1"/>
        </w:rPr>
        <w:fldChar w:fldCharType="end"/>
      </w:r>
      <w:r w:rsidR="00E57E96" w:rsidRPr="000C186A">
        <w:rPr>
          <w:rFonts w:ascii="Arial" w:eastAsia="Aptos" w:hAnsi="Arial" w:cs="Arial"/>
          <w:color w:val="000000" w:themeColor="text1"/>
        </w:rPr>
        <w:t>.</w:t>
      </w:r>
      <w:r w:rsidR="00304ED2" w:rsidRPr="000C186A">
        <w:rPr>
          <w:rFonts w:ascii="Arial" w:eastAsia="Aptos" w:hAnsi="Arial" w:cs="Arial"/>
          <w:color w:val="000000" w:themeColor="text1"/>
        </w:rPr>
        <w:t xml:space="preserve"> </w:t>
      </w:r>
      <w:r w:rsidR="00A5627B" w:rsidRPr="000C186A">
        <w:rPr>
          <w:rFonts w:ascii="Arial" w:eastAsia="Aptos" w:hAnsi="Arial" w:cs="Arial"/>
          <w:color w:val="000000" w:themeColor="text1"/>
        </w:rPr>
        <w:t xml:space="preserve">This high level of automation significantly enhances the stealth and complexity of steganographic malware, posing major challenges for traditional antivirus detection systems </w:t>
      </w:r>
      <w:r w:rsidR="00A5627B" w:rsidRPr="000C186A">
        <w:rPr>
          <w:rFonts w:ascii="Arial" w:eastAsia="Aptos" w:hAnsi="Arial" w:cs="Arial"/>
          <w:color w:val="000000" w:themeColor="text1"/>
        </w:rPr>
        <w:fldChar w:fldCharType="begin"/>
      </w:r>
      <w:r w:rsidR="00A5627B" w:rsidRPr="000C186A">
        <w:rPr>
          <w:rFonts w:ascii="Arial" w:eastAsia="Aptos" w:hAnsi="Arial" w:cs="Arial"/>
          <w:color w:val="000000" w:themeColor="text1"/>
        </w:rPr>
        <w:instrText xml:space="preserve"> ADDIN EN.CITE &lt;EndNote&gt;&lt;Cite&gt;&lt;Author&gt;Dell’Orco&lt;/Author&gt;&lt;Year&gt;2025&lt;/Year&gt;&lt;RecNum&gt;172&lt;/RecNum&gt;&lt;DisplayText&gt;(Dell’Orco,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00A5627B" w:rsidRPr="000C186A">
        <w:rPr>
          <w:rFonts w:ascii="Arial" w:eastAsia="Aptos" w:hAnsi="Arial" w:cs="Arial"/>
          <w:color w:val="000000" w:themeColor="text1"/>
        </w:rPr>
        <w:fldChar w:fldCharType="separate"/>
      </w:r>
      <w:r w:rsidR="00A5627B" w:rsidRPr="000C186A">
        <w:rPr>
          <w:rFonts w:ascii="Arial" w:eastAsia="Aptos" w:hAnsi="Arial" w:cs="Arial"/>
          <w:color w:val="000000" w:themeColor="text1"/>
        </w:rPr>
        <w:t>(Dell’Orco, et al. 2025b)</w:t>
      </w:r>
      <w:r w:rsidR="00A5627B" w:rsidRPr="000C186A">
        <w:rPr>
          <w:rFonts w:ascii="Arial" w:eastAsia="Aptos" w:hAnsi="Arial" w:cs="Arial"/>
          <w:color w:val="000000" w:themeColor="text1"/>
        </w:rPr>
        <w:fldChar w:fldCharType="end"/>
      </w:r>
      <w:r w:rsidR="00304ED2" w:rsidRPr="000C186A">
        <w:rPr>
          <w:rFonts w:ascii="Arial" w:eastAsia="Aptos" w:hAnsi="Arial" w:cs="Arial"/>
          <w:color w:val="000000" w:themeColor="text1"/>
        </w:rPr>
        <w:t>.</w:t>
      </w:r>
    </w:p>
    <w:p w14:paraId="7A14D7E2" w14:textId="386F9297" w:rsidR="00F13824" w:rsidRPr="000C186A" w:rsidRDefault="000A7457" w:rsidP="001D12FE">
      <w:pPr>
        <w:pStyle w:val="Heading2"/>
        <w:jc w:val="both"/>
        <w:rPr>
          <w:rFonts w:ascii="Arial" w:hAnsi="Arial" w:cs="Arial"/>
          <w:color w:val="000000" w:themeColor="text1"/>
          <w:sz w:val="28"/>
          <w:szCs w:val="28"/>
        </w:rPr>
      </w:pPr>
      <w:bookmarkStart w:id="2" w:name="_Toc213429856"/>
      <w:r w:rsidRPr="000C186A">
        <w:rPr>
          <w:rFonts w:ascii="Arial" w:hAnsi="Arial" w:cs="Arial"/>
          <w:color w:val="000000" w:themeColor="text1"/>
          <w:sz w:val="28"/>
          <w:szCs w:val="28"/>
        </w:rPr>
        <w:t>2.2.1. Historical and Traditional Techniques</w:t>
      </w:r>
      <w:bookmarkEnd w:id="2"/>
    </w:p>
    <w:p w14:paraId="0FD4CDA5" w14:textId="23097A0F" w:rsidR="00A36271" w:rsidRPr="000C186A" w:rsidRDefault="00A639BA" w:rsidP="001D12FE">
      <w:pPr>
        <w:jc w:val="both"/>
        <w:rPr>
          <w:rFonts w:ascii="Arial" w:hAnsi="Arial" w:cs="Arial"/>
          <w:color w:val="000000" w:themeColor="text1"/>
        </w:rPr>
      </w:pPr>
      <w:r w:rsidRPr="000C186A">
        <w:rPr>
          <w:rFonts w:ascii="Arial" w:hAnsi="Arial" w:cs="Arial"/>
          <w:color w:val="000000" w:themeColor="text1"/>
        </w:rPr>
        <w:t xml:space="preserve">In </w:t>
      </w:r>
      <w:r w:rsidR="00D22F21" w:rsidRPr="000C186A">
        <w:rPr>
          <w:rFonts w:ascii="Arial" w:hAnsi="Arial" w:cs="Arial"/>
          <w:color w:val="000000" w:themeColor="text1"/>
        </w:rPr>
        <w:t>today’s</w:t>
      </w:r>
      <w:r w:rsidRPr="000C186A">
        <w:rPr>
          <w:rFonts w:ascii="Arial" w:hAnsi="Arial" w:cs="Arial"/>
          <w:color w:val="000000" w:themeColor="text1"/>
        </w:rPr>
        <w:t xml:space="preserve"> world, steganography </w:t>
      </w:r>
      <w:r w:rsidR="00833496" w:rsidRPr="000C186A">
        <w:rPr>
          <w:rFonts w:ascii="Arial" w:hAnsi="Arial" w:cs="Arial"/>
          <w:color w:val="000000" w:themeColor="text1"/>
        </w:rPr>
        <w:t>continues to</w:t>
      </w:r>
      <w:r w:rsidRPr="000C186A">
        <w:rPr>
          <w:rFonts w:ascii="Arial" w:hAnsi="Arial" w:cs="Arial"/>
          <w:color w:val="000000" w:themeColor="text1"/>
        </w:rPr>
        <w:t xml:space="preserve"> play a crucial role in ensuring secure and private communications, particularly in environments subject to surveillance and monitoring</w:t>
      </w:r>
      <w:r w:rsidR="00524BBD" w:rsidRPr="000C186A">
        <w:rPr>
          <w:rFonts w:ascii="Arial" w:hAnsi="Arial" w:cs="Arial"/>
          <w:color w:val="000000" w:themeColor="text1"/>
        </w:rPr>
        <w:t xml:space="preserve"> </w:t>
      </w:r>
      <w:r w:rsidR="00524BBD"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&lt;EndNote&gt;&lt;Cite&gt;&lt;Author&gt;Choudhary&lt;/Author&gt;&lt;Year&gt;2024&lt;/Year&gt;&lt;RecNum&gt;121&lt;/RecNum&gt;&lt;DisplayText&gt;(Choudhary and Agarwal 2024)&lt;/DisplayText&gt;&lt;record&gt;&lt;rec-number&gt;121&lt;/rec-number&gt;&lt;foreign-keys&gt;&lt;key app="EN" db-id="vr22xts9l0dte4e5w54va9z5xst0ra5ewttv" timestamp="1754584873"&gt;121&lt;/key&gt;&lt;/foreign-keys&gt;&lt;ref-type name="Conference Proceedings"&gt;10&lt;/ref-type&gt;&lt;contributors&gt;&lt;authors&gt;&lt;author&gt;Choudhary, Utkarsh&lt;/author&gt;&lt;author&gt;Agarwal, Parul&lt;/author&gt;&lt;/authors&gt;&lt;/contributors&gt;&lt;titles&gt;&lt;title&gt;Image Steganography Combined with Cryptography for Covert Communication&lt;/title&gt;&lt;secondary-title&gt;Proceedings of the 2024 Sixteenth International Conference on Contemporary Computing&lt;/secondary-title&gt;&lt;/titles&gt;&lt;pages&gt;207-212&lt;/pages&gt;&lt;dates&gt;&lt;year&gt;2024&lt;/year&gt;&lt;/dates&gt;&lt;urls&gt;&lt;/urls&gt;&lt;/record&gt;&lt;/Cite&gt;&lt;/EndNote&gt;</w:instrText>
      </w:r>
      <w:r w:rsidR="00524BBD" w:rsidRPr="000C186A">
        <w:rPr>
          <w:rFonts w:ascii="Arial" w:hAnsi="Arial" w:cs="Arial"/>
          <w:color w:val="000000" w:themeColor="text1"/>
        </w:rPr>
        <w:fldChar w:fldCharType="separate"/>
      </w:r>
      <w:r w:rsidR="00122BC7" w:rsidRPr="000C186A">
        <w:rPr>
          <w:rFonts w:ascii="Arial" w:hAnsi="Arial" w:cs="Arial"/>
          <w:color w:val="000000" w:themeColor="text1"/>
        </w:rPr>
        <w:t>(Choudhary and Agarwal 2024)</w:t>
      </w:r>
      <w:r w:rsidR="00524BBD" w:rsidRPr="000C186A">
        <w:rPr>
          <w:rFonts w:ascii="Arial" w:hAnsi="Arial" w:cs="Arial"/>
          <w:color w:val="000000" w:themeColor="text1"/>
        </w:rPr>
        <w:fldChar w:fldCharType="end"/>
      </w:r>
      <w:r w:rsidRPr="000C186A">
        <w:rPr>
          <w:rFonts w:ascii="Arial" w:hAnsi="Arial" w:cs="Arial"/>
          <w:color w:val="000000" w:themeColor="text1"/>
        </w:rPr>
        <w:t>.</w:t>
      </w:r>
      <w:r w:rsidR="00524BBD" w:rsidRPr="000C186A">
        <w:rPr>
          <w:rFonts w:ascii="Arial" w:hAnsi="Arial" w:cs="Arial"/>
          <w:color w:val="000000" w:themeColor="text1"/>
        </w:rPr>
        <w:t xml:space="preserve"> This role has actually advanced from </w:t>
      </w:r>
      <w:r w:rsidR="00C84090" w:rsidRPr="000C186A">
        <w:rPr>
          <w:rFonts w:ascii="Arial" w:hAnsi="Arial" w:cs="Arial"/>
          <w:color w:val="000000" w:themeColor="text1"/>
        </w:rPr>
        <w:t>ancient</w:t>
      </w:r>
      <w:r w:rsidR="00524BBD" w:rsidRPr="000C186A">
        <w:rPr>
          <w:rFonts w:ascii="Arial" w:hAnsi="Arial" w:cs="Arial"/>
          <w:color w:val="000000" w:themeColor="text1"/>
        </w:rPr>
        <w:t xml:space="preserve"> times as </w:t>
      </w:r>
      <w:r w:rsidR="00524BBD"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 AuthorYear="1"&gt;&lt;Author&gt;Sahu&lt;/Author&gt;&lt;Year&gt;2020&lt;/Year&gt;&lt;RecNum&gt;116&lt;/RecNum&gt;&lt;DisplayText&gt;Sahu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00524BBD" w:rsidRPr="000C186A">
        <w:rPr>
          <w:rFonts w:ascii="Arial" w:hAnsi="Arial" w:cs="Arial"/>
          <w:color w:val="000000" w:themeColor="text1"/>
        </w:rPr>
        <w:fldChar w:fldCharType="separate"/>
      </w:r>
      <w:r w:rsidR="00122BC7" w:rsidRPr="000C186A">
        <w:rPr>
          <w:rFonts w:ascii="Arial" w:hAnsi="Arial" w:cs="Arial"/>
          <w:color w:val="000000" w:themeColor="text1"/>
        </w:rPr>
        <w:t>Sahu and Sahu (2020)</w:t>
      </w:r>
      <w:r w:rsidR="00524BBD" w:rsidRPr="000C186A">
        <w:rPr>
          <w:rFonts w:ascii="Arial" w:hAnsi="Arial" w:cs="Arial"/>
          <w:color w:val="000000" w:themeColor="text1"/>
        </w:rPr>
        <w:fldChar w:fldCharType="end"/>
      </w:r>
      <w:r w:rsidR="00524BBD" w:rsidRPr="000C186A">
        <w:rPr>
          <w:rFonts w:ascii="Arial" w:hAnsi="Arial" w:cs="Arial"/>
          <w:color w:val="000000" w:themeColor="text1"/>
        </w:rPr>
        <w:t xml:space="preserve"> explained </w:t>
      </w:r>
      <w:r w:rsidR="00833496" w:rsidRPr="000C186A">
        <w:rPr>
          <w:rFonts w:ascii="Arial" w:hAnsi="Arial" w:cs="Arial"/>
          <w:color w:val="000000" w:themeColor="text1"/>
        </w:rPr>
        <w:t xml:space="preserve">Demaratus </w:t>
      </w:r>
      <w:r w:rsidR="00106FB9" w:rsidRPr="000C186A">
        <w:rPr>
          <w:rFonts w:ascii="Arial" w:hAnsi="Arial" w:cs="Arial"/>
          <w:color w:val="000000" w:themeColor="text1"/>
        </w:rPr>
        <w:t>wrote the warning message to Greece about the forthcoming attack inside the piece of wood, which was placed beneath a wax tablet. Likewise, Histiaeus tattooed a message on his messenger’s shaved scalp and then waited for the hair to regrow</w:t>
      </w:r>
      <w:r w:rsidR="0019436C" w:rsidRPr="000C186A">
        <w:rPr>
          <w:rFonts w:ascii="Arial" w:hAnsi="Arial" w:cs="Arial"/>
          <w:color w:val="000000" w:themeColor="text1"/>
        </w:rPr>
        <w:t xml:space="preserve"> </w:t>
      </w:r>
      <w:r w:rsidR="00BD4F46" w:rsidRPr="000C186A">
        <w:rPr>
          <w:rFonts w:ascii="Arial" w:hAnsi="Arial" w:cs="Arial"/>
          <w:color w:val="000000" w:themeColor="text1"/>
        </w:rPr>
        <w:fldChar w:fldCharType="begin"/>
      </w:r>
      <w:r w:rsidR="00BE0CA4" w:rsidRPr="000C186A">
        <w:rPr>
          <w:rFonts w:ascii="Arial" w:hAnsi="Arial" w:cs="Arial"/>
          <w:color w:val="000000" w:themeColor="text1"/>
        </w:rPr>
        <w:instrText xml:space="preserve"> ADDIN EN.CITE &lt;EndNote&gt;&lt;Cite&gt;&lt;Author&gt;Diepenbroek&lt;/Author&gt;&lt;Year&gt;2023&lt;/Year&gt;&lt;RecNum&gt;141&lt;/RecNum&gt;&lt;DisplayText&gt;(Diepenbroek 2023)&lt;/DisplayText&gt;&lt;record&gt;&lt;rec-number&gt;141&lt;/rec-number&gt;&lt;foreign-keys&gt;&lt;key app="EN" db-id="vr22xts9l0dte4e5w54va9z5xst0ra5ewttv" timestamp="1758365074"&gt;141&lt;/key&gt;&lt;/foreign-keys&gt;&lt;ref-type name="Journal Article"&gt;17&lt;/ref-type&gt;&lt;contributors&gt;&lt;authors&gt;&lt;author&gt;Diepenbroek, Martine&lt;/author&gt;&lt;/authors&gt;&lt;/contributors&gt;&lt;titles&gt;&lt;title&gt;Secretive Spartans: Herodotus&amp;apos; views towards secret communication in Persia and Sparta and its effect on post-Herodotean sources&lt;/title&gt;&lt;/titles&gt;&lt;dates&gt;&lt;year&gt;2023&lt;/year&gt;&lt;/dates&gt;&lt;urls&gt;&lt;/urls&gt;&lt;/record&gt;&lt;/Cite&gt;&lt;/EndNote&gt;</w:instrText>
      </w:r>
      <w:r w:rsidR="00BD4F46" w:rsidRPr="000C186A">
        <w:rPr>
          <w:rFonts w:ascii="Arial" w:hAnsi="Arial" w:cs="Arial"/>
          <w:color w:val="000000" w:themeColor="text1"/>
        </w:rPr>
        <w:fldChar w:fldCharType="separate"/>
      </w:r>
      <w:r w:rsidR="00BE0CA4" w:rsidRPr="000C186A">
        <w:rPr>
          <w:rFonts w:ascii="Arial" w:hAnsi="Arial" w:cs="Arial"/>
          <w:color w:val="000000" w:themeColor="text1"/>
        </w:rPr>
        <w:t>(Diepenbroek 2023)</w:t>
      </w:r>
      <w:r w:rsidR="00BD4F46" w:rsidRPr="000C186A">
        <w:rPr>
          <w:rFonts w:ascii="Arial" w:hAnsi="Arial" w:cs="Arial"/>
          <w:color w:val="000000" w:themeColor="text1"/>
        </w:rPr>
        <w:fldChar w:fldCharType="end"/>
      </w:r>
      <w:r w:rsidR="00BD4F46" w:rsidRPr="000C186A">
        <w:rPr>
          <w:rFonts w:ascii="Arial" w:hAnsi="Arial" w:cs="Arial"/>
          <w:color w:val="000000" w:themeColor="text1"/>
        </w:rPr>
        <w:t xml:space="preserve"> and</w:t>
      </w:r>
      <w:r w:rsidR="0019436C" w:rsidRPr="000C186A">
        <w:rPr>
          <w:rFonts w:ascii="Arial" w:hAnsi="Arial" w:cs="Arial"/>
          <w:color w:val="000000" w:themeColor="text1"/>
        </w:rPr>
        <w:t xml:space="preserve"> In World War II invisible ink and microdots were popular methods of hiding information within letters and photographs</w:t>
      </w:r>
      <w:r w:rsidR="00BD4F46" w:rsidRPr="000C186A">
        <w:rPr>
          <w:rFonts w:ascii="Arial" w:hAnsi="Arial" w:cs="Arial"/>
          <w:color w:val="000000" w:themeColor="text1"/>
        </w:rPr>
        <w:t xml:space="preserve"> </w:t>
      </w:r>
      <w:r w:rsidR="00BD4F46"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&lt;EndNote&gt;&lt;Cite&gt;&lt;Author&gt;Hammad&lt;/Author&gt;&lt;Year&gt;2024&lt;/Year&gt;&lt;RecNum&gt;66&lt;/RecNum&gt;&lt;DisplayText&gt;(Hammad, et al. 2024)&lt;/DisplayText&gt;&lt;record&gt;&lt;rec-number&gt;66&lt;/rec-number&gt;&lt;foreign-keys&gt;&lt;key app="EN" db-id="vr22xts9l0dte4e5w54va9z5xst0ra5ewttv" timestamp="1744140431"&gt;66&lt;/key&gt;&lt;/foreign-keys&gt;&lt;ref-type name="Journal Article"&gt;17&lt;/ref-type&gt;&lt;contributors&gt;&lt;authors&gt;&lt;author&gt;Hammad, Omar Mejbel&lt;/author&gt;&lt;author&gt;Smaoui, Ikram&lt;/author&gt;&lt;author&gt;Fakhfakh, Ahmed&lt;/author&gt;&lt;author&gt;Hashim, Mohammed Mahdi&lt;/author&gt;&lt;/authors&gt;&lt;/contributors&gt;&lt;titles&gt;&lt;title&gt;An Overview of Image Steganography Techniques: Historical Development, Methodologies, and Evaluation Criteria&lt;/title&gt;&lt;secondary-title&gt;SHIFRA&lt;/secondary-title&gt;&lt;/titles&gt;&lt;periodical&gt;&lt;full-title&gt;SHIFRA&lt;/full-title&gt;&lt;/periodical&gt;&lt;pages&gt;74-87&lt;/pages&gt;&lt;volume&gt;2024&lt;/volume&gt;&lt;dates&gt;&lt;year&gt;2024&lt;/year&gt;&lt;/dates&gt;&lt;isbn&gt;3078-3186&lt;/isbn&gt;&lt;urls&gt;&lt;/urls&gt;&lt;/record&gt;&lt;/Cite&gt;&lt;/EndNote&gt;</w:instrText>
      </w:r>
      <w:r w:rsidR="00BD4F46" w:rsidRPr="000C186A">
        <w:rPr>
          <w:rFonts w:ascii="Arial" w:hAnsi="Arial" w:cs="Arial"/>
          <w:color w:val="000000" w:themeColor="text1"/>
        </w:rPr>
        <w:fldChar w:fldCharType="separate"/>
      </w:r>
      <w:r w:rsidR="00122BC7" w:rsidRPr="000C186A">
        <w:rPr>
          <w:rFonts w:ascii="Arial" w:hAnsi="Arial" w:cs="Arial"/>
          <w:color w:val="000000" w:themeColor="text1"/>
        </w:rPr>
        <w:t>(Hammad, et al. 2024)</w:t>
      </w:r>
      <w:r w:rsidR="00BD4F46" w:rsidRPr="000C186A">
        <w:rPr>
          <w:rFonts w:ascii="Arial" w:hAnsi="Arial" w:cs="Arial"/>
          <w:color w:val="000000" w:themeColor="text1"/>
        </w:rPr>
        <w:fldChar w:fldCharType="end"/>
      </w:r>
      <w:r w:rsidR="0019436C" w:rsidRPr="000C186A">
        <w:rPr>
          <w:rFonts w:ascii="Arial" w:hAnsi="Arial" w:cs="Arial"/>
          <w:color w:val="000000" w:themeColor="text1"/>
        </w:rPr>
        <w:t>.</w:t>
      </w:r>
    </w:p>
    <w:p w14:paraId="3A9BE1C9" w14:textId="29E62FDB" w:rsidR="001F3284" w:rsidRPr="000C186A" w:rsidRDefault="004E5FDF" w:rsidP="001D12FE">
      <w:pPr>
        <w:jc w:val="both"/>
        <w:rPr>
          <w:rFonts w:ascii="Arial" w:hAnsi="Arial" w:cs="Arial"/>
          <w:color w:val="000000" w:themeColor="text1"/>
        </w:rPr>
      </w:pPr>
      <w:r w:rsidRPr="000C186A">
        <w:rPr>
          <w:rFonts w:ascii="Arial" w:hAnsi="Arial" w:cs="Arial"/>
          <w:color w:val="000000" w:themeColor="text1"/>
        </w:rPr>
        <w:t xml:space="preserve">Digital steganography emerged with the ability to manipulate carrier bits </w:t>
      </w:r>
      <w:r w:rsidR="009811E7" w:rsidRPr="000C186A">
        <w:rPr>
          <w:rFonts w:ascii="Arial" w:hAnsi="Arial" w:cs="Arial"/>
          <w:color w:val="000000" w:themeColor="text1"/>
        </w:rPr>
        <w:t>commonly using images and audio files</w:t>
      </w:r>
      <w:r w:rsidRPr="000C186A">
        <w:rPr>
          <w:rFonts w:ascii="Arial" w:hAnsi="Arial" w:cs="Arial"/>
          <w:color w:val="000000" w:themeColor="text1"/>
        </w:rPr>
        <w:t xml:space="preserve"> to embed secret payloads without obvious visible change </w:t>
      </w:r>
      <w:r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&lt;EndNote&gt;&lt;Cite&gt;&lt;Author&gt;Kumar&lt;/Author&gt;&lt;Year&gt;2024&lt;/Year&gt;&lt;RecNum&gt;143&lt;/RecNum&gt;&lt;DisplayText&gt;(Kumar, et al. 2024)&lt;/DisplayText&gt;&lt;record&gt;&lt;rec-number&gt;143&lt;/rec-number&gt;&lt;foreign-keys&gt;&lt;key app="EN" db-id="vr22xts9l0dte4e5w54va9z5xst0ra5ewttv" timestamp="1758365592"&gt;143&lt;/key&gt;&lt;/foreign-keys&gt;&lt;ref-type name="Journal Article"&gt;17&lt;/ref-type&gt;&lt;contributors&gt;&lt;authors&gt;&lt;author&gt;Kumar, Arvind&lt;/author&gt;&lt;author&gt;Tandon, Stuti&lt;/author&gt;&lt;author&gt;Deorari, Shalesh&lt;/author&gt;&lt;author&gt;Kumar, Rajeev&lt;/author&gt;&lt;/authors&gt;&lt;/contributors&gt;&lt;titles&gt;&lt;title&gt;Steganography: Unveiling techniques and research agenda&lt;/title&gt;&lt;/titles&gt;&lt;dates&gt;&lt;year&gt;2024&lt;/year&gt;&lt;/dates&gt;&lt;isbn&gt;0854669019&lt;/isbn&gt;&lt;urls&gt;&lt;/urls&gt;&lt;/record&gt;&lt;/Cite&gt;&lt;/EndNote&gt;</w:instrText>
      </w:r>
      <w:r w:rsidRPr="000C186A">
        <w:rPr>
          <w:rFonts w:ascii="Arial" w:hAnsi="Arial" w:cs="Arial"/>
          <w:color w:val="000000" w:themeColor="text1"/>
        </w:rPr>
        <w:fldChar w:fldCharType="separate"/>
      </w:r>
      <w:r w:rsidR="00122BC7" w:rsidRPr="000C186A">
        <w:rPr>
          <w:rFonts w:ascii="Arial" w:hAnsi="Arial" w:cs="Arial"/>
          <w:color w:val="000000" w:themeColor="text1"/>
        </w:rPr>
        <w:t>(Kumar, et al. 2024)</w:t>
      </w:r>
      <w:r w:rsidRPr="000C186A">
        <w:rPr>
          <w:rFonts w:ascii="Arial" w:hAnsi="Arial" w:cs="Arial"/>
          <w:color w:val="000000" w:themeColor="text1"/>
        </w:rPr>
        <w:fldChar w:fldCharType="end"/>
      </w:r>
      <w:r w:rsidRPr="000C186A">
        <w:rPr>
          <w:rFonts w:ascii="Arial" w:hAnsi="Arial" w:cs="Arial"/>
          <w:color w:val="000000" w:themeColor="text1"/>
        </w:rPr>
        <w:t xml:space="preserve">. Digital image data is a prevalent medium for steganography due to its high redundancy, providing ample capacity for embedding images </w:t>
      </w:r>
      <w:r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&lt;EndNote&gt;&lt;Cite&gt;&lt;Author&gt;Abdalwahid&lt;/Author&gt;&lt;Year&gt;2024&lt;/Year&gt;&lt;RecNum&gt;144&lt;/RecNum&gt;&lt;DisplayText&gt;(Abdalwahid, et al. 2024)&lt;/DisplayText&gt;&lt;record&gt;&lt;rec-number&gt;144&lt;/rec-number&gt;&lt;foreign-keys&gt;&lt;key app="EN" db-id="vr22xts9l0dte4e5w54va9z5xst0ra5ewttv" timestamp="1758365750"&gt;144&lt;/key&gt;&lt;/foreign-keys&gt;&lt;ref-type name="Conference Proceedings"&gt;10&lt;/ref-type&gt;&lt;contributors&gt;&lt;authors&gt;&lt;author&gt;Abdalwahid, Shadan MJa&lt;/author&gt;&lt;author&gt;Hashim, Wassan Adnan&lt;/author&gt;&lt;author&gt;Saeed, Mohammed Ganim&lt;/author&gt;&lt;author&gt;Altaie, Sarmad A&lt;/author&gt;&lt;author&gt;Kareem, Shahab Wahhab&lt;/author&gt;&lt;/authors&gt;&lt;/contributors&gt;&lt;titles&gt;&lt;title&gt;Investigating the Effectiveness of Artificial Intelligence in Watermarking and Steganography for Digital Media Security&lt;/title&gt;&lt;secondary-title&gt;2024 21st International Multi-Conference on Systems, Signals &amp;amp; Devices (SSD)&lt;/secondary-title&gt;&lt;/titles&gt;&lt;pages&gt;552-561&lt;/pages&gt;&lt;dates&gt;&lt;year&gt;2024&lt;/year&gt;&lt;/dates&gt;&lt;publisher&gt;IEEE&lt;/publisher&gt;&lt;isbn&gt;9798350374131&lt;/isbn&gt;&lt;urls&gt;&lt;/urls&gt;&lt;/record&gt;&lt;/Cite&gt;&lt;/EndNote&gt;</w:instrText>
      </w:r>
      <w:r w:rsidRPr="000C186A">
        <w:rPr>
          <w:rFonts w:ascii="Arial" w:hAnsi="Arial" w:cs="Arial"/>
          <w:color w:val="000000" w:themeColor="text1"/>
        </w:rPr>
        <w:fldChar w:fldCharType="separate"/>
      </w:r>
      <w:r w:rsidR="00122BC7" w:rsidRPr="000C186A">
        <w:rPr>
          <w:rFonts w:ascii="Arial" w:hAnsi="Arial" w:cs="Arial"/>
          <w:color w:val="000000" w:themeColor="text1"/>
        </w:rPr>
        <w:t>(Abdalwahid, et al. 2024)</w:t>
      </w:r>
      <w:r w:rsidRPr="000C186A">
        <w:rPr>
          <w:rFonts w:ascii="Arial" w:hAnsi="Arial" w:cs="Arial"/>
          <w:color w:val="000000" w:themeColor="text1"/>
        </w:rPr>
        <w:fldChar w:fldCharType="end"/>
      </w:r>
      <w:r w:rsidRPr="000C186A">
        <w:rPr>
          <w:rFonts w:ascii="Arial" w:hAnsi="Arial" w:cs="Arial"/>
          <w:color w:val="000000" w:themeColor="text1"/>
        </w:rPr>
        <w:t xml:space="preserve">. This study </w:t>
      </w:r>
      <w:r w:rsidR="008E20F6" w:rsidRPr="000C186A">
        <w:rPr>
          <w:rFonts w:ascii="Arial" w:hAnsi="Arial" w:cs="Arial"/>
          <w:color w:val="000000" w:themeColor="text1"/>
        </w:rPr>
        <w:t>focusses</w:t>
      </w:r>
      <w:r w:rsidRPr="000C186A">
        <w:rPr>
          <w:rFonts w:ascii="Arial" w:hAnsi="Arial" w:cs="Arial"/>
          <w:color w:val="000000" w:themeColor="text1"/>
        </w:rPr>
        <w:t xml:space="preserve"> on Image steganography, which can be categorized into two domains: </w:t>
      </w:r>
    </w:p>
    <w:p w14:paraId="241A4259" w14:textId="2178B7B8" w:rsidR="001F3284" w:rsidRPr="000C186A" w:rsidRDefault="001F3284" w:rsidP="001D12FE">
      <w:pPr>
        <w:pStyle w:val="ListParagraph"/>
        <w:numPr>
          <w:ilvl w:val="0"/>
          <w:numId w:val="4"/>
        </w:numPr>
        <w:jc w:val="both"/>
        <w:rPr>
          <w:rFonts w:ascii="Arial" w:hAnsi="Arial" w:cs="Arial"/>
          <w:color w:val="000000" w:themeColor="text1"/>
        </w:rPr>
      </w:pPr>
      <w:r w:rsidRPr="000C186A">
        <w:rPr>
          <w:rFonts w:ascii="Arial" w:hAnsi="Arial" w:cs="Arial"/>
          <w:color w:val="000000" w:themeColor="text1"/>
        </w:rPr>
        <w:lastRenderedPageBreak/>
        <w:t xml:space="preserve">Transform domain which hides information by modifying the frequency components of a media file, such as using discrete cosine or wavelet transforms, making it more robust against compression and attacks than spatial domain methods </w:t>
      </w:r>
      <w:r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&lt;EndNote&gt;&lt;Cite&gt;&lt;Author&gt;Alyousuf&lt;/Author&gt;&lt;Year&gt;2020&lt;/Year&gt;&lt;RecNum&gt;146&lt;/RecNum&gt;&lt;DisplayText&gt;(Alyousuf, et al. 2020)&lt;/DisplayText&gt;&lt;record&gt;&lt;rec-number&gt;146&lt;/rec-number&gt;&lt;foreign-keys&gt;&lt;key app="EN" db-id="vr22xts9l0dte4e5w54va9z5xst0ra5ewttv" timestamp="1758368139"&gt;146&lt;/key&gt;&lt;/foreign-keys&gt;&lt;ref-type name="Journal Article"&gt;17&lt;/ref-type&gt;&lt;contributors&gt;&lt;authors&gt;&lt;author&gt;Alyousuf, Farah Qasim Ahmed&lt;/author&gt;&lt;author&gt;Din, Roshidi&lt;/author&gt;&lt;author&gt;Qasim, Alaa Jabbar&lt;/author&gt;&lt;/authors&gt;&lt;/contributors&gt;&lt;titles&gt;&lt;title&gt;Analysis review on spatial and transform domain technique in digital steganography&lt;/title&gt;&lt;secondary-title&gt;Bulletin of Electrical Engineering and Informatics&lt;/secondary-title&gt;&lt;/titles&gt;&lt;periodical&gt;&lt;full-title&gt;Bulletin of Electrical Engineering and Informatics&lt;/full-title&gt;&lt;/periodical&gt;&lt;pages&gt;573-581&lt;/pages&gt;&lt;volume&gt;9&lt;/volume&gt;&lt;number&gt;2&lt;/number&gt;&lt;dates&gt;&lt;year&gt;2020&lt;/year&gt;&lt;/dates&gt;&lt;isbn&gt;2302-9285&lt;/isbn&gt;&lt;urls&gt;&lt;/urls&gt;&lt;/record&gt;&lt;/Cite&gt;&lt;/EndNote&gt;</w:instrText>
      </w:r>
      <w:r w:rsidRPr="000C186A">
        <w:rPr>
          <w:rFonts w:ascii="Arial" w:hAnsi="Arial" w:cs="Arial"/>
          <w:color w:val="000000" w:themeColor="text1"/>
        </w:rPr>
        <w:fldChar w:fldCharType="separate"/>
      </w:r>
      <w:r w:rsidR="00122BC7" w:rsidRPr="000C186A">
        <w:rPr>
          <w:rFonts w:ascii="Arial" w:hAnsi="Arial" w:cs="Arial"/>
          <w:color w:val="000000" w:themeColor="text1"/>
        </w:rPr>
        <w:t>(Alyousuf, et al. 2020)</w:t>
      </w:r>
      <w:r w:rsidRPr="000C186A">
        <w:rPr>
          <w:rFonts w:ascii="Arial" w:hAnsi="Arial" w:cs="Arial"/>
          <w:color w:val="000000" w:themeColor="text1"/>
        </w:rPr>
        <w:fldChar w:fldCharType="end"/>
      </w:r>
      <w:r w:rsidRPr="000C186A">
        <w:rPr>
          <w:rFonts w:ascii="Arial" w:hAnsi="Arial" w:cs="Arial"/>
          <w:color w:val="000000" w:themeColor="text1"/>
        </w:rPr>
        <w:t xml:space="preserve"> </w:t>
      </w:r>
      <w:commentRangeStart w:id="3"/>
      <w:r w:rsidRPr="000C186A">
        <w:rPr>
          <w:rFonts w:ascii="Arial" w:hAnsi="Arial" w:cs="Arial"/>
          <w:color w:val="000000" w:themeColor="text1"/>
        </w:rPr>
        <w:t>and</w:t>
      </w:r>
      <w:commentRangeEnd w:id="3"/>
      <w:r w:rsidR="00172003">
        <w:rPr>
          <w:rStyle w:val="CommentReference"/>
        </w:rPr>
        <w:commentReference w:id="3"/>
      </w:r>
    </w:p>
    <w:p w14:paraId="24AB3AF5" w14:textId="77777777" w:rsidR="008E20F6" w:rsidRPr="000C186A" w:rsidRDefault="008E20F6" w:rsidP="001D12FE">
      <w:pPr>
        <w:pStyle w:val="ListParagraph"/>
        <w:ind w:left="360"/>
        <w:jc w:val="both"/>
        <w:rPr>
          <w:rFonts w:ascii="Arial" w:hAnsi="Arial" w:cs="Arial"/>
          <w:color w:val="000000" w:themeColor="text1"/>
        </w:rPr>
      </w:pPr>
    </w:p>
    <w:p w14:paraId="2142985A" w14:textId="60B8DB3C" w:rsidR="00765390" w:rsidRPr="000C186A" w:rsidRDefault="005B782C" w:rsidP="001D12FE">
      <w:pPr>
        <w:pStyle w:val="ListParagraph"/>
        <w:numPr>
          <w:ilvl w:val="0"/>
          <w:numId w:val="4"/>
        </w:numPr>
        <w:jc w:val="both"/>
        <w:rPr>
          <w:rFonts w:ascii="Arial" w:hAnsi="Arial" w:cs="Arial"/>
          <w:color w:val="000000" w:themeColor="text1"/>
        </w:rPr>
      </w:pPr>
      <w:r w:rsidRPr="000C186A">
        <w:rPr>
          <w:rFonts w:ascii="Arial" w:hAnsi="Arial" w:cs="Arial"/>
          <w:color w:val="000000" w:themeColor="text1"/>
        </w:rPr>
        <w:t>S</w:t>
      </w:r>
      <w:r w:rsidR="004E5FDF" w:rsidRPr="000C186A">
        <w:rPr>
          <w:rFonts w:ascii="Arial" w:hAnsi="Arial" w:cs="Arial"/>
          <w:color w:val="000000" w:themeColor="text1"/>
        </w:rPr>
        <w:t xml:space="preserve">patial domain steganography </w:t>
      </w:r>
      <w:r w:rsidR="004E5FDF"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&lt;EndNote&gt;&lt;Cite&gt;&lt;Author&gt;Mandal&lt;/Author&gt;&lt;Year&gt;2022&lt;/Year&gt;&lt;RecNum&gt;75&lt;/RecNum&gt;&lt;DisplayText&gt;(Mandal, et al. 2022)&lt;/DisplayText&gt;&lt;record&gt;&lt;rec-number&gt;75&lt;/rec-number&gt;&lt;foreign-keys&gt;&lt;key app="EN" db-id="vr22xts9l0dte4e5w54va9z5xst0ra5ewttv" timestamp="1747854790"&gt;75&lt;/key&gt;&lt;/foreign-keys&gt;&lt;ref-type name="Journal Article"&gt;17&lt;/ref-type&gt;&lt;contributors&gt;&lt;authors&gt;&lt;author&gt;Mandal, Pratap Chandra&lt;/author&gt;&lt;author&gt;Mukherjee, Imon&lt;/author&gt;&lt;author&gt;Paul, Goutam&lt;/author&gt;&lt;author&gt;Chatterji, BN&lt;/author&gt;&lt;/authors&gt;&lt;/contributors&gt;&lt;titles&gt;&lt;title&gt;Digital image steganography: A literature survey&lt;/title&gt;&lt;secondary-title&gt;Information sciences&lt;/secondary-title&gt;&lt;/titles&gt;&lt;periodical&gt;&lt;full-title&gt;Information sciences&lt;/full-title&gt;&lt;/periodical&gt;&lt;pages&gt;1451-1488&lt;/pages&gt;&lt;volume&gt;609&lt;/volume&gt;&lt;dates&gt;&lt;year&gt;2022&lt;/year&gt;&lt;/dates&gt;&lt;isbn&gt;0020-0255&lt;/isbn&gt;&lt;urls&gt;&lt;/urls&gt;&lt;/record&gt;&lt;/Cite&gt;&lt;/EndNote&gt;</w:instrText>
      </w:r>
      <w:r w:rsidR="004E5FDF" w:rsidRPr="000C186A">
        <w:rPr>
          <w:rFonts w:ascii="Arial" w:hAnsi="Arial" w:cs="Arial"/>
          <w:color w:val="000000" w:themeColor="text1"/>
        </w:rPr>
        <w:fldChar w:fldCharType="separate"/>
      </w:r>
      <w:r w:rsidR="00122BC7" w:rsidRPr="000C186A">
        <w:rPr>
          <w:rFonts w:ascii="Arial" w:hAnsi="Arial" w:cs="Arial"/>
          <w:color w:val="000000" w:themeColor="text1"/>
        </w:rPr>
        <w:t>(Mandal, et al. 2022)</w:t>
      </w:r>
      <w:r w:rsidR="004E5FDF" w:rsidRPr="000C186A">
        <w:rPr>
          <w:rFonts w:ascii="Arial" w:hAnsi="Arial" w:cs="Arial"/>
          <w:color w:val="000000" w:themeColor="text1"/>
        </w:rPr>
        <w:fldChar w:fldCharType="end"/>
      </w:r>
      <w:r w:rsidR="001F3284" w:rsidRPr="000C186A">
        <w:rPr>
          <w:rFonts w:ascii="Arial" w:hAnsi="Arial" w:cs="Arial"/>
          <w:color w:val="000000" w:themeColor="text1"/>
        </w:rPr>
        <w:t xml:space="preserve">, </w:t>
      </w:r>
      <w:del w:id="4" w:author="Du Plessis, Daniel" w:date="2025-12-11T08:47:00Z" w16du:dateUtc="2025-12-11T06:47:00Z">
        <w:r w:rsidR="00765390" w:rsidRPr="000C186A" w:rsidDel="00DA76AF">
          <w:rPr>
            <w:rFonts w:ascii="Arial" w:hAnsi="Arial" w:cs="Arial"/>
            <w:color w:val="000000" w:themeColor="text1"/>
          </w:rPr>
          <w:delText>I</w:delText>
        </w:r>
      </w:del>
      <w:ins w:id="5" w:author="Du Plessis, Daniel" w:date="2025-12-11T08:47:00Z" w16du:dateUtc="2025-12-11T06:47:00Z">
        <w:r w:rsidR="00DA76AF">
          <w:rPr>
            <w:rFonts w:ascii="Arial" w:hAnsi="Arial" w:cs="Arial"/>
            <w:color w:val="000000" w:themeColor="text1"/>
          </w:rPr>
          <w:t>i</w:t>
        </w:r>
      </w:ins>
      <w:r w:rsidR="00765390" w:rsidRPr="000C186A">
        <w:rPr>
          <w:rFonts w:ascii="Arial" w:hAnsi="Arial" w:cs="Arial"/>
          <w:color w:val="000000" w:themeColor="text1"/>
        </w:rPr>
        <w:t xml:space="preserve">n spatial domain techniques the secret message is hidden inside the image by applying some manipulation over the different pixels of the image </w:t>
      </w:r>
      <w:r w:rsidR="004E5FDF" w:rsidRPr="000C186A">
        <w:rPr>
          <w:rFonts w:ascii="Arial" w:hAnsi="Arial" w:cs="Arial"/>
          <w:color w:val="000000" w:themeColor="text1"/>
        </w:rPr>
        <w:t xml:space="preserve">steganography </w:t>
      </w:r>
      <w:r w:rsidR="00765390"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00765390" w:rsidRPr="000C186A">
        <w:rPr>
          <w:rFonts w:ascii="Arial" w:hAnsi="Arial" w:cs="Arial"/>
          <w:color w:val="000000" w:themeColor="text1"/>
        </w:rPr>
        <w:fldChar w:fldCharType="separate"/>
      </w:r>
      <w:r w:rsidR="00122BC7" w:rsidRPr="000C186A">
        <w:rPr>
          <w:rFonts w:ascii="Arial" w:hAnsi="Arial" w:cs="Arial"/>
          <w:color w:val="000000" w:themeColor="text1"/>
        </w:rPr>
        <w:t>(Swain and Lenka 2014)</w:t>
      </w:r>
      <w:r w:rsidR="00765390" w:rsidRPr="000C186A">
        <w:rPr>
          <w:rFonts w:ascii="Arial" w:hAnsi="Arial" w:cs="Arial"/>
          <w:color w:val="000000" w:themeColor="text1"/>
        </w:rPr>
        <w:fldChar w:fldCharType="end"/>
      </w:r>
      <w:r w:rsidR="00765390" w:rsidRPr="000C186A">
        <w:rPr>
          <w:rFonts w:ascii="Arial" w:hAnsi="Arial" w:cs="Arial"/>
          <w:color w:val="000000" w:themeColor="text1"/>
        </w:rPr>
        <w:t xml:space="preserve"> </w:t>
      </w:r>
      <w:r w:rsidR="004E5FDF" w:rsidRPr="000C186A">
        <w:rPr>
          <w:rFonts w:ascii="Arial" w:hAnsi="Arial" w:cs="Arial"/>
          <w:color w:val="000000" w:themeColor="text1"/>
        </w:rPr>
        <w:t>a</w:t>
      </w:r>
      <w:r w:rsidR="00765390" w:rsidRPr="000C186A">
        <w:rPr>
          <w:rFonts w:ascii="Arial" w:hAnsi="Arial" w:cs="Arial"/>
          <w:color w:val="000000" w:themeColor="text1"/>
        </w:rPr>
        <w:t>s shown in the figure below:</w:t>
      </w:r>
    </w:p>
    <w:p w14:paraId="54A2328F" w14:textId="77777777" w:rsidR="008B6C0F" w:rsidRPr="000C186A" w:rsidRDefault="008B6C0F" w:rsidP="001D12FE">
      <w:pPr>
        <w:jc w:val="both"/>
        <w:rPr>
          <w:rFonts w:ascii="Arial" w:hAnsi="Arial" w:cs="Arial"/>
          <w:color w:val="000000" w:themeColor="text1"/>
        </w:rPr>
      </w:pPr>
    </w:p>
    <w:p w14:paraId="1BE14501" w14:textId="596D6400" w:rsidR="00765390" w:rsidRPr="000C186A" w:rsidRDefault="00765390" w:rsidP="001D12FE">
      <w:pPr>
        <w:jc w:val="both"/>
        <w:rPr>
          <w:rFonts w:ascii="Arial" w:hAnsi="Arial" w:cs="Arial"/>
          <w:color w:val="000000" w:themeColor="text1"/>
        </w:rPr>
      </w:pPr>
      <w:r w:rsidRPr="000C186A">
        <w:rPr>
          <w:rFonts w:ascii="Arial" w:hAnsi="Arial" w:cs="Arial"/>
          <w:noProof/>
          <w:color w:val="000000" w:themeColor="text1"/>
        </w:rPr>
        <w:drawing>
          <wp:inline distT="0" distB="0" distL="0" distR="0" wp14:anchorId="470B103E" wp14:editId="62E07ECD">
            <wp:extent cx="5731510" cy="3013545"/>
            <wp:effectExtent l="0" t="0" r="2540" b="0"/>
            <wp:docPr id="25170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07455" name=""/>
                    <pic:cNvPicPr/>
                  </pic:nvPicPr>
                  <pic:blipFill rotWithShape="1">
                    <a:blip r:embed="rId13"/>
                    <a:srcRect b="6285"/>
                    <a:stretch>
                      <a:fillRect/>
                    </a:stretch>
                  </pic:blipFill>
                  <pic:spPr bwMode="auto">
                    <a:xfrm>
                      <a:off x="0" y="0"/>
                      <a:ext cx="5731510" cy="3013545"/>
                    </a:xfrm>
                    <a:prstGeom prst="rect">
                      <a:avLst/>
                    </a:prstGeom>
                    <a:ln>
                      <a:noFill/>
                    </a:ln>
                    <a:extLst>
                      <a:ext uri="{53640926-AAD7-44D8-BBD7-CCE9431645EC}">
                        <a14:shadowObscured xmlns:a14="http://schemas.microsoft.com/office/drawing/2010/main"/>
                      </a:ext>
                    </a:extLst>
                  </pic:spPr>
                </pic:pic>
              </a:graphicData>
            </a:graphic>
          </wp:inline>
        </w:drawing>
      </w:r>
    </w:p>
    <w:p w14:paraId="0B21F307" w14:textId="39A58459" w:rsidR="00836DB0" w:rsidRPr="000C186A" w:rsidRDefault="008B6C0F" w:rsidP="001D12FE">
      <w:pPr>
        <w:pStyle w:val="ListParagraph"/>
        <w:jc w:val="both"/>
        <w:rPr>
          <w:rFonts w:ascii="Arial" w:hAnsi="Arial" w:cs="Arial"/>
          <w:color w:val="000000" w:themeColor="text1"/>
        </w:rPr>
      </w:pPr>
      <w:r w:rsidRPr="000C186A">
        <w:rPr>
          <w:rFonts w:ascii="Arial" w:hAnsi="Arial" w:cs="Arial"/>
          <w:color w:val="000000" w:themeColor="text1"/>
        </w:rPr>
        <w:t xml:space="preserve">Figure 1: </w:t>
      </w:r>
      <w:r w:rsidR="004E5FDF" w:rsidRPr="000C186A">
        <w:rPr>
          <w:rFonts w:ascii="Arial" w:hAnsi="Arial" w:cs="Arial"/>
          <w:color w:val="000000" w:themeColor="text1"/>
        </w:rPr>
        <w:t xml:space="preserve"> </w:t>
      </w:r>
      <w:r w:rsidR="00765390"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00765390" w:rsidRPr="000C186A">
        <w:rPr>
          <w:rFonts w:ascii="Arial" w:hAnsi="Arial" w:cs="Arial"/>
          <w:color w:val="000000" w:themeColor="text1"/>
        </w:rPr>
        <w:fldChar w:fldCharType="separate"/>
      </w:r>
      <w:r w:rsidR="00122BC7" w:rsidRPr="000C186A">
        <w:rPr>
          <w:rFonts w:ascii="Arial" w:hAnsi="Arial" w:cs="Arial"/>
          <w:color w:val="000000" w:themeColor="text1"/>
        </w:rPr>
        <w:t>(Swain and Lenka 2014)</w:t>
      </w:r>
      <w:r w:rsidR="00765390" w:rsidRPr="000C186A">
        <w:rPr>
          <w:rFonts w:ascii="Arial" w:hAnsi="Arial" w:cs="Arial"/>
          <w:color w:val="000000" w:themeColor="text1"/>
        </w:rPr>
        <w:fldChar w:fldCharType="end"/>
      </w:r>
      <w:r w:rsidR="00765390" w:rsidRPr="000C186A">
        <w:rPr>
          <w:rFonts w:ascii="Arial" w:hAnsi="Arial" w:cs="Arial"/>
          <w:color w:val="000000" w:themeColor="text1"/>
        </w:rPr>
        <w:t xml:space="preserve"> Classification of spatial domain image steganography techniques</w:t>
      </w:r>
    </w:p>
    <w:p w14:paraId="7D61A513" w14:textId="54201E2D" w:rsidR="00D46631" w:rsidRPr="000C186A" w:rsidRDefault="00765390" w:rsidP="001D12FE">
      <w:pPr>
        <w:jc w:val="both"/>
        <w:rPr>
          <w:rFonts w:ascii="Arial" w:hAnsi="Arial" w:cs="Arial"/>
          <w:color w:val="000000" w:themeColor="text1"/>
        </w:rPr>
      </w:pPr>
      <w:r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 AuthorYear="1"&gt;&lt;Author&gt;Swain&lt;/Author&gt;&lt;Year&gt;2014&lt;/Year&gt;&lt;RecNum&gt;145&lt;/RecNum&gt;&lt;DisplayText&gt;Swain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Pr="000C186A">
        <w:rPr>
          <w:rFonts w:ascii="Arial" w:hAnsi="Arial" w:cs="Arial"/>
          <w:color w:val="000000" w:themeColor="text1"/>
        </w:rPr>
        <w:fldChar w:fldCharType="separate"/>
      </w:r>
      <w:r w:rsidR="00122BC7" w:rsidRPr="000C186A">
        <w:rPr>
          <w:rFonts w:ascii="Arial" w:hAnsi="Arial" w:cs="Arial"/>
          <w:color w:val="000000" w:themeColor="text1"/>
        </w:rPr>
        <w:t>Swain and Lenka (2014)</w:t>
      </w:r>
      <w:r w:rsidRPr="000C186A">
        <w:rPr>
          <w:rFonts w:ascii="Arial" w:hAnsi="Arial" w:cs="Arial"/>
          <w:color w:val="000000" w:themeColor="text1"/>
        </w:rPr>
        <w:fldChar w:fldCharType="end"/>
      </w:r>
      <w:r w:rsidRPr="000C186A">
        <w:rPr>
          <w:rFonts w:ascii="Arial" w:hAnsi="Arial" w:cs="Arial"/>
          <w:color w:val="000000" w:themeColor="text1"/>
        </w:rPr>
        <w:t xml:space="preserve"> </w:t>
      </w:r>
      <w:r w:rsidR="00310476" w:rsidRPr="000C186A">
        <w:rPr>
          <w:rFonts w:ascii="Arial" w:hAnsi="Arial" w:cs="Arial"/>
          <w:color w:val="000000" w:themeColor="text1"/>
        </w:rPr>
        <w:t>categorize spatial-domain steganography into several techniques, including the</w:t>
      </w:r>
      <w:r w:rsidRPr="000C186A">
        <w:rPr>
          <w:rFonts w:ascii="Arial" w:hAnsi="Arial" w:cs="Arial"/>
          <w:color w:val="000000" w:themeColor="text1"/>
        </w:rPr>
        <w:t xml:space="preserve">, including </w:t>
      </w:r>
      <w:r w:rsidR="00E54FB0" w:rsidRPr="000C186A">
        <w:rPr>
          <w:rFonts w:ascii="Arial" w:hAnsi="Arial" w:cs="Arial"/>
          <w:color w:val="000000" w:themeColor="text1"/>
        </w:rPr>
        <w:t>Least Significant Bit (LSB) method, Pixel Value Differencing (PVD), and RGB-based embedding:</w:t>
      </w:r>
      <w:r w:rsidRPr="000C186A">
        <w:rPr>
          <w:rFonts w:ascii="Arial" w:hAnsi="Arial" w:cs="Arial"/>
          <w:color w:val="000000" w:themeColor="text1"/>
        </w:rPr>
        <w:t xml:space="preserve"> </w:t>
      </w:r>
    </w:p>
    <w:p w14:paraId="783E10EE" w14:textId="770E1328" w:rsidR="00D46631" w:rsidRPr="000C186A" w:rsidRDefault="00D46631" w:rsidP="001D12FE">
      <w:pPr>
        <w:pStyle w:val="ListParagraph"/>
        <w:numPr>
          <w:ilvl w:val="0"/>
          <w:numId w:val="3"/>
        </w:numPr>
        <w:jc w:val="both"/>
        <w:rPr>
          <w:rFonts w:ascii="Arial" w:hAnsi="Arial" w:cs="Arial"/>
          <w:color w:val="000000" w:themeColor="text1"/>
        </w:rPr>
      </w:pPr>
      <w:r w:rsidRPr="000C186A">
        <w:rPr>
          <w:rFonts w:ascii="Arial" w:hAnsi="Arial" w:cs="Arial"/>
          <w:color w:val="000000" w:themeColor="text1"/>
        </w:rPr>
        <w:t xml:space="preserve">Least Significant Bit (LSB) : Described by </w:t>
      </w:r>
      <w:r w:rsidR="003D48B0"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 AuthorYear="1"&gt;&lt;Author&gt;Swain&lt;/Author&gt;&lt;Year&gt;2014&lt;/Year&gt;&lt;RecNum&gt;145&lt;/RecNum&gt;&lt;DisplayText&gt;Swain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003D48B0" w:rsidRPr="000C186A">
        <w:rPr>
          <w:rFonts w:ascii="Arial" w:hAnsi="Arial" w:cs="Arial"/>
          <w:color w:val="000000" w:themeColor="text1"/>
        </w:rPr>
        <w:fldChar w:fldCharType="separate"/>
      </w:r>
      <w:r w:rsidR="00122BC7" w:rsidRPr="000C186A">
        <w:rPr>
          <w:rFonts w:ascii="Arial" w:hAnsi="Arial" w:cs="Arial"/>
          <w:color w:val="000000" w:themeColor="text1"/>
        </w:rPr>
        <w:t>Swain and Lenka (2014)</w:t>
      </w:r>
      <w:r w:rsidR="003D48B0" w:rsidRPr="000C186A">
        <w:rPr>
          <w:rFonts w:ascii="Arial" w:hAnsi="Arial" w:cs="Arial"/>
          <w:color w:val="000000" w:themeColor="text1"/>
        </w:rPr>
        <w:fldChar w:fldCharType="end"/>
      </w:r>
      <w:r w:rsidR="003D48B0" w:rsidRPr="000C186A">
        <w:rPr>
          <w:rFonts w:ascii="Arial" w:hAnsi="Arial" w:cs="Arial"/>
          <w:color w:val="000000" w:themeColor="text1"/>
        </w:rPr>
        <w:t xml:space="preserve">, LSB is the simplest and popular image steganographic method is the least significant bit (LSB) substitution and </w:t>
      </w:r>
      <w:del w:id="6" w:author="Du Plessis, Daniel" w:date="2025-12-11T08:50:00Z" w16du:dateUtc="2025-12-11T06:50:00Z">
        <w:r w:rsidR="003D48B0" w:rsidRPr="000C186A" w:rsidDel="00DA76AF">
          <w:rPr>
            <w:rFonts w:ascii="Arial" w:hAnsi="Arial" w:cs="Arial"/>
            <w:color w:val="000000" w:themeColor="text1"/>
          </w:rPr>
          <w:delText>I</w:delText>
        </w:r>
      </w:del>
      <w:ins w:id="7" w:author="Du Plessis, Daniel" w:date="2025-12-11T08:50:00Z" w16du:dateUtc="2025-12-11T06:50:00Z">
        <w:r w:rsidR="00DA76AF">
          <w:rPr>
            <w:rFonts w:ascii="Arial" w:hAnsi="Arial" w:cs="Arial"/>
            <w:color w:val="000000" w:themeColor="text1"/>
          </w:rPr>
          <w:t>i</w:t>
        </w:r>
      </w:ins>
      <w:r w:rsidR="003D48B0" w:rsidRPr="000C186A">
        <w:rPr>
          <w:rFonts w:ascii="Arial" w:hAnsi="Arial" w:cs="Arial"/>
          <w:color w:val="000000" w:themeColor="text1"/>
        </w:rPr>
        <w:t>t embeds messages into cover image by replacing the least significant bits directly. To be further under</w:t>
      </w:r>
      <w:r w:rsidRPr="000C186A">
        <w:rPr>
          <w:rFonts w:ascii="Arial" w:hAnsi="Arial" w:cs="Arial"/>
          <w:color w:val="000000" w:themeColor="text1"/>
        </w:rPr>
        <w:t xml:space="preserve"> </w:t>
      </w:r>
      <w:hyperlink w:anchor="_2.2.2._Least_Significant" w:history="1">
        <w:r w:rsidR="00765390" w:rsidRPr="000C186A">
          <w:rPr>
            <w:rStyle w:val="Hyperlink"/>
            <w:rFonts w:ascii="Arial" w:hAnsi="Arial" w:cs="Arial"/>
            <w:color w:val="000000" w:themeColor="text1"/>
          </w:rPr>
          <w:t>2.2.2. Least Significant Bit</w:t>
        </w:r>
      </w:hyperlink>
      <w:r w:rsidR="003D48B0" w:rsidRPr="000C186A">
        <w:rPr>
          <w:rFonts w:ascii="Arial" w:hAnsi="Arial" w:cs="Arial"/>
          <w:color w:val="000000" w:themeColor="text1"/>
        </w:rPr>
        <w:t>.</w:t>
      </w:r>
      <w:r w:rsidR="00765390" w:rsidRPr="000C186A">
        <w:rPr>
          <w:rFonts w:ascii="Arial" w:hAnsi="Arial" w:cs="Arial"/>
          <w:color w:val="000000" w:themeColor="text1"/>
        </w:rPr>
        <w:t xml:space="preserve"> </w:t>
      </w:r>
    </w:p>
    <w:p w14:paraId="1F0E4AB2" w14:textId="77777777" w:rsidR="008E20F6" w:rsidRPr="000C186A" w:rsidRDefault="008E20F6" w:rsidP="001D12FE">
      <w:pPr>
        <w:pStyle w:val="ListParagraph"/>
        <w:ind w:left="360"/>
        <w:jc w:val="both"/>
        <w:rPr>
          <w:rFonts w:ascii="Arial" w:hAnsi="Arial" w:cs="Arial"/>
          <w:color w:val="000000" w:themeColor="text1"/>
        </w:rPr>
      </w:pPr>
    </w:p>
    <w:p w14:paraId="5CA2BA53" w14:textId="7EB3372D" w:rsidR="008E20F6" w:rsidRPr="000C186A" w:rsidRDefault="00E54FB0" w:rsidP="001D12FE">
      <w:pPr>
        <w:pStyle w:val="ListParagraph"/>
        <w:numPr>
          <w:ilvl w:val="0"/>
          <w:numId w:val="3"/>
        </w:numPr>
        <w:jc w:val="both"/>
        <w:rPr>
          <w:rFonts w:ascii="Arial" w:hAnsi="Arial" w:cs="Arial"/>
          <w:color w:val="000000" w:themeColor="text1"/>
        </w:rPr>
      </w:pPr>
      <w:r w:rsidRPr="000C186A">
        <w:rPr>
          <w:rFonts w:ascii="Arial" w:hAnsi="Arial" w:cs="Arial"/>
          <w:color w:val="000000" w:themeColor="text1"/>
        </w:rPr>
        <w:t>P</w:t>
      </w:r>
      <w:r w:rsidR="003D48B0" w:rsidRPr="000C186A">
        <w:rPr>
          <w:rFonts w:ascii="Arial" w:hAnsi="Arial" w:cs="Arial"/>
          <w:color w:val="000000" w:themeColor="text1"/>
        </w:rPr>
        <w:t>ixel value differencing</w:t>
      </w:r>
      <w:r w:rsidR="00D46631" w:rsidRPr="000C186A">
        <w:rPr>
          <w:rFonts w:ascii="Arial" w:hAnsi="Arial" w:cs="Arial"/>
          <w:color w:val="000000" w:themeColor="text1"/>
        </w:rPr>
        <w:t>:</w:t>
      </w:r>
      <w:r w:rsidR="00A749D8" w:rsidRPr="000C186A">
        <w:rPr>
          <w:rFonts w:ascii="Arial" w:hAnsi="Arial" w:cs="Arial"/>
          <w:color w:val="000000" w:themeColor="text1"/>
        </w:rPr>
        <w:t xml:space="preserve"> Described by</w:t>
      </w:r>
      <w:r w:rsidR="00D46631" w:rsidRPr="000C186A">
        <w:rPr>
          <w:rFonts w:ascii="Arial" w:hAnsi="Arial" w:cs="Arial"/>
          <w:color w:val="000000" w:themeColor="text1"/>
        </w:rPr>
        <w:t xml:space="preserve"> </w:t>
      </w:r>
      <w:r w:rsidR="00D46631"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 AuthorYear="1"&gt;&lt;Author&gt;Mandal&lt;/Author&gt;&lt;Year&gt;2022&lt;/Year&gt;&lt;RecNum&gt;75&lt;/RecNum&gt;&lt;DisplayText&gt;Mandal, et al. (2022)&lt;/DisplayText&gt;&lt;record&gt;&lt;rec-number&gt;75&lt;/rec-number&gt;&lt;foreign-keys&gt;&lt;key app="EN" db-id="vr22xts9l0dte4e5w54va9z5xst0ra5ewttv" timestamp="1747854790"&gt;75&lt;/key&gt;&lt;/foreign-keys&gt;&lt;ref-type name="Journal Article"&gt;17&lt;/ref-type&gt;&lt;contributors&gt;&lt;authors&gt;&lt;author&gt;Mandal, Pratap Chandra&lt;/author&gt;&lt;author&gt;Mukherjee, Imon&lt;/author&gt;&lt;author&gt;Paul, Goutam&lt;/author&gt;&lt;author&gt;Chatterji, BN&lt;/author&gt;&lt;/authors&gt;&lt;/contributors&gt;&lt;titles&gt;&lt;title&gt;Digital image steganography: A literature survey&lt;/title&gt;&lt;secondary-title&gt;Information sciences&lt;/secondary-title&gt;&lt;/titles&gt;&lt;periodical&gt;&lt;full-title&gt;Information sciences&lt;/full-title&gt;&lt;/periodical&gt;&lt;pages&gt;1451-1488&lt;/pages&gt;&lt;volume&gt;609&lt;/volume&gt;&lt;dates&gt;&lt;year&gt;2022&lt;/year&gt;&lt;/dates&gt;&lt;isbn&gt;0020-0255&lt;/isbn&gt;&lt;urls&gt;&lt;/urls&gt;&lt;/record&gt;&lt;/Cite&gt;&lt;/EndNote&gt;</w:instrText>
      </w:r>
      <w:r w:rsidR="00D46631" w:rsidRPr="000C186A">
        <w:rPr>
          <w:rFonts w:ascii="Arial" w:hAnsi="Arial" w:cs="Arial"/>
          <w:color w:val="000000" w:themeColor="text1"/>
        </w:rPr>
        <w:fldChar w:fldCharType="separate"/>
      </w:r>
      <w:r w:rsidR="00122BC7" w:rsidRPr="000C186A">
        <w:rPr>
          <w:rFonts w:ascii="Arial" w:hAnsi="Arial" w:cs="Arial"/>
          <w:color w:val="000000" w:themeColor="text1"/>
        </w:rPr>
        <w:t>Mandal, et al. (2022)</w:t>
      </w:r>
      <w:r w:rsidR="00D46631" w:rsidRPr="000C186A">
        <w:rPr>
          <w:rFonts w:ascii="Arial" w:hAnsi="Arial" w:cs="Arial"/>
          <w:color w:val="000000" w:themeColor="text1"/>
        </w:rPr>
        <w:fldChar w:fldCharType="end"/>
      </w:r>
      <w:r w:rsidR="00D46631" w:rsidRPr="000C186A">
        <w:rPr>
          <w:rFonts w:ascii="Arial" w:hAnsi="Arial" w:cs="Arial"/>
          <w:color w:val="000000" w:themeColor="text1"/>
        </w:rPr>
        <w:t xml:space="preserve"> </w:t>
      </w:r>
      <w:r w:rsidR="00680C10" w:rsidRPr="000C186A">
        <w:rPr>
          <w:rFonts w:ascii="Arial" w:hAnsi="Arial" w:cs="Arial"/>
          <w:color w:val="000000" w:themeColor="text1"/>
        </w:rPr>
        <w:t>conceals secret data by leveraging the fact that edge regions of an image can tolerate greater modification than smooth areas. In this approach, the cover image is divided into non-overlapping pixel pairs, and the secret message is embedded in the pixel-value difference, calculated as</w:t>
      </w:r>
      <w:r w:rsidR="00D46631" w:rsidRPr="000C186A">
        <w:rPr>
          <w:rFonts w:ascii="Arial" w:hAnsi="Arial" w:cs="Arial"/>
          <w:color w:val="000000" w:themeColor="text1"/>
        </w:rPr>
        <w:t xml:space="preserve"> </w:t>
      </w:r>
      <m:oMath>
        <m:sSub>
          <m:sSubPr>
            <m:ctrlPr>
              <w:rPr>
                <w:rFonts w:ascii="Cambria Math" w:hAnsi="Cambria Math" w:cs="Arial"/>
                <w:i/>
                <w:color w:val="000000" w:themeColor="text1"/>
              </w:rPr>
            </m:ctrlPr>
          </m:sSubPr>
          <m:e>
            <m:r>
              <w:rPr>
                <w:rFonts w:ascii="Cambria Math" w:hAnsi="Cambria Math" w:cs="Arial"/>
                <w:color w:val="000000" w:themeColor="text1"/>
              </w:rPr>
              <m:t>B</m:t>
            </m:r>
          </m:e>
          <m:sub>
            <m:r>
              <w:rPr>
                <w:rFonts w:ascii="Cambria Math" w:hAnsi="Cambria Math" w:cs="Arial"/>
                <w:color w:val="000000" w:themeColor="text1"/>
              </w:rPr>
              <m:t>i</m:t>
            </m:r>
          </m:sub>
        </m:sSub>
        <m:r>
          <w:rPr>
            <w:rFonts w:ascii="Cambria Math" w:hAnsi="Cambria Math" w:cs="Arial"/>
            <w:color w:val="000000" w:themeColor="text1"/>
          </w:rPr>
          <m:t xml:space="preserve">= </m:t>
        </m:r>
        <m:sSub>
          <m:sSubPr>
            <m:ctrlPr>
              <w:rPr>
                <w:rFonts w:ascii="Cambria Math" w:hAnsi="Cambria Math" w:cs="Arial"/>
                <w:i/>
                <w:color w:val="000000" w:themeColor="text1"/>
              </w:rPr>
            </m:ctrlPr>
          </m:sSubPr>
          <m:e>
            <m:r>
              <w:rPr>
                <w:rFonts w:ascii="Cambria Math" w:hAnsi="Cambria Math" w:cs="Arial"/>
                <w:color w:val="000000" w:themeColor="text1"/>
              </w:rPr>
              <m:t>k</m:t>
            </m:r>
          </m:e>
          <m:sub>
            <m:r>
              <w:rPr>
                <w:rFonts w:ascii="Cambria Math" w:hAnsi="Cambria Math" w:cs="Arial"/>
                <w:color w:val="000000" w:themeColor="text1"/>
              </w:rPr>
              <m:t>i+1</m:t>
            </m:r>
          </m:sub>
        </m:sSub>
        <m:r>
          <w:rPr>
            <w:rFonts w:ascii="Cambria Math" w:eastAsiaTheme="minorEastAsia" w:hAnsi="Cambria Math" w:cs="Arial"/>
            <w:color w:val="000000" w:themeColor="text1"/>
          </w:rPr>
          <m:t xml:space="preserve">- </m:t>
        </m:r>
        <m:sSub>
          <m:sSubPr>
            <m:ctrlPr>
              <w:rPr>
                <w:rFonts w:ascii="Cambria Math" w:hAnsi="Cambria Math" w:cs="Arial"/>
                <w:i/>
                <w:color w:val="000000" w:themeColor="text1"/>
              </w:rPr>
            </m:ctrlPr>
          </m:sSubPr>
          <m:e>
            <m:r>
              <w:rPr>
                <w:rFonts w:ascii="Cambria Math" w:hAnsi="Cambria Math" w:cs="Arial"/>
                <w:color w:val="000000" w:themeColor="text1"/>
              </w:rPr>
              <m:t>k</m:t>
            </m:r>
          </m:e>
          <m:sub>
            <m:r>
              <w:rPr>
                <w:rFonts w:ascii="Cambria Math" w:hAnsi="Cambria Math" w:cs="Arial"/>
                <w:color w:val="000000" w:themeColor="text1"/>
              </w:rPr>
              <m:t>i</m:t>
            </m:r>
          </m:sub>
        </m:sSub>
      </m:oMath>
      <w:r w:rsidR="00D46631" w:rsidRPr="000C186A">
        <w:rPr>
          <w:rFonts w:ascii="Arial" w:hAnsi="Arial" w:cs="Arial"/>
          <w:color w:val="000000" w:themeColor="text1"/>
        </w:rPr>
        <w:t xml:space="preserve"> where </w:t>
      </w:r>
      <m:oMath>
        <m:sSub>
          <m:sSubPr>
            <m:ctrlPr>
              <w:rPr>
                <w:rFonts w:ascii="Cambria Math" w:hAnsi="Cambria Math" w:cs="Arial"/>
                <w:i/>
                <w:color w:val="000000" w:themeColor="text1"/>
              </w:rPr>
            </m:ctrlPr>
          </m:sSubPr>
          <m:e>
            <m:r>
              <w:rPr>
                <w:rFonts w:ascii="Cambria Math" w:hAnsi="Cambria Math" w:cs="Arial"/>
                <w:color w:val="000000" w:themeColor="text1"/>
              </w:rPr>
              <m:t>B</m:t>
            </m:r>
          </m:e>
          <m:sub>
            <m:r>
              <w:rPr>
                <w:rFonts w:ascii="Cambria Math" w:hAnsi="Cambria Math" w:cs="Arial"/>
                <w:color w:val="000000" w:themeColor="text1"/>
              </w:rPr>
              <m:t>i</m:t>
            </m:r>
          </m:sub>
        </m:sSub>
      </m:oMath>
      <w:r w:rsidR="00680C10" w:rsidRPr="000C186A">
        <w:rPr>
          <w:rFonts w:ascii="Arial" w:eastAsiaTheme="minorEastAsia" w:hAnsi="Arial" w:cs="Arial"/>
          <w:color w:val="000000" w:themeColor="text1"/>
        </w:rPr>
        <w:t xml:space="preserve"> </w:t>
      </w:r>
      <w:r w:rsidR="00D46631" w:rsidRPr="000C186A">
        <w:rPr>
          <w:rFonts w:ascii="Arial" w:hAnsi="Arial" w:cs="Arial"/>
          <w:color w:val="000000" w:themeColor="text1"/>
        </w:rPr>
        <w:t>ranges from 0 to 255.</w:t>
      </w:r>
      <w:r w:rsidR="00387EB5" w:rsidRPr="000C186A">
        <w:rPr>
          <w:rFonts w:ascii="Arial" w:hAnsi="Arial" w:cs="Arial"/>
          <w:color w:val="000000" w:themeColor="text1"/>
        </w:rPr>
        <w:t xml:space="preserve"> </w:t>
      </w:r>
      <w:r w:rsidR="00387EB5" w:rsidRPr="000C186A">
        <w:rPr>
          <w:rFonts w:ascii="Arial" w:hAnsi="Arial" w:cs="Arial"/>
          <w:color w:val="000000" w:themeColor="text1"/>
        </w:rPr>
        <w:lastRenderedPageBreak/>
        <w:t>However, this study excludes PVD because it allows for lower data capacity compared to LSB, which distributes information uniformly across all pixels</w:t>
      </w:r>
      <w:r w:rsidR="003747BA" w:rsidRPr="000C186A">
        <w:rPr>
          <w:rFonts w:ascii="Arial" w:hAnsi="Arial" w:cs="Arial"/>
          <w:color w:val="000000" w:themeColor="text1"/>
        </w:rPr>
        <w:t>.</w:t>
      </w:r>
    </w:p>
    <w:p w14:paraId="0FCD9390" w14:textId="77777777" w:rsidR="008E20F6" w:rsidRPr="000C186A" w:rsidRDefault="008E20F6" w:rsidP="001D12FE">
      <w:pPr>
        <w:pStyle w:val="ListParagraph"/>
        <w:ind w:left="360"/>
        <w:jc w:val="both"/>
        <w:rPr>
          <w:rFonts w:ascii="Arial" w:hAnsi="Arial" w:cs="Arial"/>
          <w:color w:val="000000" w:themeColor="text1"/>
        </w:rPr>
      </w:pPr>
    </w:p>
    <w:p w14:paraId="3DCAB3DC" w14:textId="442D6FE8" w:rsidR="00765390" w:rsidRPr="000C186A" w:rsidRDefault="003D48B0" w:rsidP="001D12FE">
      <w:pPr>
        <w:pStyle w:val="ListParagraph"/>
        <w:numPr>
          <w:ilvl w:val="0"/>
          <w:numId w:val="3"/>
        </w:numPr>
        <w:jc w:val="both"/>
        <w:rPr>
          <w:rFonts w:ascii="Arial" w:hAnsi="Arial" w:cs="Arial"/>
          <w:color w:val="000000" w:themeColor="text1"/>
        </w:rPr>
      </w:pPr>
      <w:r w:rsidRPr="000C186A">
        <w:rPr>
          <w:rFonts w:ascii="Arial" w:hAnsi="Arial" w:cs="Arial"/>
          <w:color w:val="000000" w:themeColor="text1"/>
        </w:rPr>
        <w:t xml:space="preserve">Other </w:t>
      </w:r>
      <w:r w:rsidR="003747BA" w:rsidRPr="000C186A">
        <w:rPr>
          <w:rFonts w:ascii="Arial" w:hAnsi="Arial" w:cs="Arial"/>
          <w:color w:val="000000" w:themeColor="text1"/>
        </w:rPr>
        <w:t>spatial-domain techniques</w:t>
      </w:r>
      <w:r w:rsidRPr="000C186A">
        <w:rPr>
          <w:rFonts w:ascii="Arial" w:hAnsi="Arial" w:cs="Arial"/>
          <w:color w:val="000000" w:themeColor="text1"/>
        </w:rPr>
        <w:t xml:space="preserve">, </w:t>
      </w:r>
      <w:r w:rsidR="003747BA" w:rsidRPr="000C186A">
        <w:rPr>
          <w:rFonts w:ascii="Arial" w:hAnsi="Arial" w:cs="Arial"/>
          <w:color w:val="000000" w:themeColor="text1"/>
        </w:rPr>
        <w:t xml:space="preserve">such as </w:t>
      </w:r>
      <w:r w:rsidRPr="000C186A">
        <w:rPr>
          <w:rFonts w:ascii="Arial" w:hAnsi="Arial" w:cs="Arial"/>
          <w:color w:val="000000" w:themeColor="text1"/>
        </w:rPr>
        <w:t xml:space="preserve">RGB-Based </w:t>
      </w:r>
      <w:r w:rsidR="003747BA" w:rsidRPr="000C186A">
        <w:rPr>
          <w:rFonts w:ascii="Arial" w:hAnsi="Arial" w:cs="Arial"/>
          <w:color w:val="000000" w:themeColor="text1"/>
        </w:rPr>
        <w:t xml:space="preserve">hides </w:t>
      </w:r>
      <w:r w:rsidRPr="000C186A">
        <w:rPr>
          <w:rFonts w:ascii="Arial" w:hAnsi="Arial" w:cs="Arial"/>
          <w:color w:val="000000" w:themeColor="text1"/>
        </w:rPr>
        <w:t xml:space="preserve">data in the red, green, and blue channels </w:t>
      </w:r>
      <w:r w:rsidR="00D7194E" w:rsidRPr="000C186A">
        <w:rPr>
          <w:rFonts w:ascii="Arial" w:hAnsi="Arial" w:cs="Arial"/>
          <w:color w:val="000000" w:themeColor="text1"/>
        </w:rPr>
        <w:t>of pixels using modified LSB approaches to enhance security and minimize visual distortion</w:t>
      </w:r>
      <w:r w:rsidRPr="000C186A">
        <w:rPr>
          <w:rFonts w:ascii="Arial" w:hAnsi="Arial" w:cs="Arial"/>
          <w:color w:val="000000" w:themeColor="text1"/>
        </w:rPr>
        <w:t xml:space="preserve"> </w:t>
      </w:r>
      <w:r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Pr="000C186A">
        <w:rPr>
          <w:rFonts w:ascii="Arial" w:hAnsi="Arial" w:cs="Arial"/>
          <w:color w:val="000000" w:themeColor="text1"/>
        </w:rPr>
        <w:fldChar w:fldCharType="separate"/>
      </w:r>
      <w:r w:rsidR="00122BC7" w:rsidRPr="000C186A">
        <w:rPr>
          <w:rFonts w:ascii="Arial" w:hAnsi="Arial" w:cs="Arial"/>
          <w:color w:val="000000" w:themeColor="text1"/>
        </w:rPr>
        <w:t>(Swain and Lenka 2014)</w:t>
      </w:r>
      <w:r w:rsidRPr="000C186A">
        <w:rPr>
          <w:rFonts w:ascii="Arial" w:hAnsi="Arial" w:cs="Arial"/>
          <w:color w:val="000000" w:themeColor="text1"/>
        </w:rPr>
        <w:fldChar w:fldCharType="end"/>
      </w:r>
      <w:r w:rsidR="001F3284" w:rsidRPr="000C186A">
        <w:rPr>
          <w:rFonts w:ascii="Arial" w:hAnsi="Arial" w:cs="Arial"/>
          <w:color w:val="000000" w:themeColor="text1"/>
        </w:rPr>
        <w:t>.</w:t>
      </w:r>
    </w:p>
    <w:p w14:paraId="112BF9F9" w14:textId="354F2BA2" w:rsidR="00563780" w:rsidRPr="000C186A" w:rsidRDefault="00472661" w:rsidP="001D12FE">
      <w:pPr>
        <w:jc w:val="both"/>
        <w:rPr>
          <w:rFonts w:ascii="Arial" w:hAnsi="Arial" w:cs="Arial"/>
          <w:color w:val="000000" w:themeColor="text1"/>
        </w:rPr>
      </w:pPr>
      <w:r w:rsidRPr="000C186A">
        <w:rPr>
          <w:rFonts w:ascii="Arial" w:hAnsi="Arial" w:cs="Arial"/>
          <w:color w:val="000000" w:themeColor="text1"/>
        </w:rPr>
        <w:t xml:space="preserve">Alongside embedding </w:t>
      </w:r>
      <w:r w:rsidR="00E30640" w:rsidRPr="000C186A">
        <w:rPr>
          <w:rFonts w:ascii="Arial" w:hAnsi="Arial" w:cs="Arial"/>
          <w:color w:val="000000" w:themeColor="text1"/>
        </w:rPr>
        <w:t>techniques</w:t>
      </w:r>
      <w:r w:rsidR="00346133" w:rsidRPr="000C186A">
        <w:rPr>
          <w:rFonts w:ascii="Arial" w:hAnsi="Arial" w:cs="Arial"/>
          <w:color w:val="000000" w:themeColor="text1"/>
        </w:rPr>
        <w:t>, steganalysis focuses on detecting, analysing, and potentially extracting hidden information from media to uncover the presence of steganography</w:t>
      </w:r>
      <w:r w:rsidRPr="000C186A">
        <w:rPr>
          <w:rFonts w:ascii="Arial" w:hAnsi="Arial" w:cs="Arial"/>
          <w:color w:val="000000" w:themeColor="text1"/>
        </w:rPr>
        <w:t xml:space="preserve"> </w:t>
      </w:r>
      <w:r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&lt;EndNote&gt;&lt;Cite&gt;&lt;Author&gt;Eid&lt;/Author&gt;&lt;Year&gt;2022&lt;/Year&gt;&lt;RecNum&gt;147&lt;/RecNum&gt;&lt;DisplayText&gt;(Eid, et al. 2022)&lt;/DisplayText&gt;&lt;record&gt;&lt;rec-number&gt;147&lt;/rec-number&gt;&lt;foreign-keys&gt;&lt;key app="EN" db-id="vr22xts9l0dte4e5w54va9z5xst0ra5ewttv" timestamp="1758368569"&gt;147&lt;/key&gt;&lt;/foreign-keys&gt;&lt;ref-type name="Journal Article"&gt;17&lt;/ref-type&gt;&lt;contributors&gt;&lt;authors&gt;&lt;author&gt;Eid, Wafa M&lt;/author&gt;&lt;author&gt;Alotaibi, Sarah S&lt;/author&gt;&lt;author&gt;Alqahtani, Hasna M&lt;/author&gt;&lt;author&gt;Saleh, Sahar Q&lt;/author&gt;&lt;/authors&gt;&lt;/contributors&gt;&lt;titles&gt;&lt;title&gt;Digital image steganalysis: current methodologies and future challenges&lt;/title&gt;&lt;secondary-title&gt;Ieee Access&lt;/secondary-title&gt;&lt;/titles&gt;&lt;periodical&gt;&lt;full-title&gt;IEEE access&lt;/full-title&gt;&lt;/periodical&gt;&lt;pages&gt;92321-92336&lt;/pages&gt;&lt;volume&gt;10&lt;/volume&gt;&lt;dates&gt;&lt;year&gt;2022&lt;/year&gt;&lt;/dates&gt;&lt;isbn&gt;2169-3536&lt;/isbn&gt;&lt;urls&gt;&lt;/urls&gt;&lt;/record&gt;&lt;/Cite&gt;&lt;/EndNote&gt;</w:instrText>
      </w:r>
      <w:r w:rsidRPr="000C186A">
        <w:rPr>
          <w:rFonts w:ascii="Arial" w:hAnsi="Arial" w:cs="Arial"/>
          <w:color w:val="000000" w:themeColor="text1"/>
        </w:rPr>
        <w:fldChar w:fldCharType="separate"/>
      </w:r>
      <w:r w:rsidR="00122BC7" w:rsidRPr="000C186A">
        <w:rPr>
          <w:rFonts w:ascii="Arial" w:hAnsi="Arial" w:cs="Arial"/>
          <w:color w:val="000000" w:themeColor="text1"/>
        </w:rPr>
        <w:t>(Eid, et al. 2022)</w:t>
      </w:r>
      <w:r w:rsidRPr="000C186A">
        <w:rPr>
          <w:rFonts w:ascii="Arial" w:hAnsi="Arial" w:cs="Arial"/>
          <w:color w:val="000000" w:themeColor="text1"/>
        </w:rPr>
        <w:fldChar w:fldCharType="end"/>
      </w:r>
      <w:r w:rsidRPr="000C186A">
        <w:rPr>
          <w:rFonts w:ascii="Arial" w:hAnsi="Arial" w:cs="Arial"/>
          <w:color w:val="000000" w:themeColor="text1"/>
        </w:rPr>
        <w:t>.</w:t>
      </w:r>
      <w:r w:rsidR="005248D7" w:rsidRPr="000C186A">
        <w:rPr>
          <w:rFonts w:ascii="Arial" w:hAnsi="Arial" w:cs="Arial"/>
          <w:color w:val="000000" w:themeColor="text1"/>
        </w:rPr>
        <w:t xml:space="preserve"> </w:t>
      </w:r>
      <w:r w:rsidR="00AB4AE1" w:rsidRPr="000C186A">
        <w:rPr>
          <w:rFonts w:ascii="Arial" w:hAnsi="Arial" w:cs="Arial"/>
          <w:color w:val="000000" w:themeColor="text1"/>
        </w:rPr>
        <w:t>Steganalysis is often framed using warden models, which define how adversaries interact with hidden communication</w:t>
      </w:r>
      <w:r w:rsidR="008E20F6" w:rsidRPr="000C186A">
        <w:rPr>
          <w:rFonts w:ascii="Arial" w:hAnsi="Arial" w:cs="Arial"/>
          <w:color w:val="000000" w:themeColor="text1"/>
        </w:rPr>
        <w:t xml:space="preserve"> </w:t>
      </w:r>
      <w:r w:rsidR="008E20F6"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&lt;EndNote&gt;&lt;Cite&gt;&lt;Author&gt;Al-Obaidi&lt;/Author&gt;&lt;Year&gt;2024&lt;/Year&gt;&lt;RecNum&gt;149&lt;/RecNum&gt;&lt;DisplayText&gt;(Al-Obaidi, et al. 2024)&lt;/DisplayText&gt;&lt;record&gt;&lt;rec-number&gt;149&lt;/rec-number&gt;&lt;foreign-keys&gt;&lt;key app="EN" db-id="vr22xts9l0dte4e5w54va9z5xst0ra5ewttv" timestamp="1758369824"&gt;149&lt;/key&gt;&lt;/foreign-keys&gt;&lt;ref-type name="Journal Article"&gt;17&lt;/ref-type&gt;&lt;contributors&gt;&lt;authors&gt;&lt;author&gt;Al-Obaidi, Sumia Abdulhussien Razooqi&lt;/author&gt;&lt;author&gt;Lighvan, Mina Zolfy&lt;/author&gt;&lt;author&gt;Asadpour, Mohammad&lt;/author&gt;&lt;/authors&gt;&lt;/contributors&gt;&lt;titles&gt;&lt;title&gt;Enhanced image steganalysis through reinforcement learning and generative adversarial networks&lt;/title&gt;&lt;secondary-title&gt;Intelligent Decision Technologies&lt;/secondary-title&gt;&lt;/titles&gt;&lt;periodical&gt;&lt;full-title&gt;Intelligent Decision Technologies&lt;/full-title&gt;&lt;/periodical&gt;&lt;pages&gt;1077-1100&lt;/pages&gt;&lt;volume&gt;18&lt;/volume&gt;&lt;number&gt;2&lt;/number&gt;&lt;dates&gt;&lt;year&gt;2024&lt;/year&gt;&lt;/dates&gt;&lt;isbn&gt;1872-4981&lt;/isbn&gt;&lt;urls&gt;&lt;/urls&gt;&lt;/record&gt;&lt;/Cite&gt;&lt;/EndNote&gt;</w:instrText>
      </w:r>
      <w:r w:rsidR="008E20F6" w:rsidRPr="000C186A">
        <w:rPr>
          <w:rFonts w:ascii="Arial" w:hAnsi="Arial" w:cs="Arial"/>
          <w:color w:val="000000" w:themeColor="text1"/>
        </w:rPr>
        <w:fldChar w:fldCharType="separate"/>
      </w:r>
      <w:r w:rsidR="00122BC7" w:rsidRPr="000C186A">
        <w:rPr>
          <w:rFonts w:ascii="Arial" w:hAnsi="Arial" w:cs="Arial"/>
          <w:color w:val="000000" w:themeColor="text1"/>
        </w:rPr>
        <w:t>(Al-Obaidi, et al. 2024)</w:t>
      </w:r>
      <w:r w:rsidR="008E20F6" w:rsidRPr="000C186A">
        <w:rPr>
          <w:rFonts w:ascii="Arial" w:hAnsi="Arial" w:cs="Arial"/>
          <w:color w:val="000000" w:themeColor="text1"/>
        </w:rPr>
        <w:fldChar w:fldCharType="end"/>
      </w:r>
      <w:r w:rsidR="008E20F6" w:rsidRPr="000C186A">
        <w:rPr>
          <w:rFonts w:ascii="Arial" w:hAnsi="Arial" w:cs="Arial"/>
          <w:color w:val="000000" w:themeColor="text1"/>
        </w:rPr>
        <w:t xml:space="preserve">. </w:t>
      </w:r>
      <w:r w:rsidR="00074EF0" w:rsidRPr="000C186A">
        <w:rPr>
          <w:rFonts w:ascii="Arial" w:hAnsi="Arial" w:cs="Arial"/>
          <w:color w:val="000000" w:themeColor="text1"/>
        </w:rPr>
        <w:t>The active warden model proactively disrupts steganography by modifying potential cover objects such as images before they can be used, thereby causing embedding algorithms to fail or produce easily detectable artefacts</w:t>
      </w:r>
      <w:r w:rsidR="008E20F6" w:rsidRPr="000C186A">
        <w:rPr>
          <w:rFonts w:ascii="Arial" w:hAnsi="Arial" w:cs="Arial"/>
          <w:color w:val="000000" w:themeColor="text1"/>
        </w:rPr>
        <w:t xml:space="preserve"> </w:t>
      </w:r>
      <w:r w:rsidR="008E20F6"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&lt;EndNote&gt;&lt;Cite&gt;&lt;Author&gt;Desoky&lt;/Author&gt;&lt;Year&gt;2011&lt;/Year&gt;&lt;RecNum&gt;151&lt;/RecNum&gt;&lt;DisplayText&gt;(Desoky 2011)&lt;/DisplayText&gt;&lt;record&gt;&lt;rec-number&gt;151&lt;/rec-number&gt;&lt;foreign-keys&gt;&lt;key app="EN" db-id="vr22xts9l0dte4e5w54va9z5xst0ra5ewttv" timestamp="1758370064"&gt;151&lt;/key&gt;&lt;/foreign-keys&gt;&lt;ref-type name="Journal Article"&gt;17&lt;/ref-type&gt;&lt;contributors&gt;&lt;authors&gt;&lt;author&gt;Desoky, Abdelrahman&lt;/author&gt;&lt;/authors&gt;&lt;/contributors&gt;&lt;titles&gt;&lt;title&gt;Edustega: an education-centric steganography methodology&lt;/title&gt;&lt;secondary-title&gt;International Journal of Security and Networks&lt;/secondary-title&gt;&lt;/titles&gt;&lt;periodical&gt;&lt;full-title&gt;International Journal of Security and Networks&lt;/full-title&gt;&lt;/periodical&gt;&lt;pages&gt;153-173&lt;/pages&gt;&lt;volume&gt;6&lt;/volume&gt;&lt;number&gt;2-3&lt;/number&gt;&lt;dates&gt;&lt;year&gt;2011&lt;/year&gt;&lt;/dates&gt;&lt;isbn&gt;1747-8405&lt;/isbn&gt;&lt;urls&gt;&lt;/urls&gt;&lt;/record&gt;&lt;/Cite&gt;&lt;/EndNote&gt;</w:instrText>
      </w:r>
      <w:r w:rsidR="008E20F6" w:rsidRPr="000C186A">
        <w:rPr>
          <w:rFonts w:ascii="Arial" w:hAnsi="Arial" w:cs="Arial"/>
          <w:color w:val="000000" w:themeColor="text1"/>
        </w:rPr>
        <w:fldChar w:fldCharType="separate"/>
      </w:r>
      <w:r w:rsidR="00122BC7" w:rsidRPr="000C186A">
        <w:rPr>
          <w:rFonts w:ascii="Arial" w:hAnsi="Arial" w:cs="Arial"/>
          <w:color w:val="000000" w:themeColor="text1"/>
        </w:rPr>
        <w:t>(Desoky 2011)</w:t>
      </w:r>
      <w:r w:rsidR="008E20F6" w:rsidRPr="000C186A">
        <w:rPr>
          <w:rFonts w:ascii="Arial" w:hAnsi="Arial" w:cs="Arial"/>
          <w:color w:val="000000" w:themeColor="text1"/>
        </w:rPr>
        <w:fldChar w:fldCharType="end"/>
      </w:r>
      <w:r w:rsidRPr="000C186A">
        <w:rPr>
          <w:rFonts w:ascii="Arial" w:hAnsi="Arial" w:cs="Arial"/>
          <w:color w:val="000000" w:themeColor="text1"/>
        </w:rPr>
        <w:t xml:space="preserve"> </w:t>
      </w:r>
      <w:r w:rsidR="008E20F6" w:rsidRPr="000C186A">
        <w:rPr>
          <w:rFonts w:ascii="Arial" w:hAnsi="Arial" w:cs="Arial"/>
          <w:color w:val="000000" w:themeColor="text1"/>
        </w:rPr>
        <w:t xml:space="preserve">and </w:t>
      </w:r>
      <w:r w:rsidR="009F78B2" w:rsidRPr="000C186A">
        <w:rPr>
          <w:rFonts w:ascii="Arial" w:hAnsi="Arial" w:cs="Arial"/>
          <w:color w:val="000000" w:themeColor="text1"/>
        </w:rPr>
        <w:t>passive warden model merely monitors communication channels or files to detect hidden content without altering the transmitted data</w:t>
      </w:r>
      <w:r w:rsidR="008E20F6" w:rsidRPr="000C186A">
        <w:rPr>
          <w:rFonts w:ascii="Arial" w:hAnsi="Arial" w:cs="Arial"/>
          <w:color w:val="000000" w:themeColor="text1"/>
        </w:rPr>
        <w:t xml:space="preserve"> </w:t>
      </w:r>
      <w:r w:rsidR="008E20F6"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&lt;EndNote&gt;&lt;Cite&gt;&lt;Author&gt;Luo&lt;/Author&gt;&lt;Year&gt;2024&lt;/Year&gt;&lt;RecNum&gt;148&lt;/RecNum&gt;&lt;DisplayText&gt;(Luo, et al. 2024)&lt;/DisplayText&gt;&lt;record&gt;&lt;rec-number&gt;148&lt;/rec-number&gt;&lt;foreign-keys&gt;&lt;key app="EN" db-id="vr22xts9l0dte4e5w54va9z5xst0ra5ewttv" timestamp="1758369778"&gt;148&lt;/key&gt;&lt;/foreign-keys&gt;&lt;ref-type name="Journal Article"&gt;17&lt;/ref-type&gt;&lt;contributors&gt;&lt;authors&gt;&lt;author&gt;Luo, Weiqi&lt;/author&gt;&lt;author&gt;Wei, Kangkang&lt;/author&gt;&lt;author&gt;Li, Qiushi&lt;/author&gt;&lt;author&gt;Ye, Miaoxin&lt;/author&gt;&lt;author&gt;Tan, Shunquan&lt;/author&gt;&lt;author&gt;Tang, Weixuan&lt;/author&gt;&lt;author&gt;Huang, Jiwu&lt;/author&gt;&lt;/authors&gt;&lt;/contributors&gt;&lt;titles&gt;&lt;title&gt;A Comprehensive Survey of Digital Image Steganography and Steganalysis&lt;/title&gt;&lt;secondary-title&gt;APSIPA Transactions on Signal and Information Processing&lt;/secondary-title&gt;&lt;/titles&gt;&lt;periodical&gt;&lt;full-title&gt;APSIPA Transactions on Signal and Information Processing&lt;/full-title&gt;&lt;/periodical&gt;&lt;volume&gt;13&lt;/volume&gt;&lt;number&gt;1&lt;/number&gt;&lt;dates&gt;&lt;year&gt;2024&lt;/year&gt;&lt;/dates&gt;&lt;isbn&gt;2048-7703&lt;/isbn&gt;&lt;urls&gt;&lt;/urls&gt;&lt;/record&gt;&lt;/Cite&gt;&lt;/EndNote&gt;</w:instrText>
      </w:r>
      <w:r w:rsidR="008E20F6" w:rsidRPr="000C186A">
        <w:rPr>
          <w:rFonts w:ascii="Arial" w:hAnsi="Arial" w:cs="Arial"/>
          <w:color w:val="000000" w:themeColor="text1"/>
        </w:rPr>
        <w:fldChar w:fldCharType="separate"/>
      </w:r>
      <w:r w:rsidR="00122BC7" w:rsidRPr="000C186A">
        <w:rPr>
          <w:rFonts w:ascii="Arial" w:hAnsi="Arial" w:cs="Arial"/>
          <w:color w:val="000000" w:themeColor="text1"/>
        </w:rPr>
        <w:t>(Luo, et al. 2024)</w:t>
      </w:r>
      <w:r w:rsidR="008E20F6" w:rsidRPr="000C186A">
        <w:rPr>
          <w:rFonts w:ascii="Arial" w:hAnsi="Arial" w:cs="Arial"/>
          <w:color w:val="000000" w:themeColor="text1"/>
        </w:rPr>
        <w:fldChar w:fldCharType="end"/>
      </w:r>
      <w:r w:rsidR="008E20F6" w:rsidRPr="000C186A">
        <w:rPr>
          <w:rFonts w:ascii="Arial" w:hAnsi="Arial" w:cs="Arial"/>
          <w:color w:val="000000" w:themeColor="text1"/>
        </w:rPr>
        <w:t xml:space="preserve">. </w:t>
      </w:r>
      <w:r w:rsidR="00E1152D" w:rsidRPr="000C186A">
        <w:rPr>
          <w:rFonts w:ascii="Arial" w:hAnsi="Arial" w:cs="Arial"/>
          <w:color w:val="000000" w:themeColor="text1"/>
        </w:rPr>
        <w:t>This study aligns with the passive warden model, as it analyses files non-destructively by examining the bit patterns of the least significant bits (LSBs) across digital images</w:t>
      </w:r>
      <w:r w:rsidR="008E20F6" w:rsidRPr="000C186A">
        <w:rPr>
          <w:rFonts w:ascii="Arial" w:hAnsi="Arial" w:cs="Arial"/>
          <w:color w:val="000000" w:themeColor="text1"/>
        </w:rPr>
        <w:t xml:space="preserve"> </w:t>
      </w:r>
      <w:r w:rsidR="008E20F6"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&lt;EndNote&gt;&lt;Cite&gt;&lt;Author&gt;Aslam&lt;/Author&gt;&lt;Year&gt;2022&lt;/Year&gt;&lt;RecNum&gt;83&lt;/RecNum&gt;&lt;DisplayText&gt;(Aslam, et al. 2022)&lt;/DisplayText&gt;&lt;record&gt;&lt;rec-number&gt;83&lt;/rec-number&gt;&lt;foreign-keys&gt;&lt;key app="EN" db-id="vr22xts9l0dte4e5w54va9z5xst0ra5ewttv" timestamp="1747855824"&gt;83&lt;/key&gt;&lt;/foreign-keys&gt;&lt;ref-type name="Conference Proceedings"&gt;10&lt;/ref-type&gt;&lt;contributors&gt;&lt;authors&gt;&lt;author&gt;M. A. Aslam&lt;/author&gt;&lt;author&gt;M. Rashid&lt;/author&gt;&lt;author&gt;F. Azam&lt;/author&gt;&lt;author&gt;M. Abbas&lt;/author&gt;&lt;author&gt;Y. Rasheed&lt;/author&gt;&lt;author&gt;S. S. Alotaibi&lt;/author&gt;&lt;author&gt;M. W. Anwar&lt;/author&gt;&lt;/authors&gt;&lt;/contributors&gt;&lt;titles&gt;&lt;title&gt;Image Steganography using Least Significant Bit (LSB) - A Systematic Literature Review&lt;/title&gt;&lt;secondary-title&gt;2022 2nd International Conference on Computing and Information Technology (ICCIT)&lt;/secondary-title&gt;&lt;alt-title&gt;2022 2nd International Conference on Computing and Information Technology (ICCIT)&lt;/alt-title&gt;&lt;/titles&gt;&lt;pages&gt;32-38&lt;/pages&gt;&lt;dates&gt;&lt;year&gt;2022&lt;/year&gt;&lt;pub-dates&gt;&lt;date&gt;25-27 Jan. 2022&lt;/date&gt;&lt;/pub-dates&gt;&lt;/dates&gt;&lt;urls&gt;&lt;/urls&gt;&lt;electronic-resource-num&gt;10.1109/ICCIT52419.2022.9711628&lt;/electronic-resource-num&gt;&lt;/record&gt;&lt;/Cite&gt;&lt;/EndNote&gt;</w:instrText>
      </w:r>
      <w:r w:rsidR="008E20F6" w:rsidRPr="000C186A">
        <w:rPr>
          <w:rFonts w:ascii="Arial" w:hAnsi="Arial" w:cs="Arial"/>
          <w:color w:val="000000" w:themeColor="text1"/>
        </w:rPr>
        <w:fldChar w:fldCharType="separate"/>
      </w:r>
      <w:r w:rsidR="00122BC7" w:rsidRPr="000C186A">
        <w:rPr>
          <w:rFonts w:ascii="Arial" w:hAnsi="Arial" w:cs="Arial"/>
          <w:color w:val="000000" w:themeColor="text1"/>
        </w:rPr>
        <w:t>(Aslam, et al. 2022)</w:t>
      </w:r>
      <w:r w:rsidR="008E20F6" w:rsidRPr="000C186A">
        <w:rPr>
          <w:rFonts w:ascii="Arial" w:hAnsi="Arial" w:cs="Arial"/>
          <w:color w:val="000000" w:themeColor="text1"/>
        </w:rPr>
        <w:fldChar w:fldCharType="end"/>
      </w:r>
      <w:r w:rsidR="008E20F6" w:rsidRPr="000C186A">
        <w:rPr>
          <w:rFonts w:ascii="Arial" w:hAnsi="Arial" w:cs="Arial"/>
          <w:color w:val="000000" w:themeColor="text1"/>
        </w:rPr>
        <w:t>.</w:t>
      </w:r>
    </w:p>
    <w:p w14:paraId="04FEC314" w14:textId="77C462B8" w:rsidR="000A7457" w:rsidRPr="000C186A" w:rsidRDefault="000A7457" w:rsidP="001D12FE">
      <w:pPr>
        <w:pStyle w:val="Heading2"/>
        <w:jc w:val="both"/>
        <w:rPr>
          <w:rFonts w:ascii="Arial" w:hAnsi="Arial" w:cs="Arial"/>
          <w:color w:val="000000" w:themeColor="text1"/>
          <w:sz w:val="28"/>
          <w:szCs w:val="28"/>
        </w:rPr>
      </w:pPr>
      <w:bookmarkStart w:id="8" w:name="_2.2.2._Least_Significant"/>
      <w:bookmarkStart w:id="9" w:name="_Toc213429857"/>
      <w:bookmarkEnd w:id="8"/>
      <w:r w:rsidRPr="000C186A">
        <w:rPr>
          <w:rFonts w:ascii="Arial" w:hAnsi="Arial" w:cs="Arial"/>
          <w:color w:val="000000" w:themeColor="text1"/>
          <w:sz w:val="28"/>
          <w:szCs w:val="28"/>
        </w:rPr>
        <w:t>2.2.2. Least Significant Bit (LSB) Substitution</w:t>
      </w:r>
      <w:bookmarkEnd w:id="9"/>
    </w:p>
    <w:p w14:paraId="202732FB" w14:textId="5E645848" w:rsidR="008E20F6" w:rsidRPr="000C186A" w:rsidRDefault="00442904" w:rsidP="001D12FE">
      <w:pPr>
        <w:jc w:val="both"/>
        <w:rPr>
          <w:rFonts w:ascii="Arial" w:hAnsi="Arial" w:cs="Arial"/>
          <w:color w:val="000000" w:themeColor="text1"/>
        </w:rPr>
      </w:pPr>
      <w:r w:rsidRPr="000C186A">
        <w:rPr>
          <w:rFonts w:ascii="Arial" w:hAnsi="Arial" w:cs="Arial"/>
          <w:color w:val="000000" w:themeColor="text1"/>
        </w:rPr>
        <w:t>The simplest and</w:t>
      </w:r>
      <w:r w:rsidR="00D843DF" w:rsidRPr="000C186A">
        <w:rPr>
          <w:rFonts w:ascii="Arial" w:hAnsi="Arial" w:cs="Arial"/>
          <w:color w:val="000000" w:themeColor="text1"/>
        </w:rPr>
        <w:t xml:space="preserve"> most</w:t>
      </w:r>
      <w:r w:rsidRPr="000C186A">
        <w:rPr>
          <w:rFonts w:ascii="Arial" w:hAnsi="Arial" w:cs="Arial"/>
          <w:color w:val="000000" w:themeColor="text1"/>
        </w:rPr>
        <w:t xml:space="preserve"> popular image steganographic method is the least significant bit (LSB) substitution</w:t>
      </w:r>
      <w:r w:rsidR="004657A3" w:rsidRPr="000C186A">
        <w:rPr>
          <w:rFonts w:ascii="Arial" w:hAnsi="Arial" w:cs="Arial"/>
          <w:color w:val="000000" w:themeColor="text1"/>
        </w:rPr>
        <w:t xml:space="preserve"> </w:t>
      </w:r>
      <w:r w:rsidR="004657A3" w:rsidRPr="000C186A">
        <w:rPr>
          <w:rFonts w:ascii="Arial" w:hAnsi="Arial" w:cs="Arial"/>
          <w:color w:val="000000" w:themeColor="text1"/>
        </w:rPr>
        <w:fldChar w:fldCharType="begin"/>
      </w:r>
      <w:r w:rsidR="004657A3" w:rsidRPr="000C186A">
        <w:rPr>
          <w:rFonts w:ascii="Arial" w:hAnsi="Arial" w:cs="Arial"/>
          <w:color w:val="000000" w:themeColor="text1"/>
        </w:rPr>
        <w:instrText xml:space="preserve"> ADDIN EN.CITE &lt;EndNote&gt;&lt;Cite&gt;&lt;Author&gt;Emad&lt;/Author&gt;&lt;Year&gt;2018&lt;/Year&gt;&lt;RecNum&gt;152&lt;/RecNum&gt;&lt;DisplayText&gt;(Emad, et al. 2018)&lt;/DisplayText&gt;&lt;record&gt;&lt;rec-number&gt;152&lt;/rec-number&gt;&lt;foreign-keys&gt;&lt;key app="EN" db-id="vr22xts9l0dte4e5w54va9z5xst0ra5ewttv" timestamp="1758385468"&gt;152&lt;/key&gt;&lt;/foreign-keys&gt;&lt;ref-type name="Journal Article"&gt;17&lt;/ref-type&gt;&lt;contributors&gt;&lt;authors&gt;&lt;author&gt;Emad, Elshazly&lt;/author&gt;&lt;author&gt;Safey, Abdelwahab&lt;/author&gt;&lt;author&gt;Refaat, Abouzaid&lt;/author&gt;&lt;author&gt;Osama, Zahran&lt;/author&gt;&lt;author&gt;Sayed, Elaraby&lt;/author&gt;&lt;author&gt;Mohamed, Elkordy&lt;/author&gt;&lt;/authors&gt;&lt;/contributors&gt;&lt;titles&gt;&lt;title&gt;A secure image steganography algorithm based on least significant bit and integer wavelet transform&lt;/title&gt;&lt;secondary-title&gt;Journal of Systems Engineering and Electronics&lt;/secondary-title&gt;&lt;/titles&gt;&lt;periodical&gt;&lt;full-title&gt;Journal of Systems Engineering and Electronics&lt;/full-title&gt;&lt;/periodical&gt;&lt;pages&gt;639-649&lt;/pages&gt;&lt;volume&gt;29&lt;/volume&gt;&lt;number&gt;3&lt;/number&gt;&lt;dates&gt;&lt;year&gt;2018&lt;/year&gt;&lt;/dates&gt;&lt;isbn&gt;1004-4132&lt;/isbn&gt;&lt;urls&gt;&lt;/urls&gt;&lt;/record&gt;&lt;/Cite&gt;&lt;/EndNote&gt;</w:instrText>
      </w:r>
      <w:r w:rsidR="004657A3" w:rsidRPr="000C186A">
        <w:rPr>
          <w:rFonts w:ascii="Arial" w:hAnsi="Arial" w:cs="Arial"/>
          <w:color w:val="000000" w:themeColor="text1"/>
        </w:rPr>
        <w:fldChar w:fldCharType="separate"/>
      </w:r>
      <w:r w:rsidR="004657A3" w:rsidRPr="000C186A">
        <w:rPr>
          <w:rFonts w:ascii="Arial" w:hAnsi="Arial" w:cs="Arial"/>
          <w:color w:val="000000" w:themeColor="text1"/>
        </w:rPr>
        <w:t>(Emad, et al. 2018)</w:t>
      </w:r>
      <w:r w:rsidR="004657A3" w:rsidRPr="000C186A">
        <w:rPr>
          <w:rFonts w:ascii="Arial" w:hAnsi="Arial" w:cs="Arial"/>
          <w:color w:val="000000" w:themeColor="text1"/>
        </w:rPr>
        <w:fldChar w:fldCharType="end"/>
      </w:r>
      <w:r w:rsidR="00D843DF" w:rsidRPr="000C186A">
        <w:rPr>
          <w:rFonts w:ascii="Arial" w:hAnsi="Arial" w:cs="Arial"/>
          <w:color w:val="000000" w:themeColor="text1"/>
        </w:rPr>
        <w:t xml:space="preserve"> which </w:t>
      </w:r>
      <w:r w:rsidRPr="000C186A">
        <w:rPr>
          <w:rFonts w:ascii="Arial" w:hAnsi="Arial" w:cs="Arial"/>
          <w:color w:val="000000" w:themeColor="text1"/>
        </w:rPr>
        <w:t>embeds messages into cover image</w:t>
      </w:r>
      <w:r w:rsidR="00D843DF" w:rsidRPr="000C186A">
        <w:rPr>
          <w:rFonts w:ascii="Arial" w:hAnsi="Arial" w:cs="Arial"/>
          <w:color w:val="000000" w:themeColor="text1"/>
        </w:rPr>
        <w:t>s</w:t>
      </w:r>
      <w:r w:rsidRPr="000C186A">
        <w:rPr>
          <w:rFonts w:ascii="Arial" w:hAnsi="Arial" w:cs="Arial"/>
          <w:color w:val="000000" w:themeColor="text1"/>
        </w:rPr>
        <w:t xml:space="preserve"> by replacing the least significant bits directly </w:t>
      </w:r>
      <w:r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Pr="000C186A">
        <w:rPr>
          <w:rFonts w:ascii="Arial" w:hAnsi="Arial" w:cs="Arial"/>
          <w:color w:val="000000" w:themeColor="text1"/>
        </w:rPr>
        <w:fldChar w:fldCharType="separate"/>
      </w:r>
      <w:r w:rsidR="00122BC7" w:rsidRPr="000C186A">
        <w:rPr>
          <w:rFonts w:ascii="Arial" w:hAnsi="Arial" w:cs="Arial"/>
          <w:color w:val="000000" w:themeColor="text1"/>
        </w:rPr>
        <w:t>(Swain and Lenka 2014)</w:t>
      </w:r>
      <w:r w:rsidRPr="000C186A">
        <w:rPr>
          <w:rFonts w:ascii="Arial" w:hAnsi="Arial" w:cs="Arial"/>
          <w:color w:val="000000" w:themeColor="text1"/>
        </w:rPr>
        <w:fldChar w:fldCharType="end"/>
      </w:r>
      <w:r w:rsidRPr="000C186A">
        <w:rPr>
          <w:rFonts w:ascii="Arial" w:hAnsi="Arial" w:cs="Arial"/>
          <w:color w:val="000000" w:themeColor="text1"/>
        </w:rPr>
        <w:t xml:space="preserve">. </w:t>
      </w:r>
      <w:r w:rsidR="001D47D2" w:rsidRPr="000C186A">
        <w:rPr>
          <w:rFonts w:ascii="Arial" w:hAnsi="Arial" w:cs="Arial"/>
          <w:color w:val="000000" w:themeColor="text1"/>
        </w:rPr>
        <w:t>Although this study focuses on LSB embedding in images, the same principle can be applied to other media types such as audio and video, which are also effective steganographic carriers due to their inherent redundancy</w:t>
      </w:r>
      <w:r w:rsidRPr="000C186A">
        <w:rPr>
          <w:rFonts w:ascii="Arial" w:hAnsi="Arial" w:cs="Arial"/>
          <w:color w:val="000000" w:themeColor="text1"/>
        </w:rPr>
        <w:t xml:space="preserve"> </w:t>
      </w:r>
      <w:r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&lt;EndNote&gt;&lt;Cite&gt;&lt;Author&gt;Asad&lt;/Author&gt;&lt;Year&gt;2011&lt;/Year&gt;&lt;RecNum&gt;153&lt;/RecNum&gt;&lt;DisplayText&gt;(Asad, et al. 2011)&lt;/DisplayText&gt;&lt;record&gt;&lt;rec-number&gt;153&lt;/rec-number&gt;&lt;foreign-keys&gt;&lt;key app="EN" db-id="vr22xts9l0dte4e5w54va9z5xst0ra5ewttv" timestamp="1758385649"&gt;153&lt;/key&gt;&lt;/foreign-keys&gt;&lt;ref-type name="Conference Proceedings"&gt;10&lt;/ref-type&gt;&lt;contributors&gt;&lt;authors&gt;&lt;author&gt;Asad, Muhammad&lt;/author&gt;&lt;author&gt;Gilani, Junaid&lt;/author&gt;&lt;author&gt;Khalid, Adnan&lt;/author&gt;&lt;/authors&gt;&lt;/contributors&gt;&lt;titles&gt;&lt;title&gt;An enhanced least significant bit modification technique for audio steganography&lt;/title&gt;&lt;secondary-title&gt;International Conference on Computer Networks and Information Technology&lt;/secondary-title&gt;&lt;/titles&gt;&lt;pages&gt;143-147&lt;/pages&gt;&lt;dates&gt;&lt;year&gt;2011&lt;/year&gt;&lt;/dates&gt;&lt;publisher&gt;IEEE&lt;/publisher&gt;&lt;isbn&gt;1612849415&lt;/isbn&gt;&lt;urls&gt;&lt;/urls&gt;&lt;/record&gt;&lt;/Cite&gt;&lt;/EndNote&gt;</w:instrText>
      </w:r>
      <w:r w:rsidRPr="000C186A">
        <w:rPr>
          <w:rFonts w:ascii="Arial" w:hAnsi="Arial" w:cs="Arial"/>
          <w:color w:val="000000" w:themeColor="text1"/>
        </w:rPr>
        <w:fldChar w:fldCharType="separate"/>
      </w:r>
      <w:r w:rsidR="00122BC7" w:rsidRPr="000C186A">
        <w:rPr>
          <w:rFonts w:ascii="Arial" w:hAnsi="Arial" w:cs="Arial"/>
          <w:color w:val="000000" w:themeColor="text1"/>
        </w:rPr>
        <w:t>(Asad, et al. 2011)</w:t>
      </w:r>
      <w:r w:rsidRPr="000C186A">
        <w:rPr>
          <w:rFonts w:ascii="Arial" w:hAnsi="Arial" w:cs="Arial"/>
          <w:color w:val="000000" w:themeColor="text1"/>
        </w:rPr>
        <w:fldChar w:fldCharType="end"/>
      </w:r>
      <w:r w:rsidRPr="000C186A">
        <w:rPr>
          <w:rFonts w:ascii="Arial" w:hAnsi="Arial" w:cs="Arial"/>
          <w:color w:val="000000" w:themeColor="text1"/>
        </w:rPr>
        <w:t xml:space="preserve">. </w:t>
      </w:r>
      <w:r w:rsidR="00D54E59" w:rsidRPr="000C186A">
        <w:rPr>
          <w:rFonts w:ascii="Arial" w:hAnsi="Arial" w:cs="Arial"/>
          <w:color w:val="000000" w:themeColor="text1"/>
        </w:rPr>
        <w:t xml:space="preserve">The simplicity and high embedding capacity of LSB-based approaches make them foundational to modern spatial-domain steganography </w:t>
      </w:r>
      <w:r w:rsidR="009148F4" w:rsidRPr="000C186A">
        <w:rPr>
          <w:rFonts w:ascii="Arial" w:hAnsi="Arial" w:cs="Arial"/>
          <w:color w:val="000000" w:themeColor="text1"/>
        </w:rPr>
        <w:fldChar w:fldCharType="begin"/>
      </w:r>
      <w:r w:rsidR="009148F4" w:rsidRPr="000C186A">
        <w:rPr>
          <w:rFonts w:ascii="Arial" w:hAnsi="Arial" w:cs="Arial"/>
          <w:color w:val="000000" w:themeColor="text1"/>
        </w:rPr>
        <w:instrText xml:space="preserve"> ADDIN EN.CITE &lt;EndNote&gt;&lt;Cite&gt;&lt;Author&gt;Alhomoud&lt;/Author&gt;&lt;Year&gt;2021&lt;/Year&gt;&lt;RecNum&gt;188&lt;/RecNum&gt;&lt;DisplayText&gt;(Alhomoud 2021)&lt;/DisplayText&gt;&lt;record&gt;&lt;rec-number&gt;188&lt;/rec-number&gt;&lt;foreign-keys&gt;&lt;key app="EN" db-id="vr22xts9l0dte4e5w54va9z5xst0ra5ewttv" timestamp="1762081949"&gt;188&lt;/key&gt;&lt;/foreign-keys&gt;&lt;ref-type name="Journal Article"&gt;17&lt;/ref-type&gt;&lt;contributors&gt;&lt;authors&gt;&lt;author&gt;Alhomoud, Adeeb M&lt;/author&gt;&lt;/authors&gt;&lt;/contributors&gt;&lt;titles&gt;&lt;title&gt;Image steganography in spatial domain: Current status, techniques, and trends&lt;/title&gt;&lt;secondary-title&gt;Intelligent Automation &amp;amp; Soft Computing&lt;/secondary-title&gt;&lt;/titles&gt;&lt;periodical&gt;&lt;full-title&gt;Intelligent Automation &amp;amp; Soft Computing&lt;/full-title&gt;&lt;/periodical&gt;&lt;volume&gt;27&lt;/volume&gt;&lt;number&gt;1&lt;/number&gt;&lt;dates&gt;&lt;year&gt;2021&lt;/year&gt;&lt;/dates&gt;&lt;isbn&gt;1079-8587&lt;/isbn&gt;&lt;urls&gt;&lt;/urls&gt;&lt;/record&gt;&lt;/Cite&gt;&lt;/EndNote&gt;</w:instrText>
      </w:r>
      <w:r w:rsidR="009148F4" w:rsidRPr="000C186A">
        <w:rPr>
          <w:rFonts w:ascii="Arial" w:hAnsi="Arial" w:cs="Arial"/>
          <w:color w:val="000000" w:themeColor="text1"/>
        </w:rPr>
        <w:fldChar w:fldCharType="separate"/>
      </w:r>
      <w:r w:rsidR="009148F4" w:rsidRPr="000C186A">
        <w:rPr>
          <w:rFonts w:ascii="Arial" w:hAnsi="Arial" w:cs="Arial"/>
          <w:color w:val="000000" w:themeColor="text1"/>
        </w:rPr>
        <w:t>(Alhomoud 2021)</w:t>
      </w:r>
      <w:r w:rsidR="009148F4" w:rsidRPr="000C186A">
        <w:rPr>
          <w:rFonts w:ascii="Arial" w:hAnsi="Arial" w:cs="Arial"/>
          <w:color w:val="000000" w:themeColor="text1"/>
        </w:rPr>
        <w:fldChar w:fldCharType="end"/>
      </w:r>
      <w:r w:rsidR="00D54E59" w:rsidRPr="000C186A">
        <w:rPr>
          <w:rFonts w:ascii="Arial" w:hAnsi="Arial" w:cs="Arial"/>
          <w:color w:val="000000" w:themeColor="text1"/>
        </w:rPr>
        <w:t>.</w:t>
      </w:r>
    </w:p>
    <w:p w14:paraId="0F90E086" w14:textId="5BD4D4EF" w:rsidR="00A64DE0" w:rsidRPr="000C186A" w:rsidRDefault="00A64DE0" w:rsidP="001D12FE">
      <w:pPr>
        <w:jc w:val="both"/>
        <w:rPr>
          <w:rFonts w:ascii="Arial" w:hAnsi="Arial" w:cs="Arial"/>
          <w:color w:val="000000" w:themeColor="text1"/>
        </w:rPr>
      </w:pPr>
      <w:r w:rsidRPr="000C186A">
        <w:rPr>
          <w:rFonts w:ascii="Arial" w:hAnsi="Arial" w:cs="Arial"/>
          <w:color w:val="000000" w:themeColor="text1"/>
        </w:rPr>
        <w:t>To reduce detectability</w:t>
      </w:r>
      <w:r w:rsidR="00A94519" w:rsidRPr="000C186A">
        <w:rPr>
          <w:rFonts w:ascii="Arial" w:hAnsi="Arial" w:cs="Arial"/>
          <w:color w:val="000000" w:themeColor="text1"/>
        </w:rPr>
        <w:t xml:space="preserve"> and enhance security</w:t>
      </w:r>
      <w:r w:rsidR="00D03F5D" w:rsidRPr="000C186A">
        <w:rPr>
          <w:rFonts w:ascii="Arial" w:hAnsi="Arial" w:cs="Arial"/>
          <w:color w:val="000000" w:themeColor="text1"/>
        </w:rPr>
        <w:t>, several parts of LSB</w:t>
      </w:r>
      <w:r w:rsidR="00996351" w:rsidRPr="000C186A">
        <w:rPr>
          <w:rFonts w:ascii="Arial" w:hAnsi="Arial" w:cs="Arial"/>
          <w:color w:val="000000" w:themeColor="text1"/>
        </w:rPr>
        <w:t xml:space="preserve"> have been developed. One such approach is</w:t>
      </w:r>
      <w:r w:rsidRPr="000C186A">
        <w:rPr>
          <w:rFonts w:ascii="Arial" w:hAnsi="Arial" w:cs="Arial"/>
          <w:color w:val="000000" w:themeColor="text1"/>
        </w:rPr>
        <w:t xml:space="preserve"> such as randomized LSB</w:t>
      </w:r>
      <w:r w:rsidR="00D07F55" w:rsidRPr="000C186A">
        <w:rPr>
          <w:rFonts w:ascii="Arial" w:hAnsi="Arial" w:cs="Arial"/>
          <w:color w:val="000000" w:themeColor="text1"/>
        </w:rPr>
        <w:t>, which modifies pixel insertion positions to avoid predictable sequential patterns</w:t>
      </w:r>
      <w:r w:rsidR="00DB2748" w:rsidRPr="000C186A">
        <w:rPr>
          <w:rFonts w:ascii="Arial" w:hAnsi="Arial" w:cs="Arial"/>
          <w:color w:val="000000" w:themeColor="text1"/>
        </w:rPr>
        <w:t xml:space="preserve"> </w:t>
      </w:r>
      <w:r w:rsidR="00DB2748" w:rsidRPr="000C186A">
        <w:rPr>
          <w:rFonts w:ascii="Arial" w:hAnsi="Arial" w:cs="Arial"/>
          <w:color w:val="000000" w:themeColor="text1"/>
        </w:rPr>
        <w:fldChar w:fldCharType="begin"/>
      </w:r>
      <w:r w:rsidR="00DB2748" w:rsidRPr="000C186A">
        <w:rPr>
          <w:rFonts w:ascii="Arial" w:hAnsi="Arial" w:cs="Arial"/>
          <w:color w:val="000000" w:themeColor="text1"/>
        </w:rPr>
        <w:instrText xml:space="preserve"> ADDIN EN.CITE &lt;EndNote&gt;&lt;Cite&gt;&lt;Author&gt;Rafat&lt;/Author&gt;&lt;Year&gt;2024&lt;/Year&gt;&lt;RecNum&gt;189&lt;/RecNum&gt;&lt;DisplayText&gt;(Rafat and Sajjad 2024)&lt;/DisplayText&gt;&lt;record&gt;&lt;rec-number&gt;189&lt;/rec-number&gt;&lt;foreign-keys&gt;&lt;key app="EN" db-id="vr22xts9l0dte4e5w54va9z5xst0ra5ewttv" timestamp="1762082264"&gt;189&lt;/key&gt;&lt;/foreign-keys&gt;&lt;ref-type name="Journal Article"&gt;17&lt;/ref-type&gt;&lt;contributors&gt;&lt;authors&gt;&lt;author&gt;Rafat, Khan Farhan&lt;/author&gt;&lt;author&gt;Sajjad, Syed Muhammad&lt;/author&gt;&lt;/authors&gt;&lt;/contributors&gt;&lt;titles&gt;&lt;title&gt;Advancing reversible LSB steganography: Addressing imperfections and embracing pioneering techniques for enhanced security&lt;/title&gt;&lt;secondary-title&gt;IEEE Access&lt;/secondary-title&gt;&lt;/titles&gt;&lt;periodical&gt;&lt;full-title&gt;IEEE access&lt;/full-title&gt;&lt;/periodical&gt;&lt;dates&gt;&lt;year&gt;2024&lt;/year&gt;&lt;/dates&gt;&lt;isbn&gt;2169-3536&lt;/isbn&gt;&lt;urls&gt;&lt;/urls&gt;&lt;/record&gt;&lt;/Cite&gt;&lt;/EndNote&gt;</w:instrText>
      </w:r>
      <w:r w:rsidR="00DB2748" w:rsidRPr="000C186A">
        <w:rPr>
          <w:rFonts w:ascii="Arial" w:hAnsi="Arial" w:cs="Arial"/>
          <w:color w:val="000000" w:themeColor="text1"/>
        </w:rPr>
        <w:fldChar w:fldCharType="separate"/>
      </w:r>
      <w:r w:rsidR="00DB2748" w:rsidRPr="000C186A">
        <w:rPr>
          <w:rFonts w:ascii="Arial" w:hAnsi="Arial" w:cs="Arial"/>
          <w:color w:val="000000" w:themeColor="text1"/>
        </w:rPr>
        <w:t>(Rafat and Sajjad 2024)</w:t>
      </w:r>
      <w:r w:rsidR="00DB2748" w:rsidRPr="000C186A">
        <w:rPr>
          <w:rFonts w:ascii="Arial" w:hAnsi="Arial" w:cs="Arial"/>
          <w:color w:val="000000" w:themeColor="text1"/>
        </w:rPr>
        <w:fldChar w:fldCharType="end"/>
      </w:r>
      <w:r w:rsidR="00BC15C4" w:rsidRPr="000C186A">
        <w:rPr>
          <w:rFonts w:ascii="Arial" w:hAnsi="Arial" w:cs="Arial"/>
          <w:color w:val="000000" w:themeColor="text1"/>
        </w:rPr>
        <w:t>.</w:t>
      </w:r>
      <w:r w:rsidRPr="000C186A">
        <w:rPr>
          <w:rFonts w:ascii="Arial" w:hAnsi="Arial" w:cs="Arial"/>
          <w:color w:val="000000" w:themeColor="text1"/>
        </w:rPr>
        <w:t xml:space="preserve"> </w:t>
      </w:r>
      <w:r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 AuthorYear="1"&gt;&lt;Author&gt;ALabaichi&lt;/Author&gt;&lt;Year&gt;2020&lt;/Year&gt;&lt;RecNum&gt;80&lt;/RecNum&gt;&lt;DisplayText&gt;ALabaichi, et al. (2020)&lt;/DisplayText&gt;&lt;record&gt;&lt;rec-number&gt;80&lt;/rec-number&gt;&lt;foreign-keys&gt;&lt;key app="EN" db-id="vr22xts9l0dte4e5w54va9z5xst0ra5ewttv" timestamp="1747855503"&gt;80&lt;/key&gt;&lt;/foreign-keys&gt;&lt;ref-type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Pr="000C186A">
        <w:rPr>
          <w:rFonts w:ascii="Arial" w:hAnsi="Arial" w:cs="Arial"/>
          <w:color w:val="000000" w:themeColor="text1"/>
        </w:rPr>
        <w:fldChar w:fldCharType="separate"/>
      </w:r>
      <w:r w:rsidR="00122BC7" w:rsidRPr="000C186A">
        <w:rPr>
          <w:rFonts w:ascii="Arial" w:hAnsi="Arial" w:cs="Arial"/>
          <w:color w:val="000000" w:themeColor="text1"/>
        </w:rPr>
        <w:t>ALabaichi, et al. (2020)</w:t>
      </w:r>
      <w:r w:rsidRPr="000C186A">
        <w:rPr>
          <w:rFonts w:ascii="Arial" w:hAnsi="Arial" w:cs="Arial"/>
          <w:color w:val="000000" w:themeColor="text1"/>
        </w:rPr>
        <w:fldChar w:fldCharType="end"/>
      </w:r>
      <w:r w:rsidRPr="000C186A">
        <w:rPr>
          <w:rFonts w:ascii="Arial" w:hAnsi="Arial" w:cs="Arial"/>
          <w:color w:val="000000" w:themeColor="text1"/>
        </w:rPr>
        <w:t xml:space="preserve"> </w:t>
      </w:r>
      <w:r w:rsidR="00BC15C4" w:rsidRPr="000C186A">
        <w:rPr>
          <w:rFonts w:ascii="Arial" w:hAnsi="Arial" w:cs="Arial"/>
          <w:color w:val="000000" w:themeColor="text1"/>
        </w:rPr>
        <w:t xml:space="preserve">described </w:t>
      </w:r>
      <w:r w:rsidRPr="000C186A">
        <w:rPr>
          <w:rFonts w:ascii="Arial" w:hAnsi="Arial" w:cs="Arial"/>
          <w:color w:val="000000" w:themeColor="text1"/>
        </w:rPr>
        <w:t xml:space="preserve">how randomization is a common strategy </w:t>
      </w:r>
      <w:r w:rsidR="001C4E40" w:rsidRPr="000C186A">
        <w:rPr>
          <w:rFonts w:ascii="Arial" w:hAnsi="Arial" w:cs="Arial"/>
          <w:color w:val="000000" w:themeColor="text1"/>
        </w:rPr>
        <w:t>that improves resistance to detection by distributing hidden data irregularly across the image</w:t>
      </w:r>
      <w:r w:rsidR="00197792" w:rsidRPr="000C186A">
        <w:rPr>
          <w:rFonts w:ascii="Arial" w:hAnsi="Arial" w:cs="Arial"/>
          <w:color w:val="000000" w:themeColor="text1"/>
        </w:rPr>
        <w:t xml:space="preserve"> and in relation to this,</w:t>
      </w:r>
      <w:r w:rsidR="008B6C0F" w:rsidRPr="000C186A">
        <w:rPr>
          <w:rFonts w:ascii="Arial" w:hAnsi="Arial" w:cs="Arial"/>
          <w:color w:val="000000" w:themeColor="text1"/>
        </w:rPr>
        <w:t xml:space="preserve"> </w:t>
      </w:r>
      <w:r w:rsidR="008B6C0F" w:rsidRPr="000C186A">
        <w:rPr>
          <w:rFonts w:ascii="Arial" w:hAnsi="Arial" w:cs="Arial"/>
          <w:color w:val="000000" w:themeColor="text1"/>
        </w:rPr>
        <w:fldChar w:fldCharType="begin"/>
      </w:r>
      <w:r w:rsidR="00197792" w:rsidRPr="000C186A">
        <w:rPr>
          <w:rFonts w:ascii="Arial" w:hAnsi="Arial" w:cs="Arial"/>
          <w:color w:val="000000" w:themeColor="text1"/>
        </w:rPr>
        <w:instrText xml:space="preserve"> ADDIN EN.CITE &lt;EndNote&gt;&lt;Cite AuthorYear="1"&gt;&lt;Author&gt;Rahman&lt;/Author&gt;&lt;Year&gt;2025&lt;/Year&gt;&lt;RecNum&gt;158&lt;/RecNum&gt;&lt;DisplayText&gt;Rahman, et al. (2025)&lt;/DisplayText&gt;&lt;record&gt;&lt;rec-number&gt;158&lt;/rec-number&gt;&lt;foreign-keys&gt;&lt;key app="EN" db-id="vr22xts9l0dte4e5w54va9z5xst0ra5ewttv" timestamp="1758386688"&gt;158&lt;/key&gt;&lt;/foreign-keys&gt;&lt;ref-type name="Journal Article"&gt;17&lt;/ref-type&gt;&lt;contributors&gt;&lt;authors&gt;&lt;author&gt;Rahman, Shahid&lt;/author&gt;&lt;author&gt;Uddin, Jamal&lt;/author&gt;&lt;author&gt;Hussain, Hameed&lt;/author&gt;&lt;author&gt;Shah, Sabir&lt;/author&gt;&lt;author&gt;Salam, Abdu&lt;/author&gt;&lt;author&gt;Amin, Farhan&lt;/author&gt;&lt;author&gt;de la Torre Díez, Isabel&lt;/author&gt;&lt;author&gt;Vargas, Debora Libertad Ramirez&lt;/author&gt;&lt;author&gt;Espinosa, Julio Cesar Martinez&lt;/author&gt;&lt;/authors&gt;&lt;/contributors&gt;&lt;titles&gt;&lt;title&gt;A novel and efficient digital image steganography technique using least significant bit substitution&lt;/title&gt;&lt;secondary-title&gt;Scientific Reports&lt;/secondary-title&gt;&lt;/titles&gt;&lt;periodical&gt;&lt;full-title&gt;Scientific Reports&lt;/full-title&gt;&lt;/periodical&gt;&lt;pages&gt;107&lt;/pages&gt;&lt;volume&gt;15&lt;/volume&gt;&lt;number&gt;1&lt;/number&gt;&lt;dates&gt;&lt;year&gt;2025&lt;/year&gt;&lt;/dates&gt;&lt;isbn&gt;2045-2322&lt;/isbn&gt;&lt;urls&gt;&lt;/urls&gt;&lt;/record&gt;&lt;/Cite&gt;&lt;/EndNote&gt;</w:instrText>
      </w:r>
      <w:r w:rsidR="008B6C0F" w:rsidRPr="000C186A">
        <w:rPr>
          <w:rFonts w:ascii="Arial" w:hAnsi="Arial" w:cs="Arial"/>
          <w:color w:val="000000" w:themeColor="text1"/>
        </w:rPr>
        <w:fldChar w:fldCharType="separate"/>
      </w:r>
      <w:r w:rsidR="00197792" w:rsidRPr="000C186A">
        <w:rPr>
          <w:rFonts w:ascii="Arial" w:hAnsi="Arial" w:cs="Arial"/>
          <w:color w:val="000000" w:themeColor="text1"/>
        </w:rPr>
        <w:t>Rahman, et al. (2025)</w:t>
      </w:r>
      <w:r w:rsidR="008B6C0F" w:rsidRPr="000C186A">
        <w:rPr>
          <w:rFonts w:ascii="Arial" w:hAnsi="Arial" w:cs="Arial"/>
          <w:color w:val="000000" w:themeColor="text1"/>
        </w:rPr>
        <w:fldChar w:fldCharType="end"/>
      </w:r>
      <w:r w:rsidRPr="000C186A">
        <w:rPr>
          <w:rFonts w:ascii="Arial" w:hAnsi="Arial" w:cs="Arial"/>
          <w:color w:val="000000" w:themeColor="text1"/>
        </w:rPr>
        <w:t xml:space="preserve"> </w:t>
      </w:r>
      <w:r w:rsidR="00DE5BE2" w:rsidRPr="000C186A">
        <w:rPr>
          <w:rFonts w:ascii="Arial" w:hAnsi="Arial" w:cs="Arial"/>
          <w:color w:val="000000" w:themeColor="text1"/>
        </w:rPr>
        <w:t xml:space="preserve">propose a Magic Matrix approach that shuffles blocks of an image’s blue channel before embedding, enhancing resistance </w:t>
      </w:r>
      <w:r w:rsidR="005F30EA" w:rsidRPr="000C186A">
        <w:rPr>
          <w:rFonts w:ascii="Arial" w:hAnsi="Arial" w:cs="Arial"/>
          <w:color w:val="000000" w:themeColor="text1"/>
        </w:rPr>
        <w:t>to steganalysis</w:t>
      </w:r>
      <w:r w:rsidRPr="000C186A">
        <w:rPr>
          <w:rFonts w:ascii="Arial" w:hAnsi="Arial" w:cs="Arial"/>
          <w:color w:val="000000" w:themeColor="text1"/>
        </w:rPr>
        <w:t>. Other methods employ adaptive selection, which targets specific regions of an image, like edges detected via the Canny algorithm, to hide information</w:t>
      </w:r>
      <w:r w:rsidR="008B6C0F" w:rsidRPr="000C186A">
        <w:rPr>
          <w:rFonts w:ascii="Arial" w:hAnsi="Arial" w:cs="Arial"/>
          <w:color w:val="000000" w:themeColor="text1"/>
        </w:rPr>
        <w:t xml:space="preserve"> </w:t>
      </w:r>
      <w:r w:rsidR="008B6C0F"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&lt;EndNote&gt;&lt;Cite&gt;&lt;Author&gt;Aslam&lt;/Author&gt;&lt;Year&gt;2022&lt;/Year&gt;&lt;RecNum&gt;83&lt;/RecNum&gt;&lt;DisplayText&gt;(Aslam, et al. 2022)&lt;/DisplayText&gt;&lt;record&gt;&lt;rec-number&gt;83&lt;/rec-number&gt;&lt;foreign-keys&gt;&lt;key app="EN" db-id="vr22xts9l0dte4e5w54va9z5xst0ra5ewttv" timestamp="1747855824"&gt;83&lt;/key&gt;&lt;/foreign-keys&gt;&lt;ref-type name="Conference Proceedings"&gt;10&lt;/ref-type&gt;&lt;contributors&gt;&lt;authors&gt;&lt;author&gt;M. A. Aslam&lt;/author&gt;&lt;author&gt;M. Rashid&lt;/author&gt;&lt;author&gt;F. Azam&lt;/author&gt;&lt;author&gt;M. Abbas&lt;/author&gt;&lt;author&gt;Y. Rasheed&lt;/author&gt;&lt;author&gt;S. S. Alotaibi&lt;/author&gt;&lt;author&gt;M. W. Anwar&lt;/author&gt;&lt;/authors&gt;&lt;/contributors&gt;&lt;titles&gt;&lt;title&gt;Image Steganography using Least Significant Bit (LSB) - A Systematic Literature Review&lt;/title&gt;&lt;secondary-title&gt;2022 2nd International Conference on Computing and Information Technology (ICCIT)&lt;/secondary-title&gt;&lt;alt-title&gt;2022 2nd International Conference on Computing and Information Technology (ICCIT)&lt;/alt-title&gt;&lt;/titles&gt;&lt;pages&gt;32-38&lt;/pages&gt;&lt;dates&gt;&lt;year&gt;2022&lt;/year&gt;&lt;pub-dates&gt;&lt;date&gt;25-27 Jan. 2022&lt;/date&gt;&lt;/pub-dates&gt;&lt;/dates&gt;&lt;urls&gt;&lt;/urls&gt;&lt;electronic-resource-num&gt;10.1109/ICCIT52419.2022.9711628&lt;/electronic-resource-num&gt;&lt;/record&gt;&lt;/Cite&gt;&lt;/EndNote&gt;</w:instrText>
      </w:r>
      <w:r w:rsidR="008B6C0F" w:rsidRPr="000C186A">
        <w:rPr>
          <w:rFonts w:ascii="Arial" w:hAnsi="Arial" w:cs="Arial"/>
          <w:color w:val="000000" w:themeColor="text1"/>
        </w:rPr>
        <w:fldChar w:fldCharType="separate"/>
      </w:r>
      <w:r w:rsidR="00122BC7" w:rsidRPr="000C186A">
        <w:rPr>
          <w:rFonts w:ascii="Arial" w:hAnsi="Arial" w:cs="Arial"/>
          <w:color w:val="000000" w:themeColor="text1"/>
        </w:rPr>
        <w:t>(Aslam, et al. 2022)</w:t>
      </w:r>
      <w:r w:rsidR="008B6C0F" w:rsidRPr="000C186A">
        <w:rPr>
          <w:rFonts w:ascii="Arial" w:hAnsi="Arial" w:cs="Arial"/>
          <w:color w:val="000000" w:themeColor="text1"/>
        </w:rPr>
        <w:fldChar w:fldCharType="end"/>
      </w:r>
      <w:r w:rsidR="008B6C0F" w:rsidRPr="000C186A">
        <w:rPr>
          <w:rFonts w:ascii="Arial" w:hAnsi="Arial" w:cs="Arial"/>
          <w:color w:val="000000" w:themeColor="text1"/>
        </w:rPr>
        <w:t xml:space="preserve">. </w:t>
      </w:r>
      <w:r w:rsidRPr="000C186A">
        <w:rPr>
          <w:rFonts w:ascii="Arial" w:hAnsi="Arial" w:cs="Arial"/>
          <w:color w:val="000000" w:themeColor="text1"/>
        </w:rPr>
        <w:t>Adaptive methods can also vary the number of bits hidden in each pixel to improve the stego-image's quality</w:t>
      </w:r>
      <w:r w:rsidR="008B6C0F" w:rsidRPr="000C186A">
        <w:rPr>
          <w:rFonts w:ascii="Arial" w:hAnsi="Arial" w:cs="Arial"/>
          <w:color w:val="000000" w:themeColor="text1"/>
        </w:rPr>
        <w:t xml:space="preserve"> </w:t>
      </w:r>
      <w:r w:rsidR="008B6C0F"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&lt;EndNote&gt;&lt;Cite&gt;&lt;Author&gt;Emad&lt;/Author&gt;&lt;Year&gt;2018&lt;/Year&gt;&lt;RecNum&gt;152&lt;/RecNum&gt;&lt;DisplayText&gt;(Emad, et al. 2018)&lt;/DisplayText&gt;&lt;record&gt;&lt;rec-number&gt;152&lt;/rec-number&gt;&lt;foreign-keys&gt;&lt;key app="EN" db-id="vr22xts9l0dte4e5w54va9z5xst0ra5ewttv" timestamp="1758385468"&gt;152&lt;/key&gt;&lt;/foreign-keys&gt;&lt;ref-type name="Journal Article"&gt;17&lt;/ref-type&gt;&lt;contributors&gt;&lt;authors&gt;&lt;author&gt;Emad, Elshazly&lt;/author&gt;&lt;author&gt;Safey, Abdelwahab&lt;/author&gt;&lt;author&gt;Refaat, Abouzaid&lt;/author&gt;&lt;author&gt;Osama, Zahran&lt;/author&gt;&lt;author&gt;Sayed, Elaraby&lt;/author&gt;&lt;author&gt;Mohamed, Elkordy&lt;/author&gt;&lt;/authors&gt;&lt;/contributors&gt;&lt;titles&gt;&lt;title&gt;A secure image steganography algorithm based on least significant bit and integer wavelet transform&lt;/title&gt;&lt;secondary-title&gt;Journal of Systems Engineering and Electronics&lt;/secondary-title&gt;&lt;/titles&gt;&lt;periodical&gt;&lt;full-title&gt;Journal of Systems Engineering and Electronics&lt;/full-title&gt;&lt;/periodical&gt;&lt;pages&gt;639-649&lt;/pages&gt;&lt;volume&gt;29&lt;/volume&gt;&lt;number&gt;3&lt;/number&gt;&lt;dates&gt;&lt;year&gt;2018&lt;/year&gt;&lt;/dates&gt;&lt;isbn&gt;1004-4132&lt;/isbn&gt;&lt;urls&gt;&lt;/urls&gt;&lt;/record&gt;&lt;/Cite&gt;&lt;/EndNote&gt;</w:instrText>
      </w:r>
      <w:r w:rsidR="008B6C0F" w:rsidRPr="000C186A">
        <w:rPr>
          <w:rFonts w:ascii="Arial" w:hAnsi="Arial" w:cs="Arial"/>
          <w:color w:val="000000" w:themeColor="text1"/>
        </w:rPr>
        <w:fldChar w:fldCharType="separate"/>
      </w:r>
      <w:r w:rsidR="00122BC7" w:rsidRPr="000C186A">
        <w:rPr>
          <w:rFonts w:ascii="Arial" w:hAnsi="Arial" w:cs="Arial"/>
          <w:color w:val="000000" w:themeColor="text1"/>
        </w:rPr>
        <w:t>(Emad, et al. 2018)</w:t>
      </w:r>
      <w:r w:rsidR="008B6C0F" w:rsidRPr="000C186A">
        <w:rPr>
          <w:rFonts w:ascii="Arial" w:hAnsi="Arial" w:cs="Arial"/>
          <w:color w:val="000000" w:themeColor="text1"/>
        </w:rPr>
        <w:fldChar w:fldCharType="end"/>
      </w:r>
      <w:r w:rsidRPr="000C186A">
        <w:rPr>
          <w:rFonts w:ascii="Arial" w:hAnsi="Arial" w:cs="Arial"/>
          <w:color w:val="000000" w:themeColor="text1"/>
        </w:rPr>
        <w:t xml:space="preserve">. </w:t>
      </w:r>
      <w:del w:id="10" w:author="Du Plessis, Daniel" w:date="2025-12-11T09:04:00Z" w16du:dateUtc="2025-12-11T07:04:00Z">
        <w:r w:rsidRPr="000C186A" w:rsidDel="002E4344">
          <w:rPr>
            <w:rFonts w:ascii="Arial" w:hAnsi="Arial" w:cs="Arial"/>
            <w:color w:val="000000" w:themeColor="text1"/>
          </w:rPr>
          <w:delText xml:space="preserve">LSB matching </w:delText>
        </w:r>
      </w:del>
      <w:ins w:id="11" w:author="Du Plessis, Daniel" w:date="2025-12-11T09:04:00Z" w16du:dateUtc="2025-12-11T07:04:00Z">
        <w:r w:rsidR="002E4344">
          <w:rPr>
            <w:rFonts w:ascii="Arial" w:hAnsi="Arial" w:cs="Arial"/>
            <w:color w:val="000000" w:themeColor="text1"/>
          </w:rPr>
          <w:t xml:space="preserve"> Least</w:t>
        </w:r>
      </w:ins>
      <w:ins w:id="12" w:author="Du Plessis, Daniel" w:date="2025-12-11T09:05:00Z" w16du:dateUtc="2025-12-11T07:05:00Z">
        <w:r w:rsidR="002E4344">
          <w:rPr>
            <w:rFonts w:ascii="Arial" w:hAnsi="Arial" w:cs="Arial"/>
            <w:color w:val="000000" w:themeColor="text1"/>
          </w:rPr>
          <w:t xml:space="preserve"> Significant Bit Matching </w:t>
        </w:r>
      </w:ins>
      <w:r w:rsidRPr="000C186A">
        <w:rPr>
          <w:rFonts w:ascii="Arial" w:hAnsi="Arial" w:cs="Arial"/>
          <w:color w:val="000000" w:themeColor="text1"/>
        </w:rPr>
        <w:t>(LSBM) is another widely known variant that alters the embedding logic to be less statistically detectable</w:t>
      </w:r>
      <w:r w:rsidR="008B6C0F" w:rsidRPr="000C186A">
        <w:rPr>
          <w:rFonts w:ascii="Arial" w:hAnsi="Arial" w:cs="Arial"/>
          <w:color w:val="000000" w:themeColor="text1"/>
        </w:rPr>
        <w:t xml:space="preserve"> </w:t>
      </w:r>
      <w:r w:rsidR="008B6C0F"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&lt;EndNote&gt;&lt;Cite&gt;&lt;Author&gt;ALabaichi&lt;/Author&gt;&lt;Year&gt;2020&lt;/Year&gt;&lt;RecNum&gt;80&lt;/RecNum&gt;&lt;DisplayText&gt;(ALabaichi, et al. 2020)&lt;/DisplayText&gt;&lt;record&gt;&lt;rec-number&gt;80&lt;/rec-number&gt;&lt;foreign-keys&gt;&lt;key app="EN" db-id="vr22xts9l0dte4e5w54va9z5xst0ra5ewttv" timestamp="1747855503"&gt;80&lt;/key&gt;&lt;/foreign-keys&gt;&lt;ref-type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008B6C0F" w:rsidRPr="000C186A">
        <w:rPr>
          <w:rFonts w:ascii="Arial" w:hAnsi="Arial" w:cs="Arial"/>
          <w:color w:val="000000" w:themeColor="text1"/>
        </w:rPr>
        <w:fldChar w:fldCharType="separate"/>
      </w:r>
      <w:r w:rsidR="00122BC7" w:rsidRPr="000C186A">
        <w:rPr>
          <w:rFonts w:ascii="Arial" w:hAnsi="Arial" w:cs="Arial"/>
          <w:color w:val="000000" w:themeColor="text1"/>
        </w:rPr>
        <w:t>(</w:t>
      </w:r>
      <w:proofErr w:type="spellStart"/>
      <w:r w:rsidR="00122BC7" w:rsidRPr="000C186A">
        <w:rPr>
          <w:rFonts w:ascii="Arial" w:hAnsi="Arial" w:cs="Arial"/>
          <w:color w:val="000000" w:themeColor="text1"/>
        </w:rPr>
        <w:t>ALabaichi</w:t>
      </w:r>
      <w:proofErr w:type="spellEnd"/>
      <w:r w:rsidR="00122BC7" w:rsidRPr="000C186A">
        <w:rPr>
          <w:rFonts w:ascii="Arial" w:hAnsi="Arial" w:cs="Arial"/>
          <w:color w:val="000000" w:themeColor="text1"/>
        </w:rPr>
        <w:t>, et al. 2020)</w:t>
      </w:r>
      <w:r w:rsidR="008B6C0F" w:rsidRPr="000C186A">
        <w:rPr>
          <w:rFonts w:ascii="Arial" w:hAnsi="Arial" w:cs="Arial"/>
          <w:color w:val="000000" w:themeColor="text1"/>
        </w:rPr>
        <w:fldChar w:fldCharType="end"/>
      </w:r>
      <w:r w:rsidRPr="000C186A">
        <w:rPr>
          <w:rFonts w:ascii="Arial" w:hAnsi="Arial" w:cs="Arial"/>
          <w:color w:val="000000" w:themeColor="text1"/>
        </w:rPr>
        <w:t>.</w:t>
      </w:r>
    </w:p>
    <w:p w14:paraId="2248D913" w14:textId="38B34EE9" w:rsidR="00563780" w:rsidRPr="000C186A" w:rsidRDefault="004F00BB" w:rsidP="001D12FE">
      <w:pPr>
        <w:jc w:val="both"/>
        <w:rPr>
          <w:rFonts w:ascii="Arial" w:hAnsi="Arial" w:cs="Arial"/>
          <w:color w:val="000000" w:themeColor="text1"/>
        </w:rPr>
      </w:pPr>
      <w:r w:rsidRPr="000C186A">
        <w:rPr>
          <w:rFonts w:ascii="Arial" w:hAnsi="Arial" w:cs="Arial"/>
          <w:color w:val="000000" w:themeColor="text1"/>
        </w:rPr>
        <w:lastRenderedPageBreak/>
        <w:t xml:space="preserve">Despite its simplicity, </w:t>
      </w:r>
      <w:r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 AuthorYear="1"&gt;&lt;Author&gt;Rahman&lt;/Author&gt;&lt;Year&gt;2022&lt;/Year&gt;&lt;RecNum&gt;82&lt;/RecNum&gt;&lt;DisplayText&gt;Rahman, et al.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Pr="000C186A">
        <w:rPr>
          <w:rFonts w:ascii="Arial" w:hAnsi="Arial" w:cs="Arial"/>
          <w:color w:val="000000" w:themeColor="text1"/>
        </w:rPr>
        <w:fldChar w:fldCharType="separate"/>
      </w:r>
      <w:r w:rsidRPr="000C186A">
        <w:rPr>
          <w:rFonts w:ascii="Arial" w:hAnsi="Arial" w:cs="Arial"/>
          <w:color w:val="000000" w:themeColor="text1"/>
        </w:rPr>
        <w:t>Rahman, et al. (2022)</w:t>
      </w:r>
      <w:r w:rsidRPr="000C186A">
        <w:rPr>
          <w:rFonts w:ascii="Arial" w:hAnsi="Arial" w:cs="Arial"/>
          <w:color w:val="000000" w:themeColor="text1"/>
        </w:rPr>
        <w:fldChar w:fldCharType="end"/>
      </w:r>
      <w:r w:rsidRPr="000C186A">
        <w:rPr>
          <w:rFonts w:ascii="Arial" w:hAnsi="Arial" w:cs="Arial"/>
          <w:color w:val="000000" w:themeColor="text1"/>
        </w:rPr>
        <w:t xml:space="preserve"> showed that the LSB method remains highly vulnerable to statistical steganalysis especially when detection techniques such as histogram analysis and </w:t>
      </w:r>
      <w:del w:id="13" w:author="Du Plessis, Daniel" w:date="2025-12-11T09:15:00Z" w16du:dateUtc="2025-12-11T07:15:00Z">
        <w:r w:rsidRPr="000C186A" w:rsidDel="00730B9F">
          <w:rPr>
            <w:rFonts w:ascii="Arial" w:hAnsi="Arial" w:cs="Arial"/>
            <w:color w:val="000000" w:themeColor="text1"/>
          </w:rPr>
          <w:delText xml:space="preserve">RS </w:delText>
        </w:r>
      </w:del>
      <w:del w:id="14" w:author="Du Plessis, Daniel" w:date="2025-12-11T09:14:00Z" w16du:dateUtc="2025-12-11T07:14:00Z">
        <w:r w:rsidRPr="000C186A" w:rsidDel="00730B9F">
          <w:rPr>
            <w:rFonts w:ascii="Arial" w:hAnsi="Arial" w:cs="Arial"/>
            <w:color w:val="000000" w:themeColor="text1"/>
          </w:rPr>
          <w:delText>(</w:delText>
        </w:r>
      </w:del>
      <w:r w:rsidRPr="000C186A">
        <w:rPr>
          <w:rFonts w:ascii="Arial" w:hAnsi="Arial" w:cs="Arial"/>
          <w:color w:val="000000" w:themeColor="text1"/>
        </w:rPr>
        <w:t>Regular</w:t>
      </w:r>
      <w:r w:rsidR="00E82FEB" w:rsidRPr="000C186A">
        <w:rPr>
          <w:rFonts w:ascii="Arial" w:hAnsi="Arial" w:cs="Arial"/>
          <w:color w:val="000000" w:themeColor="text1"/>
        </w:rPr>
        <w:t>-</w:t>
      </w:r>
      <w:r w:rsidRPr="000C186A">
        <w:rPr>
          <w:rFonts w:ascii="Arial" w:hAnsi="Arial" w:cs="Arial"/>
          <w:color w:val="000000" w:themeColor="text1"/>
        </w:rPr>
        <w:t>Singular</w:t>
      </w:r>
      <w:del w:id="15" w:author="Du Plessis, Daniel" w:date="2025-12-11T09:14:00Z" w16du:dateUtc="2025-12-11T07:14:00Z">
        <w:r w:rsidRPr="000C186A" w:rsidDel="00730B9F">
          <w:rPr>
            <w:rFonts w:ascii="Arial" w:hAnsi="Arial" w:cs="Arial"/>
            <w:color w:val="000000" w:themeColor="text1"/>
          </w:rPr>
          <w:delText>)</w:delText>
        </w:r>
      </w:del>
      <w:r w:rsidRPr="000C186A">
        <w:rPr>
          <w:rFonts w:ascii="Arial" w:hAnsi="Arial" w:cs="Arial"/>
          <w:color w:val="000000" w:themeColor="text1"/>
        </w:rPr>
        <w:t xml:space="preserve"> </w:t>
      </w:r>
      <w:ins w:id="16" w:author="Du Plessis, Daniel" w:date="2025-12-11T09:15:00Z" w16du:dateUtc="2025-12-11T07:15:00Z">
        <w:r w:rsidR="00730B9F">
          <w:rPr>
            <w:rFonts w:ascii="Arial" w:hAnsi="Arial" w:cs="Arial"/>
            <w:color w:val="000000" w:themeColor="text1"/>
          </w:rPr>
          <w:t xml:space="preserve">RS </w:t>
        </w:r>
      </w:ins>
      <w:r w:rsidRPr="000C186A">
        <w:rPr>
          <w:rFonts w:ascii="Arial" w:hAnsi="Arial" w:cs="Arial"/>
          <w:color w:val="000000" w:themeColor="text1"/>
        </w:rPr>
        <w:t>testing are introduced as they can expose the subtle distributional shifts introduced by LSB embedding.</w:t>
      </w:r>
      <w:r w:rsidR="00D22845" w:rsidRPr="000C186A">
        <w:rPr>
          <w:rFonts w:ascii="Arial" w:hAnsi="Arial" w:cs="Arial"/>
          <w:color w:val="000000" w:themeColor="text1"/>
        </w:rPr>
        <w:t xml:space="preserve"> </w:t>
      </w:r>
      <w:r w:rsidR="008B6C0F" w:rsidRPr="000C186A">
        <w:rPr>
          <w:rFonts w:ascii="Arial" w:hAnsi="Arial" w:cs="Arial"/>
          <w:color w:val="000000" w:themeColor="text1"/>
        </w:rPr>
        <w:t xml:space="preserve">A high degree of similarity between the histograms indicates minimal distortion, while significant differences can reveal tampering </w:t>
      </w:r>
      <w:r w:rsidR="008B6C0F"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&lt;EndNote&gt;&lt;Cite&gt;&lt;Author&gt;ALabaichi&lt;/Author&gt;&lt;Year&gt;2020&lt;/Year&gt;&lt;RecNum&gt;80&lt;/RecNum&gt;&lt;DisplayText&gt;(ALabaichi, et al. 2020)&lt;/DisplayText&gt;&lt;record&gt;&lt;rec-number&gt;80&lt;/rec-number&gt;&lt;foreign-keys&gt;&lt;key app="EN" db-id="vr22xts9l0dte4e5w54va9z5xst0ra5ewttv" timestamp="1747855503"&gt;80&lt;/key&gt;&lt;/foreign-keys&gt;&lt;ref-type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008B6C0F" w:rsidRPr="000C186A">
        <w:rPr>
          <w:rFonts w:ascii="Arial" w:hAnsi="Arial" w:cs="Arial"/>
          <w:color w:val="000000" w:themeColor="text1"/>
        </w:rPr>
        <w:fldChar w:fldCharType="separate"/>
      </w:r>
      <w:r w:rsidR="00122BC7" w:rsidRPr="000C186A">
        <w:rPr>
          <w:rFonts w:ascii="Arial" w:hAnsi="Arial" w:cs="Arial"/>
          <w:color w:val="000000" w:themeColor="text1"/>
        </w:rPr>
        <w:t>(ALabaichi, et al. 2020)</w:t>
      </w:r>
      <w:r w:rsidR="008B6C0F" w:rsidRPr="000C186A">
        <w:rPr>
          <w:rFonts w:ascii="Arial" w:hAnsi="Arial" w:cs="Arial"/>
          <w:color w:val="000000" w:themeColor="text1"/>
        </w:rPr>
        <w:fldChar w:fldCharType="end"/>
      </w:r>
      <w:r w:rsidR="008B6C0F" w:rsidRPr="000C186A">
        <w:rPr>
          <w:rFonts w:ascii="Arial" w:hAnsi="Arial" w:cs="Arial"/>
          <w:color w:val="000000" w:themeColor="text1"/>
        </w:rPr>
        <w:t xml:space="preserve">. A more powerful and targeted technique is RS steganalysis, a statistical method specifically used to identify the presence of hidden data in LSB-based steganography </w:t>
      </w:r>
      <w:r w:rsidR="008B6C0F"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&lt;EndNote&gt;&lt;Cite&gt;&lt;Author&gt;Rahman&lt;/Author&gt;&lt;Year&gt;2022&lt;/Year&gt;&lt;RecNum&gt;82&lt;/RecNum&gt;&lt;DisplayText&gt;(Rahman, et al.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008B6C0F" w:rsidRPr="000C186A">
        <w:rPr>
          <w:rFonts w:ascii="Arial" w:hAnsi="Arial" w:cs="Arial"/>
          <w:color w:val="000000" w:themeColor="text1"/>
        </w:rPr>
        <w:fldChar w:fldCharType="separate"/>
      </w:r>
      <w:r w:rsidR="00122BC7" w:rsidRPr="000C186A">
        <w:rPr>
          <w:rFonts w:ascii="Arial" w:hAnsi="Arial" w:cs="Arial"/>
          <w:color w:val="000000" w:themeColor="text1"/>
        </w:rPr>
        <w:t>(Rahman, et al. 2022)</w:t>
      </w:r>
      <w:r w:rsidR="008B6C0F" w:rsidRPr="000C186A">
        <w:rPr>
          <w:rFonts w:ascii="Arial" w:hAnsi="Arial" w:cs="Arial"/>
          <w:color w:val="000000" w:themeColor="text1"/>
        </w:rPr>
        <w:fldChar w:fldCharType="end"/>
      </w:r>
      <w:r w:rsidR="008B6C0F" w:rsidRPr="000C186A">
        <w:rPr>
          <w:rFonts w:ascii="Arial" w:hAnsi="Arial" w:cs="Arial"/>
          <w:color w:val="000000" w:themeColor="text1"/>
        </w:rPr>
        <w:t>.</w:t>
      </w:r>
      <w:r w:rsidR="00D22845" w:rsidRPr="000C186A">
        <w:rPr>
          <w:rFonts w:ascii="Arial" w:hAnsi="Arial" w:cs="Arial"/>
          <w:color w:val="000000" w:themeColor="text1"/>
        </w:rPr>
        <w:t xml:space="preserve"> Numerous studies confirm that standard LSB substitution methods are susceptible to RS detection and are therefore considered among the easiest steganographic techniques to compromise these limitations highlight the importance of developing adaptive and intelligent variants that can resist statistical and AI-based detection </w:t>
      </w:r>
      <w:r w:rsidR="00D22845" w:rsidRPr="000C186A">
        <w:rPr>
          <w:rFonts w:ascii="Arial" w:hAnsi="Arial" w:cs="Arial"/>
          <w:color w:val="000000" w:themeColor="text1"/>
        </w:rPr>
        <w:fldChar w:fldCharType="begin"/>
      </w:r>
      <w:r w:rsidR="00D22845" w:rsidRPr="000C186A">
        <w:rPr>
          <w:rFonts w:ascii="Arial" w:hAnsi="Arial" w:cs="Arial"/>
          <w:color w:val="000000" w:themeColor="text1"/>
        </w:rPr>
        <w:instrText xml:space="preserve"> ADDIN EN.CITE &lt;EndNote&gt;&lt;Cite&gt;&lt;Author&gt;ALabaichi&lt;/Author&gt;&lt;Year&gt;2020&lt;/Year&gt;&lt;RecNum&gt;80&lt;/RecNum&gt;&lt;DisplayText&gt;(ALabaichi, et al. 2020)&lt;/DisplayText&gt;&lt;record&gt;&lt;rec-number&gt;80&lt;/rec-number&gt;&lt;foreign-keys&gt;&lt;key app="EN" db-id="vr22xts9l0dte4e5w54va9z5xst0ra5ewttv" timestamp="1747855503"&gt;80&lt;/key&gt;&lt;/foreign-keys&gt;&lt;ref-type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00D22845" w:rsidRPr="000C186A">
        <w:rPr>
          <w:rFonts w:ascii="Arial" w:hAnsi="Arial" w:cs="Arial"/>
          <w:color w:val="000000" w:themeColor="text1"/>
        </w:rPr>
        <w:fldChar w:fldCharType="separate"/>
      </w:r>
      <w:r w:rsidR="00D22845" w:rsidRPr="000C186A">
        <w:rPr>
          <w:rFonts w:ascii="Arial" w:hAnsi="Arial" w:cs="Arial"/>
          <w:color w:val="000000" w:themeColor="text1"/>
        </w:rPr>
        <w:t>(ALabaichi, et al. 2020)</w:t>
      </w:r>
      <w:r w:rsidR="00D22845" w:rsidRPr="000C186A">
        <w:rPr>
          <w:rFonts w:ascii="Arial" w:hAnsi="Arial" w:cs="Arial"/>
          <w:color w:val="000000" w:themeColor="text1"/>
        </w:rPr>
        <w:fldChar w:fldCharType="end"/>
      </w:r>
      <w:r w:rsidR="00D22845" w:rsidRPr="000C186A">
        <w:rPr>
          <w:rFonts w:ascii="Arial" w:hAnsi="Arial" w:cs="Arial"/>
          <w:color w:val="000000" w:themeColor="text1"/>
        </w:rPr>
        <w:t>.</w:t>
      </w:r>
    </w:p>
    <w:p w14:paraId="7FBBA866" w14:textId="6EEB7004" w:rsidR="000A7457" w:rsidRPr="000C186A" w:rsidRDefault="000A7457" w:rsidP="001D12FE">
      <w:pPr>
        <w:pStyle w:val="Heading2"/>
        <w:jc w:val="both"/>
        <w:rPr>
          <w:rFonts w:ascii="Arial" w:hAnsi="Arial" w:cs="Arial"/>
          <w:color w:val="000000" w:themeColor="text1"/>
          <w:sz w:val="28"/>
          <w:szCs w:val="28"/>
        </w:rPr>
      </w:pPr>
      <w:bookmarkStart w:id="17" w:name="_Toc213429858"/>
      <w:r w:rsidRPr="000C186A">
        <w:rPr>
          <w:rFonts w:ascii="Arial" w:hAnsi="Arial" w:cs="Arial"/>
          <w:color w:val="000000" w:themeColor="text1"/>
          <w:sz w:val="28"/>
          <w:szCs w:val="28"/>
        </w:rPr>
        <w:t>2.2.3. AI-Generated Steganography</w:t>
      </w:r>
      <w:bookmarkEnd w:id="17"/>
    </w:p>
    <w:p w14:paraId="6146D60D" w14:textId="34E11333" w:rsidR="00E076AB" w:rsidRPr="000C186A" w:rsidRDefault="00E076AB" w:rsidP="001D12FE">
      <w:pPr>
        <w:jc w:val="both"/>
        <w:rPr>
          <w:rFonts w:ascii="Arial" w:hAnsi="Arial" w:cs="Arial"/>
          <w:color w:val="000000" w:themeColor="text1"/>
        </w:rPr>
      </w:pPr>
      <w:r w:rsidRPr="000C186A">
        <w:rPr>
          <w:rFonts w:ascii="Arial" w:hAnsi="Arial" w:cs="Arial"/>
          <w:color w:val="000000" w:themeColor="text1"/>
        </w:rPr>
        <w:t xml:space="preserve">AI-generated steganography </w:t>
      </w:r>
      <w:r w:rsidR="00394522" w:rsidRPr="000C186A">
        <w:rPr>
          <w:rFonts w:ascii="Arial" w:hAnsi="Arial" w:cs="Arial"/>
          <w:color w:val="000000" w:themeColor="text1"/>
        </w:rPr>
        <w:t>uses</w:t>
      </w:r>
      <w:r w:rsidRPr="000C186A">
        <w:rPr>
          <w:rFonts w:ascii="Arial" w:hAnsi="Arial" w:cs="Arial"/>
          <w:color w:val="000000" w:themeColor="text1"/>
        </w:rPr>
        <w:t xml:space="preserve"> neural encoders, generative models, or optimization loops to conceal payloads</w:t>
      </w:r>
      <w:r w:rsidR="00334810" w:rsidRPr="000C186A">
        <w:rPr>
          <w:rFonts w:ascii="Arial" w:hAnsi="Arial" w:cs="Arial"/>
          <w:color w:val="000000" w:themeColor="text1"/>
        </w:rPr>
        <w:t xml:space="preserve"> that </w:t>
      </w:r>
      <w:r w:rsidR="00394522" w:rsidRPr="000C186A">
        <w:rPr>
          <w:rFonts w:ascii="Arial" w:hAnsi="Arial" w:cs="Arial"/>
          <w:color w:val="000000" w:themeColor="text1"/>
        </w:rPr>
        <w:t>are</w:t>
      </w:r>
      <w:r w:rsidR="00334810" w:rsidRPr="000C186A">
        <w:rPr>
          <w:rFonts w:ascii="Arial" w:hAnsi="Arial" w:cs="Arial"/>
          <w:color w:val="000000" w:themeColor="text1"/>
        </w:rPr>
        <w:t xml:space="preserve"> difficult to detect inside digital media</w:t>
      </w:r>
      <w:r w:rsidR="00DE60EF" w:rsidRPr="000C186A">
        <w:rPr>
          <w:rFonts w:ascii="Arial" w:hAnsi="Arial" w:cs="Arial"/>
          <w:color w:val="000000" w:themeColor="text1"/>
        </w:rPr>
        <w:t xml:space="preserve"> </w:t>
      </w:r>
      <w:r w:rsidR="00DE60EF"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DE60EF" w:rsidRPr="000C186A">
        <w:rPr>
          <w:rFonts w:ascii="Arial" w:hAnsi="Arial" w:cs="Arial"/>
          <w:color w:val="000000" w:themeColor="text1"/>
        </w:rPr>
        <w:fldChar w:fldCharType="separate"/>
      </w:r>
      <w:r w:rsidR="00122BC7" w:rsidRPr="000C186A">
        <w:rPr>
          <w:rFonts w:ascii="Arial" w:hAnsi="Arial" w:cs="Arial"/>
          <w:color w:val="000000" w:themeColor="text1"/>
        </w:rPr>
        <w:t>(Raymond and Rick 2023)</w:t>
      </w:r>
      <w:r w:rsidR="00DE60EF" w:rsidRPr="000C186A">
        <w:rPr>
          <w:rFonts w:ascii="Arial" w:hAnsi="Arial" w:cs="Arial"/>
          <w:color w:val="000000" w:themeColor="text1"/>
        </w:rPr>
        <w:fldChar w:fldCharType="end"/>
      </w:r>
      <w:r w:rsidR="00394522" w:rsidRPr="000C186A">
        <w:rPr>
          <w:rFonts w:ascii="Arial" w:hAnsi="Arial" w:cs="Arial"/>
          <w:color w:val="000000" w:themeColor="text1"/>
        </w:rPr>
        <w:t>. This</w:t>
      </w:r>
      <w:r w:rsidRPr="000C186A">
        <w:rPr>
          <w:rFonts w:ascii="Arial" w:hAnsi="Arial" w:cs="Arial"/>
          <w:color w:val="000000" w:themeColor="text1"/>
        </w:rPr>
        <w:t xml:space="preserve"> evolution represents a subtle yet potent cyber threat where malicious code is concealed within seemingly innocuous files, rendering traditional cybersecurity defences often powerless</w:t>
      </w:r>
      <w:r w:rsidR="00394522" w:rsidRPr="000C186A">
        <w:rPr>
          <w:rFonts w:ascii="Arial" w:hAnsi="Arial" w:cs="Arial"/>
          <w:color w:val="000000" w:themeColor="text1"/>
        </w:rPr>
        <w:t xml:space="preserve"> </w:t>
      </w:r>
      <w:r w:rsidR="00DE60EF"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&lt;EndNote&gt;&lt;Cite&gt;&lt;Author&gt;Ali&lt;/Author&gt;&lt;Year&gt;2024&lt;/Year&gt;&lt;RecNum&gt;164&lt;/RecNum&gt;&lt;DisplayText&gt;(Ali and Bhatti 2024)&lt;/DisplayText&gt;&lt;record&gt;&lt;rec-number&gt;164&lt;/rec-number&gt;&lt;foreign-keys&gt;&lt;key app="EN" db-id="vr22xts9l0dte4e5w54va9z5xst0ra5ewttv" timestamp="1758485244"&gt;164&lt;/key&gt;&lt;/foreign-keys&gt;&lt;ref-type name="Book"&gt;6&lt;/ref-type&gt;&lt;contributors&gt;&lt;authors&gt;&lt;author&gt;Ali, Atif&lt;/author&gt;&lt;author&gt;Bhatti, Baber Majid&lt;/author&gt;&lt;/authors&gt;&lt;/contributors&gt;&lt;titles&gt;&lt;title&gt;Spies in the Bits and Bytes: The Art of Cyber Threat Intelligence&lt;/title&gt;&lt;/titles&gt;&lt;dates&gt;&lt;year&gt;2024&lt;/year&gt;&lt;/dates&gt;&lt;publisher&gt;CRC Press&lt;/publisher&gt;&lt;isbn&gt;1003504108&lt;/isbn&gt;&lt;urls&gt;&lt;/urls&gt;&lt;/record&gt;&lt;/Cite&gt;&lt;/EndNote&gt;</w:instrText>
      </w:r>
      <w:r w:rsidR="00DE60EF" w:rsidRPr="000C186A">
        <w:rPr>
          <w:rFonts w:ascii="Arial" w:hAnsi="Arial" w:cs="Arial"/>
          <w:color w:val="000000" w:themeColor="text1"/>
        </w:rPr>
        <w:fldChar w:fldCharType="separate"/>
      </w:r>
      <w:r w:rsidR="00122BC7" w:rsidRPr="000C186A">
        <w:rPr>
          <w:rFonts w:ascii="Arial" w:hAnsi="Arial" w:cs="Arial"/>
          <w:color w:val="000000" w:themeColor="text1"/>
        </w:rPr>
        <w:t>(Ali and Bhatti 2024)</w:t>
      </w:r>
      <w:r w:rsidR="00DE60EF" w:rsidRPr="000C186A">
        <w:rPr>
          <w:rFonts w:ascii="Arial" w:hAnsi="Arial" w:cs="Arial"/>
          <w:color w:val="000000" w:themeColor="text1"/>
        </w:rPr>
        <w:fldChar w:fldCharType="end"/>
      </w:r>
      <w:r w:rsidRPr="000C186A">
        <w:rPr>
          <w:rFonts w:ascii="Arial" w:hAnsi="Arial" w:cs="Arial"/>
          <w:color w:val="000000" w:themeColor="text1"/>
        </w:rPr>
        <w:t xml:space="preserve">. </w:t>
      </w:r>
      <w:r w:rsidR="00394522" w:rsidRPr="000C186A">
        <w:rPr>
          <w:rFonts w:ascii="Arial" w:hAnsi="Arial" w:cs="Arial"/>
          <w:color w:val="000000" w:themeColor="text1"/>
        </w:rPr>
        <w:t>A notable approach, known as coverless steganography, directly transforms secret data into a photorealistic image rather than embedding it within a pre-existing cover file</w:t>
      </w:r>
      <w:r w:rsidR="00334810" w:rsidRPr="000C186A">
        <w:rPr>
          <w:rFonts w:ascii="Arial" w:hAnsi="Arial" w:cs="Arial"/>
          <w:color w:val="000000" w:themeColor="text1"/>
        </w:rPr>
        <w:t xml:space="preserve"> </w:t>
      </w:r>
      <w:r w:rsidR="00DE60EF"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&lt;EndNote&gt;&lt;Cite&gt;&lt;Author&gt;Rehman&lt;/Author&gt;&lt;Year&gt;2024&lt;/Year&gt;&lt;RecNum&gt;165&lt;/RecNum&gt;&lt;DisplayText&gt;(Rehman, et al. 2024)&lt;/DisplayText&gt;&lt;record&gt;&lt;rec-number&gt;165&lt;/rec-number&gt;&lt;foreign-keys&gt;&lt;key app="EN" db-id="vr22xts9l0dte4e5w54va9z5xst0ra5ewttv" timestamp="1758485300"&gt;165&lt;/key&gt;&lt;/foreign-keys&gt;&lt;ref-type name="Journal Article"&gt;17&lt;/ref-type&gt;&lt;contributors&gt;&lt;authors&gt;&lt;author&gt;Rehman, Hafiz Abdul&lt;/author&gt;&lt;author&gt;Bajwa, Usama Ijaz&lt;/author&gt;&lt;author&gt;Raza, Rana Hammad&lt;/author&gt;&lt;author&gt;Alfarhood, Sultan&lt;/author&gt;&lt;author&gt;Safran, Mejdl&lt;/author&gt;&lt;author&gt;Zhang, Fan&lt;/author&gt;&lt;/authors&gt;&lt;/contributors&gt;&lt;titles&gt;&lt;title&gt;Leveraging coverless image steganography to hide secret information by generating anime characters using GAN&lt;/title&gt;&lt;secondary-title&gt;Expert Systems with Applications&lt;/secondary-title&gt;&lt;/titles&gt;&lt;periodical&gt;&lt;full-title&gt;Expert Systems with Applications&lt;/full-title&gt;&lt;/periodical&gt;&lt;pages&gt;123420&lt;/pages&gt;&lt;volume&gt;248&lt;/volume&gt;&lt;dates&gt;&lt;year&gt;2024&lt;/year&gt;&lt;/dates&gt;&lt;isbn&gt;0957-4174&lt;/isbn&gt;&lt;urls&gt;&lt;/urls&gt;&lt;/record&gt;&lt;/Cite&gt;&lt;/EndNote&gt;</w:instrText>
      </w:r>
      <w:r w:rsidR="00DE60EF" w:rsidRPr="000C186A">
        <w:rPr>
          <w:rFonts w:ascii="Arial" w:hAnsi="Arial" w:cs="Arial"/>
          <w:color w:val="000000" w:themeColor="text1"/>
        </w:rPr>
        <w:fldChar w:fldCharType="separate"/>
      </w:r>
      <w:r w:rsidR="00122BC7" w:rsidRPr="000C186A">
        <w:rPr>
          <w:rFonts w:ascii="Arial" w:hAnsi="Arial" w:cs="Arial"/>
          <w:color w:val="000000" w:themeColor="text1"/>
        </w:rPr>
        <w:t>(Rehman, et al. 2024)</w:t>
      </w:r>
      <w:r w:rsidR="00DE60EF" w:rsidRPr="000C186A">
        <w:rPr>
          <w:rFonts w:ascii="Arial" w:hAnsi="Arial" w:cs="Arial"/>
          <w:color w:val="000000" w:themeColor="text1"/>
        </w:rPr>
        <w:fldChar w:fldCharType="end"/>
      </w:r>
      <w:r w:rsidRPr="000C186A">
        <w:rPr>
          <w:rFonts w:ascii="Arial" w:hAnsi="Arial" w:cs="Arial"/>
          <w:color w:val="000000" w:themeColor="text1"/>
        </w:rPr>
        <w:t xml:space="preserve">. Generative models such as Generative Adversarial Networks (GANs) and diffusion models are central to this process, </w:t>
      </w:r>
      <w:r w:rsidR="00394522" w:rsidRPr="000C186A">
        <w:rPr>
          <w:rFonts w:ascii="Arial" w:hAnsi="Arial" w:cs="Arial"/>
          <w:color w:val="000000" w:themeColor="text1"/>
        </w:rPr>
        <w:t>using hidden information to</w:t>
      </w:r>
      <w:r w:rsidRPr="000C186A">
        <w:rPr>
          <w:rFonts w:ascii="Arial" w:hAnsi="Arial" w:cs="Arial"/>
          <w:color w:val="000000" w:themeColor="text1"/>
        </w:rPr>
        <w:t xml:space="preserve"> construct the final stego media</w:t>
      </w:r>
      <w:r w:rsidR="00CF1C3D" w:rsidRPr="000C186A">
        <w:rPr>
          <w:rFonts w:ascii="Arial" w:hAnsi="Arial" w:cs="Arial"/>
          <w:color w:val="000000" w:themeColor="text1"/>
        </w:rPr>
        <w:t xml:space="preserve"> </w:t>
      </w:r>
      <w:r w:rsidR="00CF1C3D"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&lt;EndNote&gt;&lt;Cite&gt;&lt;Author&gt;Liu&lt;/Author&gt;&lt;Year&gt;2020&lt;/Year&gt;&lt;RecNum&gt;166&lt;/RecNum&gt;&lt;DisplayText&gt;(Liu, et al. 2020)&lt;/DisplayText&gt;&lt;record&gt;&lt;rec-number&gt;166&lt;/rec-number&gt;&lt;foreign-keys&gt;&lt;key app="EN" db-id="vr22xts9l0dte4e5w54va9z5xst0ra5ewttv" timestamp="1758485591"&gt;166&lt;/key&gt;&lt;/foreign-keys&gt;&lt;ref-type name="Journal Article"&gt;17&lt;/ref-type&gt;&lt;contributors&gt;&lt;authors&gt;&lt;author&gt;Liu, Jia&lt;/author&gt;&lt;author&gt;Ke, Yan&lt;/author&gt;&lt;author&gt;Zhang, Zhuo&lt;/author&gt;&lt;author&gt;Lei, Yu&lt;/author&gt;&lt;author&gt;Li, Jun&lt;/author&gt;&lt;author&gt;Zhang, Minqing&lt;/author&gt;&lt;author&gt;Yang, Xiaoyuan&lt;/author&gt;&lt;/authors&gt;&lt;/contributors&gt;&lt;titles&gt;&lt;title&gt;Recent advances of image steganography with generative adversarial networks&lt;/title&gt;&lt;secondary-title&gt;IEEE Access&lt;/secondary-title&gt;&lt;/titles&gt;&lt;periodical&gt;&lt;full-title&gt;IEEE access&lt;/full-title&gt;&lt;/periodical&gt;&lt;pages&gt;60575-60597&lt;/pages&gt;&lt;volume&gt;8&lt;/volume&gt;&lt;dates&gt;&lt;year&gt;2020&lt;/year&gt;&lt;/dates&gt;&lt;isbn&gt;2169-3536&lt;/isbn&gt;&lt;urls&gt;&lt;/urls&gt;&lt;/record&gt;&lt;/Cite&gt;&lt;/EndNote&gt;</w:instrText>
      </w:r>
      <w:r w:rsidR="00CF1C3D" w:rsidRPr="000C186A">
        <w:rPr>
          <w:rFonts w:ascii="Arial" w:hAnsi="Arial" w:cs="Arial"/>
          <w:color w:val="000000" w:themeColor="text1"/>
        </w:rPr>
        <w:fldChar w:fldCharType="separate"/>
      </w:r>
      <w:r w:rsidR="00122BC7" w:rsidRPr="000C186A">
        <w:rPr>
          <w:rFonts w:ascii="Arial" w:hAnsi="Arial" w:cs="Arial"/>
          <w:color w:val="000000" w:themeColor="text1"/>
        </w:rPr>
        <w:t>(Liu, et al. 2020)</w:t>
      </w:r>
      <w:r w:rsidR="00CF1C3D" w:rsidRPr="000C186A">
        <w:rPr>
          <w:rFonts w:ascii="Arial" w:hAnsi="Arial" w:cs="Arial"/>
          <w:color w:val="000000" w:themeColor="text1"/>
        </w:rPr>
        <w:fldChar w:fldCharType="end"/>
      </w:r>
      <w:r w:rsidRPr="000C186A">
        <w:rPr>
          <w:rFonts w:ascii="Arial" w:hAnsi="Arial" w:cs="Arial"/>
          <w:color w:val="000000" w:themeColor="text1"/>
        </w:rPr>
        <w:t xml:space="preserve">. </w:t>
      </w:r>
      <w:r w:rsidR="0013180B" w:rsidRPr="000C186A">
        <w:rPr>
          <w:rFonts w:ascii="Arial" w:hAnsi="Arial" w:cs="Arial"/>
          <w:color w:val="000000" w:themeColor="text1"/>
        </w:rPr>
        <w:t>Within a GAN framework, the competition between the generator and discriminator acts as a loop that continually refines the carrier’s realism and stealth, making AI-generated steganographic malware highly resistant to conventional detection</w:t>
      </w:r>
      <w:r w:rsidR="00334810" w:rsidRPr="000C186A">
        <w:rPr>
          <w:rFonts w:ascii="Arial" w:hAnsi="Arial" w:cs="Arial"/>
          <w:color w:val="000000" w:themeColor="text1"/>
        </w:rPr>
        <w:t xml:space="preserve"> </w:t>
      </w:r>
      <w:r w:rsidR="00334810"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&lt;EndNote&gt;&lt;Cite&gt;&lt;Author&gt;Saputro&lt;/Author&gt;&lt;Year&gt;2024&lt;/Year&gt;&lt;RecNum&gt;159&lt;/RecNum&gt;&lt;DisplayText&gt;(Saputro, et al.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00334810" w:rsidRPr="000C186A">
        <w:rPr>
          <w:rFonts w:ascii="Arial" w:hAnsi="Arial" w:cs="Arial"/>
          <w:color w:val="000000" w:themeColor="text1"/>
        </w:rPr>
        <w:fldChar w:fldCharType="separate"/>
      </w:r>
      <w:r w:rsidR="00122BC7" w:rsidRPr="000C186A">
        <w:rPr>
          <w:rFonts w:ascii="Arial" w:hAnsi="Arial" w:cs="Arial"/>
          <w:color w:val="000000" w:themeColor="text1"/>
        </w:rPr>
        <w:t>(Saputro, et al. 2024)</w:t>
      </w:r>
      <w:r w:rsidR="00334810" w:rsidRPr="000C186A">
        <w:rPr>
          <w:rFonts w:ascii="Arial" w:hAnsi="Arial" w:cs="Arial"/>
          <w:color w:val="000000" w:themeColor="text1"/>
        </w:rPr>
        <w:fldChar w:fldCharType="end"/>
      </w:r>
      <w:r w:rsidR="00334810" w:rsidRPr="000C186A">
        <w:rPr>
          <w:rFonts w:ascii="Arial" w:hAnsi="Arial" w:cs="Arial"/>
          <w:color w:val="000000" w:themeColor="text1"/>
        </w:rPr>
        <w:t>.</w:t>
      </w:r>
    </w:p>
    <w:p w14:paraId="28A76EEB" w14:textId="64161B1C" w:rsidR="00C65580" w:rsidRPr="000C186A" w:rsidRDefault="00C65580" w:rsidP="001D12FE">
      <w:pPr>
        <w:jc w:val="both"/>
        <w:rPr>
          <w:rFonts w:ascii="Arial" w:hAnsi="Arial" w:cs="Arial"/>
          <w:color w:val="000000" w:themeColor="text1"/>
        </w:rPr>
      </w:pPr>
      <w:r w:rsidRPr="000C186A">
        <w:rPr>
          <w:rFonts w:ascii="Arial" w:hAnsi="Arial" w:cs="Arial"/>
          <w:noProof/>
          <w:color w:val="000000" w:themeColor="text1"/>
        </w:rPr>
        <w:drawing>
          <wp:inline distT="0" distB="0" distL="0" distR="0" wp14:anchorId="3F1B001A" wp14:editId="1ED44979">
            <wp:extent cx="5731510" cy="3060700"/>
            <wp:effectExtent l="0" t="0" r="2540" b="6350"/>
            <wp:docPr id="45686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67791" name=""/>
                    <pic:cNvPicPr/>
                  </pic:nvPicPr>
                  <pic:blipFill rotWithShape="1">
                    <a:blip r:embed="rId14"/>
                    <a:srcRect b="7218"/>
                    <a:stretch>
                      <a:fillRect/>
                    </a:stretch>
                  </pic:blipFill>
                  <pic:spPr bwMode="auto">
                    <a:xfrm>
                      <a:off x="0" y="0"/>
                      <a:ext cx="5731510" cy="3060700"/>
                    </a:xfrm>
                    <a:prstGeom prst="rect">
                      <a:avLst/>
                    </a:prstGeom>
                    <a:ln>
                      <a:noFill/>
                    </a:ln>
                    <a:extLst>
                      <a:ext uri="{53640926-AAD7-44D8-BBD7-CCE9431645EC}">
                        <a14:shadowObscured xmlns:a14="http://schemas.microsoft.com/office/drawing/2010/main"/>
                      </a:ext>
                    </a:extLst>
                  </pic:spPr>
                </pic:pic>
              </a:graphicData>
            </a:graphic>
          </wp:inline>
        </w:drawing>
      </w:r>
    </w:p>
    <w:p w14:paraId="3E3FC959" w14:textId="642E31BE" w:rsidR="00C65580" w:rsidRPr="000C186A" w:rsidRDefault="00C65580" w:rsidP="001D12FE">
      <w:pPr>
        <w:jc w:val="both"/>
        <w:rPr>
          <w:rFonts w:ascii="Arial" w:hAnsi="Arial" w:cs="Arial"/>
          <w:color w:val="000000" w:themeColor="text1"/>
        </w:rPr>
      </w:pPr>
      <w:r w:rsidRPr="000C186A">
        <w:rPr>
          <w:rFonts w:ascii="Arial" w:hAnsi="Arial" w:cs="Arial"/>
          <w:color w:val="000000" w:themeColor="text1"/>
        </w:rPr>
        <w:lastRenderedPageBreak/>
        <w:t xml:space="preserve">Figure 2 : </w:t>
      </w:r>
      <w:r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&lt;EndNote&gt;&lt;Cite&gt;&lt;Author&gt;Georges&lt;/Author&gt;&lt;Year&gt;2020&lt;/Year&gt;&lt;RecNum&gt;101&lt;/RecNum&gt;&lt;DisplayText&gt;(Georges and Magdi 2020)&lt;/DisplayText&gt;&lt;record&gt;&lt;rec-number&gt;101&lt;/rec-number&gt;&lt;foreign-keys&gt;&lt;key app="EN" db-id="vr22xts9l0dte4e5w54va9z5xst0ra5ewttv" timestamp="1749059822"&gt;101&lt;/key&gt;&lt;/foreign-keys&gt;&lt;ref-type name="Journal Article"&gt;17&lt;/ref-type&gt;&lt;contributors&gt;&lt;authors&gt;&lt;author&gt;Georges, Jeanne&lt;/author&gt;&lt;author&gt;Magdi, Dalia A&lt;/author&gt;&lt;/authors&gt;&lt;/contributors&gt;&lt;titles&gt;&lt;title&gt;Using artificial intelligence approaches for image steganography: a review&lt;/title&gt;&lt;secondary-title&gt;Internet of Things—Applications and Future: Proceedings of ITAF 2019&lt;/secondary-title&gt;&lt;/titles&gt;&lt;periodical&gt;&lt;full-title&gt;Internet of Things—Applications and Future: Proceedings of ITAF 2019&lt;/full-title&gt;&lt;/periodical&gt;&lt;pages&gt;239-247&lt;/pages&gt;&lt;dates&gt;&lt;year&gt;2020&lt;/year&gt;&lt;/dates&gt;&lt;urls&gt;&lt;/urls&gt;&lt;/record&gt;&lt;/Cite&gt;&lt;/EndNote&gt;</w:instrText>
      </w:r>
      <w:r w:rsidRPr="000C186A">
        <w:rPr>
          <w:rFonts w:ascii="Arial" w:hAnsi="Arial" w:cs="Arial"/>
          <w:color w:val="000000" w:themeColor="text1"/>
        </w:rPr>
        <w:fldChar w:fldCharType="separate"/>
      </w:r>
      <w:r w:rsidR="00122BC7" w:rsidRPr="000C186A">
        <w:rPr>
          <w:rFonts w:ascii="Arial" w:hAnsi="Arial" w:cs="Arial"/>
          <w:color w:val="000000" w:themeColor="text1"/>
        </w:rPr>
        <w:t>(Georges and Magdi 2020)</w:t>
      </w:r>
      <w:r w:rsidRPr="000C186A">
        <w:rPr>
          <w:rFonts w:ascii="Arial" w:hAnsi="Arial" w:cs="Arial"/>
          <w:color w:val="000000" w:themeColor="text1"/>
        </w:rPr>
        <w:fldChar w:fldCharType="end"/>
      </w:r>
      <w:r w:rsidRPr="000C186A">
        <w:rPr>
          <w:rFonts w:ascii="Arial" w:hAnsi="Arial" w:cs="Arial"/>
          <w:color w:val="000000" w:themeColor="text1"/>
        </w:rPr>
        <w:t xml:space="preserve"> Architecture of the steganography model</w:t>
      </w:r>
    </w:p>
    <w:p w14:paraId="4FA0EF5C" w14:textId="487697B8" w:rsidR="00E076AB" w:rsidRPr="000C186A" w:rsidRDefault="00E076AB" w:rsidP="001D12FE">
      <w:pPr>
        <w:jc w:val="both"/>
        <w:rPr>
          <w:rFonts w:ascii="Arial" w:hAnsi="Arial" w:cs="Arial"/>
          <w:color w:val="000000" w:themeColor="text1"/>
        </w:rPr>
      </w:pPr>
      <w:r w:rsidRPr="000C186A">
        <w:rPr>
          <w:rFonts w:ascii="Arial" w:hAnsi="Arial" w:cs="Arial"/>
          <w:color w:val="000000" w:themeColor="text1"/>
        </w:rPr>
        <w:t xml:space="preserve">Encoder-decoder architectures learn mappings between payloads and carrier </w:t>
      </w:r>
      <w:r w:rsidR="0013180B" w:rsidRPr="000C186A">
        <w:rPr>
          <w:rFonts w:ascii="Arial" w:hAnsi="Arial" w:cs="Arial"/>
          <w:color w:val="000000" w:themeColor="text1"/>
        </w:rPr>
        <w:t>disquiets</w:t>
      </w:r>
      <w:r w:rsidRPr="000C186A">
        <w:rPr>
          <w:rFonts w:ascii="Arial" w:hAnsi="Arial" w:cs="Arial"/>
          <w:color w:val="000000" w:themeColor="text1"/>
        </w:rPr>
        <w:t xml:space="preserve">, while GANs can synthesize carriers that look natural and embed information </w:t>
      </w:r>
      <w:r w:rsidR="0013180B" w:rsidRPr="000C186A">
        <w:rPr>
          <w:rFonts w:ascii="Arial" w:hAnsi="Arial" w:cs="Arial"/>
          <w:color w:val="000000" w:themeColor="text1"/>
        </w:rPr>
        <w:t>during the</w:t>
      </w:r>
      <w:r w:rsidRPr="000C186A">
        <w:rPr>
          <w:rFonts w:ascii="Arial" w:hAnsi="Arial" w:cs="Arial"/>
          <w:color w:val="000000" w:themeColor="text1"/>
        </w:rPr>
        <w:t xml:space="preserve"> generat</w:t>
      </w:r>
      <w:r w:rsidR="0013180B" w:rsidRPr="000C186A">
        <w:rPr>
          <w:rFonts w:ascii="Arial" w:hAnsi="Arial" w:cs="Arial"/>
          <w:color w:val="000000" w:themeColor="text1"/>
        </w:rPr>
        <w:t>ing</w:t>
      </w:r>
      <w:r w:rsidRPr="000C186A">
        <w:rPr>
          <w:rFonts w:ascii="Arial" w:hAnsi="Arial" w:cs="Arial"/>
          <w:color w:val="000000" w:themeColor="text1"/>
        </w:rPr>
        <w:t xml:space="preserve"> process</w:t>
      </w:r>
      <w:r w:rsidR="00CF1C3D" w:rsidRPr="000C186A">
        <w:rPr>
          <w:rFonts w:ascii="Arial" w:hAnsi="Arial" w:cs="Arial"/>
          <w:color w:val="000000" w:themeColor="text1"/>
        </w:rPr>
        <w:t xml:space="preserve"> </w:t>
      </w:r>
      <w:r w:rsidR="00CF1C3D"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&lt;EndNote&gt;&lt;Cite&gt;&lt;Author&gt;Zhang&lt;/Author&gt;&lt;Year&gt;2021&lt;/Year&gt;&lt;RecNum&gt;167&lt;/RecNum&gt;&lt;DisplayText&gt;(Zhang, et al. 2021)&lt;/DisplayText&gt;&lt;record&gt;&lt;rec-number&gt;167&lt;/rec-number&gt;&lt;foreign-keys&gt;&lt;key app="EN" db-id="vr22xts9l0dte4e5w54va9z5xst0ra5ewttv" timestamp="1758485988"&gt;167&lt;/key&gt;&lt;/foreign-keys&gt;&lt;ref-type name="Journal Article"&gt;17&lt;/ref-type&gt;&lt;contributors&gt;&lt;authors&gt;&lt;author&gt;Zhang, Chaoning&lt;/author&gt;&lt;author&gt;Lin, Chenguo&lt;/author&gt;&lt;author&gt;Benz, Philipp&lt;/author&gt;&lt;author&gt;Chen, Kejiang&lt;/author&gt;&lt;author&gt;Zhang, Weiming&lt;/author&gt;&lt;author&gt;Kweon, In So&lt;/author&gt;&lt;/authors&gt;&lt;/contributors&gt;&lt;titles&gt;&lt;title&gt;A brief survey on deep learning based data hiding&lt;/title&gt;&lt;secondary-title&gt;arXiv preprint arXiv:2103.01607&lt;/secondary-title&gt;&lt;/titles&gt;&lt;periodical&gt;&lt;full-title&gt;arXiv preprint arXiv:2103.01607&lt;/full-title&gt;&lt;/periodical&gt;&lt;dates&gt;&lt;year&gt;2021&lt;/year&gt;&lt;/dates&gt;&lt;urls&gt;&lt;/urls&gt;&lt;/record&gt;&lt;/Cite&gt;&lt;/EndNote&gt;</w:instrText>
      </w:r>
      <w:r w:rsidR="00CF1C3D" w:rsidRPr="000C186A">
        <w:rPr>
          <w:rFonts w:ascii="Arial" w:hAnsi="Arial" w:cs="Arial"/>
          <w:color w:val="000000" w:themeColor="text1"/>
        </w:rPr>
        <w:fldChar w:fldCharType="separate"/>
      </w:r>
      <w:r w:rsidR="00122BC7" w:rsidRPr="000C186A">
        <w:rPr>
          <w:rFonts w:ascii="Arial" w:hAnsi="Arial" w:cs="Arial"/>
          <w:color w:val="000000" w:themeColor="text1"/>
        </w:rPr>
        <w:t>(Zhang, et al. 2021)</w:t>
      </w:r>
      <w:r w:rsidR="00CF1C3D" w:rsidRPr="000C186A">
        <w:rPr>
          <w:rFonts w:ascii="Arial" w:hAnsi="Arial" w:cs="Arial"/>
          <w:color w:val="000000" w:themeColor="text1"/>
        </w:rPr>
        <w:fldChar w:fldCharType="end"/>
      </w:r>
      <w:r w:rsidRPr="000C186A">
        <w:rPr>
          <w:rFonts w:ascii="Arial" w:hAnsi="Arial" w:cs="Arial"/>
          <w:color w:val="000000" w:themeColor="text1"/>
        </w:rPr>
        <w:t xml:space="preserve">. </w:t>
      </w:r>
      <w:r w:rsidR="0013180B" w:rsidRPr="000C186A">
        <w:rPr>
          <w:rFonts w:ascii="Arial" w:hAnsi="Arial" w:cs="Arial"/>
          <w:color w:val="000000" w:themeColor="text1"/>
        </w:rPr>
        <w:t xml:space="preserve">In </w:t>
      </w:r>
      <w:r w:rsidRPr="000C186A">
        <w:rPr>
          <w:rFonts w:ascii="Arial" w:hAnsi="Arial" w:cs="Arial"/>
          <w:color w:val="000000" w:themeColor="text1"/>
        </w:rPr>
        <w:t>Encoder-decoder models</w:t>
      </w:r>
      <w:r w:rsidR="0013180B" w:rsidRPr="000C186A">
        <w:rPr>
          <w:rFonts w:ascii="Arial" w:hAnsi="Arial" w:cs="Arial"/>
          <w:color w:val="000000" w:themeColor="text1"/>
        </w:rPr>
        <w:t>, an encoder</w:t>
      </w:r>
      <w:r w:rsidRPr="000C186A">
        <w:rPr>
          <w:rFonts w:ascii="Arial" w:hAnsi="Arial" w:cs="Arial"/>
          <w:color w:val="000000" w:themeColor="text1"/>
        </w:rPr>
        <w:t xml:space="preserve"> can be explicitly trained to embed a secret payload into an image, while a corresponding decoder is trained to extract it, creating a structured method for concealment </w:t>
      </w:r>
      <w:r w:rsidR="00334810"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&lt;EndNote&gt;&lt;Cite&gt;&lt;Author&gt;Gao&lt;/Author&gt;&lt;Year&gt;2022&lt;/Year&gt;&lt;RecNum&gt;41&lt;/RecNum&gt;&lt;DisplayText&gt;(Gao, et al.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00334810" w:rsidRPr="000C186A">
        <w:rPr>
          <w:rFonts w:ascii="Arial" w:hAnsi="Arial" w:cs="Arial"/>
          <w:color w:val="000000" w:themeColor="text1"/>
        </w:rPr>
        <w:fldChar w:fldCharType="separate"/>
      </w:r>
      <w:r w:rsidR="00122BC7" w:rsidRPr="000C186A">
        <w:rPr>
          <w:rFonts w:ascii="Arial" w:hAnsi="Arial" w:cs="Arial"/>
          <w:color w:val="000000" w:themeColor="text1"/>
        </w:rPr>
        <w:t>(Gao, et al. 2022)</w:t>
      </w:r>
      <w:r w:rsidR="00334810" w:rsidRPr="000C186A">
        <w:rPr>
          <w:rFonts w:ascii="Arial" w:hAnsi="Arial" w:cs="Arial"/>
          <w:color w:val="000000" w:themeColor="text1"/>
        </w:rPr>
        <w:fldChar w:fldCharType="end"/>
      </w:r>
      <w:r w:rsidRPr="000C186A">
        <w:rPr>
          <w:rFonts w:ascii="Arial" w:hAnsi="Arial" w:cs="Arial"/>
          <w:color w:val="000000" w:themeColor="text1"/>
        </w:rPr>
        <w:t xml:space="preserve">. In contrast, GAN-based concealment produces a stego-image that is visually very natural and difficult to distinguish from an authentic one </w:t>
      </w:r>
      <w:r w:rsidR="00334810"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&lt;EndNote&gt;&lt;Cite&gt;&lt;Author&gt;Saputro&lt;/Author&gt;&lt;Year&gt;2024&lt;/Year&gt;&lt;RecNum&gt;159&lt;/RecNum&gt;&lt;DisplayText&gt;(Saputro, et al.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00334810" w:rsidRPr="000C186A">
        <w:rPr>
          <w:rFonts w:ascii="Arial" w:hAnsi="Arial" w:cs="Arial"/>
          <w:color w:val="000000" w:themeColor="text1"/>
        </w:rPr>
        <w:fldChar w:fldCharType="separate"/>
      </w:r>
      <w:r w:rsidR="00122BC7" w:rsidRPr="000C186A">
        <w:rPr>
          <w:rFonts w:ascii="Arial" w:hAnsi="Arial" w:cs="Arial"/>
          <w:color w:val="000000" w:themeColor="text1"/>
        </w:rPr>
        <w:t>(Saputro, et al. 2024)</w:t>
      </w:r>
      <w:r w:rsidR="00334810" w:rsidRPr="000C186A">
        <w:rPr>
          <w:rFonts w:ascii="Arial" w:hAnsi="Arial" w:cs="Arial"/>
          <w:color w:val="000000" w:themeColor="text1"/>
        </w:rPr>
        <w:fldChar w:fldCharType="end"/>
      </w:r>
      <w:r w:rsidRPr="000C186A">
        <w:rPr>
          <w:rFonts w:ascii="Arial" w:hAnsi="Arial" w:cs="Arial"/>
          <w:color w:val="000000" w:themeColor="text1"/>
        </w:rPr>
        <w:t xml:space="preserve">. This is a significant departure from traditional techniques like Least Significant Bit (LSB) substitution, which operate at the bit or pixel level by modifying an existing image. AI-powered methods instead embed data at a semantic or structural level, making the concealment an integral part of the media's fabric </w:t>
      </w:r>
      <w:r w:rsidR="00334810"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334810" w:rsidRPr="000C186A">
        <w:rPr>
          <w:rFonts w:ascii="Arial" w:hAnsi="Arial" w:cs="Arial"/>
          <w:color w:val="000000" w:themeColor="text1"/>
        </w:rPr>
        <w:fldChar w:fldCharType="separate"/>
      </w:r>
      <w:r w:rsidR="00122BC7" w:rsidRPr="000C186A">
        <w:rPr>
          <w:rFonts w:ascii="Arial" w:hAnsi="Arial" w:cs="Arial"/>
          <w:color w:val="000000" w:themeColor="text1"/>
        </w:rPr>
        <w:t>(Raymond and Rick 2023)</w:t>
      </w:r>
      <w:r w:rsidR="00334810" w:rsidRPr="000C186A">
        <w:rPr>
          <w:rFonts w:ascii="Arial" w:hAnsi="Arial" w:cs="Arial"/>
          <w:color w:val="000000" w:themeColor="text1"/>
        </w:rPr>
        <w:fldChar w:fldCharType="end"/>
      </w:r>
      <w:r w:rsidRPr="000C186A">
        <w:rPr>
          <w:rFonts w:ascii="Arial" w:hAnsi="Arial" w:cs="Arial"/>
          <w:color w:val="000000" w:themeColor="text1"/>
        </w:rPr>
        <w:t xml:space="preserve">. </w:t>
      </w:r>
      <w:r w:rsidR="0013180B" w:rsidRPr="000C186A">
        <w:rPr>
          <w:rFonts w:ascii="Arial" w:hAnsi="Arial" w:cs="Arial"/>
          <w:color w:val="000000" w:themeColor="text1"/>
        </w:rPr>
        <w:t xml:space="preserve">Because this strategy leaves no conventional artefacts for signature-based tools like YARA to detect, it poses a challenge to modern antivirus systems </w:t>
      </w:r>
      <w:r w:rsidR="00334810" w:rsidRPr="000C186A">
        <w:rPr>
          <w:rFonts w:ascii="Arial" w:hAnsi="Arial" w:cs="Arial"/>
          <w:color w:val="000000" w:themeColor="text1"/>
        </w:rPr>
        <w:fldChar w:fldCharType="begin"/>
      </w:r>
      <w:r w:rsidR="00B64C9A" w:rsidRPr="000C186A">
        <w:rPr>
          <w:rFonts w:ascii="Arial" w:hAnsi="Arial" w:cs="Arial"/>
          <w:color w:val="000000" w:themeColor="text1"/>
        </w:rPr>
        <w:instrText xml:space="preserve"> ADDIN EN.CITE &lt;EndNote&gt;&lt;Cite&gt;&lt;Author&gt;Almomani&lt;/Author&gt;&lt;Year&gt;2022&lt;/Year&gt;&lt;RecNum&gt;56&lt;/RecNum&gt;&lt;DisplayText&gt;(Almomani, et al. 2022b)&lt;/DisplayText&gt;&lt;record&gt;&lt;rec-number&gt;56&lt;/rec-number&gt;&lt;foreign-keys&gt;&lt;key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00334810" w:rsidRPr="000C186A">
        <w:rPr>
          <w:rFonts w:ascii="Arial" w:hAnsi="Arial" w:cs="Arial"/>
          <w:color w:val="000000" w:themeColor="text1"/>
        </w:rPr>
        <w:fldChar w:fldCharType="separate"/>
      </w:r>
      <w:r w:rsidR="00B64C9A" w:rsidRPr="000C186A">
        <w:rPr>
          <w:rFonts w:ascii="Arial" w:hAnsi="Arial" w:cs="Arial"/>
          <w:noProof/>
          <w:color w:val="000000" w:themeColor="text1"/>
        </w:rPr>
        <w:t>(Almomani, et al. 2022b)</w:t>
      </w:r>
      <w:r w:rsidR="00334810" w:rsidRPr="000C186A">
        <w:rPr>
          <w:rFonts w:ascii="Arial" w:hAnsi="Arial" w:cs="Arial"/>
          <w:color w:val="000000" w:themeColor="text1"/>
        </w:rPr>
        <w:fldChar w:fldCharType="end"/>
      </w:r>
      <w:r w:rsidR="00334810" w:rsidRPr="000C186A">
        <w:rPr>
          <w:rFonts w:ascii="Arial" w:hAnsi="Arial" w:cs="Arial"/>
          <w:color w:val="000000" w:themeColor="text1"/>
        </w:rPr>
        <w:t>.</w:t>
      </w:r>
    </w:p>
    <w:p w14:paraId="5D48CE93" w14:textId="6E9DCF4A" w:rsidR="00E076AB" w:rsidRPr="000C186A" w:rsidRDefault="00E076AB" w:rsidP="001D12FE">
      <w:pPr>
        <w:jc w:val="both"/>
        <w:rPr>
          <w:rFonts w:ascii="Arial" w:hAnsi="Arial" w:cs="Arial"/>
          <w:color w:val="000000" w:themeColor="text1"/>
        </w:rPr>
      </w:pPr>
      <w:r w:rsidRPr="000C186A">
        <w:rPr>
          <w:rFonts w:ascii="Arial" w:hAnsi="Arial" w:cs="Arial"/>
          <w:color w:val="000000" w:themeColor="text1"/>
        </w:rPr>
        <w:t xml:space="preserve">AI enables </w:t>
      </w:r>
      <w:r w:rsidR="0013180B" w:rsidRPr="000C186A">
        <w:rPr>
          <w:rFonts w:ascii="Arial" w:hAnsi="Arial" w:cs="Arial"/>
          <w:color w:val="000000" w:themeColor="text1"/>
        </w:rPr>
        <w:t>semantic-level embeddings that</w:t>
      </w:r>
      <w:r w:rsidRPr="000C186A">
        <w:rPr>
          <w:rFonts w:ascii="Arial" w:hAnsi="Arial" w:cs="Arial"/>
          <w:color w:val="000000" w:themeColor="text1"/>
        </w:rPr>
        <w:t xml:space="preserve"> preserve </w:t>
      </w:r>
      <w:r w:rsidR="0013180B" w:rsidRPr="000C186A">
        <w:rPr>
          <w:rFonts w:ascii="Arial" w:hAnsi="Arial" w:cs="Arial"/>
          <w:color w:val="000000" w:themeColor="text1"/>
        </w:rPr>
        <w:t>contextual coherence and can be optimized against detection models, thereby increasing stealth and cross-detector transferability</w:t>
      </w:r>
      <w:r w:rsidRPr="000C186A">
        <w:rPr>
          <w:rFonts w:ascii="Arial" w:hAnsi="Arial" w:cs="Arial"/>
          <w:color w:val="000000" w:themeColor="text1"/>
        </w:rPr>
        <w:t xml:space="preserve"> </w:t>
      </w:r>
      <w:r w:rsidR="00334810"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334810" w:rsidRPr="000C186A">
        <w:rPr>
          <w:rFonts w:ascii="Arial" w:hAnsi="Arial" w:cs="Arial"/>
          <w:color w:val="000000" w:themeColor="text1"/>
        </w:rPr>
        <w:fldChar w:fldCharType="separate"/>
      </w:r>
      <w:r w:rsidR="00122BC7" w:rsidRPr="000C186A">
        <w:rPr>
          <w:rFonts w:ascii="Arial" w:hAnsi="Arial" w:cs="Arial"/>
          <w:color w:val="000000" w:themeColor="text1"/>
        </w:rPr>
        <w:t>(Raymond and Rick 2023)</w:t>
      </w:r>
      <w:r w:rsidR="00334810" w:rsidRPr="000C186A">
        <w:rPr>
          <w:rFonts w:ascii="Arial" w:hAnsi="Arial" w:cs="Arial"/>
          <w:color w:val="000000" w:themeColor="text1"/>
        </w:rPr>
        <w:fldChar w:fldCharType="end"/>
      </w:r>
      <w:r w:rsidRPr="000C186A">
        <w:rPr>
          <w:rFonts w:ascii="Arial" w:hAnsi="Arial" w:cs="Arial"/>
          <w:color w:val="000000" w:themeColor="text1"/>
        </w:rPr>
        <w:t xml:space="preserve">. </w:t>
      </w:r>
      <w:r w:rsidR="0013180B" w:rsidRPr="000C186A">
        <w:rPr>
          <w:rFonts w:ascii="Arial" w:hAnsi="Arial" w:cs="Arial"/>
          <w:color w:val="000000" w:themeColor="text1"/>
        </w:rPr>
        <w:t>Operating at this semantic level allows malicious data to be integrated within the meaning of the content itself without disrupting its logical or structural consistency</w:t>
      </w:r>
      <w:r w:rsidR="007D4544" w:rsidRPr="000C186A">
        <w:rPr>
          <w:rFonts w:ascii="Arial" w:hAnsi="Arial" w:cs="Arial"/>
          <w:color w:val="000000" w:themeColor="text1"/>
        </w:rPr>
        <w:t>.</w:t>
      </w:r>
      <w:r w:rsidR="00334810" w:rsidRPr="000C186A">
        <w:rPr>
          <w:rFonts w:ascii="Arial" w:hAnsi="Arial" w:cs="Arial"/>
          <w:color w:val="000000" w:themeColor="text1"/>
        </w:rPr>
        <w:t xml:space="preserve"> </w:t>
      </w:r>
      <w:r w:rsidR="00334810" w:rsidRPr="000C186A">
        <w:rPr>
          <w:rFonts w:ascii="Arial" w:hAnsi="Arial" w:cs="Arial"/>
          <w:color w:val="000000" w:themeColor="text1"/>
        </w:rPr>
        <w:fldChar w:fldCharType="begin"/>
      </w:r>
      <w:r w:rsidR="0013180B" w:rsidRPr="000C186A">
        <w:rPr>
          <w:rFonts w:ascii="Arial" w:hAnsi="Arial" w:cs="Arial"/>
          <w:color w:val="000000" w:themeColor="text1"/>
        </w:rPr>
        <w:instrText xml:space="preserve"> ADDIN EN.CITE &lt;EndNote&gt;&lt;Cite AuthorYear="1"&gt;&lt;Author&gt;Chang&lt;/Author&gt;&lt;Year&gt;2025&lt;/Year&gt;&lt;RecNum&gt;40&lt;/RecNum&gt;&lt;DisplayText&gt;Chang and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00334810" w:rsidRPr="000C186A">
        <w:rPr>
          <w:rFonts w:ascii="Arial" w:hAnsi="Arial" w:cs="Arial"/>
          <w:color w:val="000000" w:themeColor="text1"/>
        </w:rPr>
        <w:fldChar w:fldCharType="separate"/>
      </w:r>
      <w:r w:rsidR="0013180B" w:rsidRPr="000C186A">
        <w:rPr>
          <w:rFonts w:ascii="Arial" w:hAnsi="Arial" w:cs="Arial"/>
          <w:color w:val="000000" w:themeColor="text1"/>
        </w:rPr>
        <w:t>Chang and Echizen (2025)</w:t>
      </w:r>
      <w:r w:rsidR="00334810" w:rsidRPr="000C186A">
        <w:rPr>
          <w:rFonts w:ascii="Arial" w:hAnsi="Arial" w:cs="Arial"/>
          <w:color w:val="000000" w:themeColor="text1"/>
        </w:rPr>
        <w:fldChar w:fldCharType="end"/>
      </w:r>
      <w:r w:rsidR="007D4544" w:rsidRPr="000C186A">
        <w:rPr>
          <w:rFonts w:ascii="Arial" w:hAnsi="Arial" w:cs="Arial"/>
          <w:color w:val="000000" w:themeColor="text1"/>
        </w:rPr>
        <w:t xml:space="preserve"> demonstrate how information can be hidden in the linguistic domain of audiovisual files, preserving semantic equivalence and rendering the concealment resistant to spatial or temporal analysis</w:t>
      </w:r>
      <w:r w:rsidRPr="000C186A">
        <w:rPr>
          <w:rFonts w:ascii="Arial" w:hAnsi="Arial" w:cs="Arial"/>
          <w:color w:val="000000" w:themeColor="text1"/>
        </w:rPr>
        <w:t xml:space="preserve">. </w:t>
      </w:r>
      <w:r w:rsidR="007D4544" w:rsidRPr="000C186A">
        <w:rPr>
          <w:rFonts w:ascii="Arial" w:hAnsi="Arial" w:cs="Arial"/>
          <w:color w:val="000000" w:themeColor="text1"/>
        </w:rPr>
        <w:t>Such semantic plausibility makes it difficult for existing machine-learning-based anomaly detectors to recognize statistical irregularities. Moreover, adversarial training further strengthens model robustness against steganalysis tools explained by</w:t>
      </w:r>
      <w:r w:rsidR="00DE60EF" w:rsidRPr="000C186A">
        <w:rPr>
          <w:rFonts w:ascii="Arial" w:hAnsi="Arial" w:cs="Arial"/>
          <w:color w:val="000000" w:themeColor="text1"/>
        </w:rPr>
        <w:t xml:space="preserve"> </w:t>
      </w:r>
      <w:r w:rsidR="00DE60EF" w:rsidRPr="000C186A">
        <w:rPr>
          <w:rFonts w:ascii="Arial" w:hAnsi="Arial" w:cs="Arial"/>
          <w:color w:val="000000" w:themeColor="text1"/>
        </w:rPr>
        <w:fldChar w:fldCharType="begin"/>
      </w:r>
      <w:r w:rsidR="007D4544" w:rsidRPr="000C186A">
        <w:rPr>
          <w:rFonts w:ascii="Arial" w:hAnsi="Arial" w:cs="Arial"/>
          <w:color w:val="000000" w:themeColor="text1"/>
        </w:rPr>
        <w:instrText xml:space="preserve"> ADDIN EN.CITE &lt;EndNote&gt;&lt;Cite AuthorYear="1"&gt;&lt;Author&gt;Gao&lt;/Author&gt;&lt;Year&gt;2022&lt;/Year&gt;&lt;RecNum&gt;41&lt;/RecNum&gt;&lt;DisplayText&gt;Gao, et al.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00DE60EF" w:rsidRPr="000C186A">
        <w:rPr>
          <w:rFonts w:ascii="Arial" w:hAnsi="Arial" w:cs="Arial"/>
          <w:color w:val="000000" w:themeColor="text1"/>
        </w:rPr>
        <w:fldChar w:fldCharType="separate"/>
      </w:r>
      <w:r w:rsidR="007D4544" w:rsidRPr="000C186A">
        <w:rPr>
          <w:rFonts w:ascii="Arial" w:hAnsi="Arial" w:cs="Arial"/>
          <w:color w:val="000000" w:themeColor="text1"/>
        </w:rPr>
        <w:t>Gao, et al. (2022)</w:t>
      </w:r>
      <w:r w:rsidR="00DE60EF" w:rsidRPr="000C186A">
        <w:rPr>
          <w:rFonts w:ascii="Arial" w:hAnsi="Arial" w:cs="Arial"/>
          <w:color w:val="000000" w:themeColor="text1"/>
        </w:rPr>
        <w:fldChar w:fldCharType="end"/>
      </w:r>
      <w:r w:rsidR="007D4544" w:rsidRPr="000C186A">
        <w:rPr>
          <w:rFonts w:ascii="Arial" w:hAnsi="Arial" w:cs="Arial"/>
          <w:color w:val="000000" w:themeColor="text1"/>
        </w:rPr>
        <w:t xml:space="preserve"> who further note</w:t>
      </w:r>
      <w:ins w:id="18" w:author="Du Plessis, Daniel" w:date="2025-12-11T09:46:00Z" w16du:dateUtc="2025-12-11T07:46:00Z">
        <w:r w:rsidR="00C60564">
          <w:rPr>
            <w:rFonts w:ascii="Arial" w:hAnsi="Arial" w:cs="Arial"/>
            <w:color w:val="000000" w:themeColor="text1"/>
          </w:rPr>
          <w:t>.</w:t>
        </w:r>
      </w:ins>
      <w:r w:rsidR="007D4544" w:rsidRPr="000C186A">
        <w:rPr>
          <w:rFonts w:ascii="Arial" w:hAnsi="Arial" w:cs="Arial"/>
          <w:color w:val="000000" w:themeColor="text1"/>
        </w:rPr>
        <w:t xml:space="preserve"> As a result, detection accuracy for some AI-generated stego-images drops to approximately 50 percent which is equivalent to randomly guessing which highlight the urgent need for more advanced detection frameworks.</w:t>
      </w:r>
    </w:p>
    <w:p w14:paraId="329A4B18" w14:textId="166034A2" w:rsidR="00A7009C" w:rsidRPr="000C186A" w:rsidRDefault="00E076AB" w:rsidP="001D12FE">
      <w:pPr>
        <w:jc w:val="both"/>
        <w:rPr>
          <w:rFonts w:ascii="Arial" w:hAnsi="Arial" w:cs="Arial"/>
          <w:color w:val="000000" w:themeColor="text1"/>
        </w:rPr>
      </w:pPr>
      <w:r w:rsidRPr="000C186A">
        <w:rPr>
          <w:rFonts w:ascii="Arial" w:hAnsi="Arial" w:cs="Arial"/>
          <w:color w:val="000000" w:themeColor="text1"/>
        </w:rPr>
        <w:t xml:space="preserve">Despite their power, AI-driven methods lack standardized benchmarks and raise reproducibility questions, complicating assessments of </w:t>
      </w:r>
      <w:r w:rsidR="007D4544" w:rsidRPr="000C186A">
        <w:rPr>
          <w:rFonts w:ascii="Arial" w:hAnsi="Arial" w:cs="Arial"/>
          <w:color w:val="000000" w:themeColor="text1"/>
        </w:rPr>
        <w:t>Anti-Virus</w:t>
      </w:r>
      <w:r w:rsidRPr="000C186A">
        <w:rPr>
          <w:rFonts w:ascii="Arial" w:hAnsi="Arial" w:cs="Arial"/>
          <w:color w:val="000000" w:themeColor="text1"/>
        </w:rPr>
        <w:t xml:space="preserve"> resilience</w:t>
      </w:r>
      <w:r w:rsidR="007D4544" w:rsidRPr="000C186A">
        <w:rPr>
          <w:rFonts w:ascii="Arial" w:hAnsi="Arial" w:cs="Arial"/>
          <w:color w:val="000000" w:themeColor="text1"/>
        </w:rPr>
        <w:t xml:space="preserve"> </w:t>
      </w:r>
      <w:r w:rsidR="007D4544" w:rsidRPr="000C186A">
        <w:rPr>
          <w:rFonts w:ascii="Arial" w:hAnsi="Arial" w:cs="Arial"/>
          <w:color w:val="000000" w:themeColor="text1"/>
        </w:rPr>
        <w:fldChar w:fldCharType="begin"/>
      </w:r>
      <w:r w:rsidR="007D4544" w:rsidRPr="000C186A">
        <w:rPr>
          <w:rFonts w:ascii="Arial" w:hAnsi="Arial" w:cs="Arial"/>
          <w:color w:val="000000" w:themeColor="text1"/>
        </w:rPr>
        <w:instrText xml:space="preserve"> ADDIN EN.CITE &lt;EndNote&gt;&lt;Cite&gt;&lt;Author&gt;Dell’Orco&lt;/Author&gt;&lt;Year&gt;2025&lt;/Year&gt;&lt;RecNum&gt;172&lt;/RecNum&gt;&lt;DisplayText&gt;(Dell’Orco,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007D4544" w:rsidRPr="000C186A">
        <w:rPr>
          <w:rFonts w:ascii="Arial" w:hAnsi="Arial" w:cs="Arial"/>
          <w:color w:val="000000" w:themeColor="text1"/>
        </w:rPr>
        <w:fldChar w:fldCharType="separate"/>
      </w:r>
      <w:r w:rsidR="007D4544" w:rsidRPr="000C186A">
        <w:rPr>
          <w:rFonts w:ascii="Arial" w:hAnsi="Arial" w:cs="Arial"/>
          <w:color w:val="000000" w:themeColor="text1"/>
        </w:rPr>
        <w:t>(Dell’Orco, et al. 2025b)</w:t>
      </w:r>
      <w:r w:rsidR="007D4544" w:rsidRPr="000C186A">
        <w:rPr>
          <w:rFonts w:ascii="Arial" w:hAnsi="Arial" w:cs="Arial"/>
          <w:color w:val="000000" w:themeColor="text1"/>
        </w:rPr>
        <w:fldChar w:fldCharType="end"/>
      </w:r>
      <w:r w:rsidRPr="000C186A">
        <w:rPr>
          <w:rFonts w:ascii="Arial" w:hAnsi="Arial" w:cs="Arial"/>
          <w:color w:val="000000" w:themeColor="text1"/>
        </w:rPr>
        <w:t xml:space="preserve">. The primary forensic challenge in detecting AI-generated steganographic malware is that there is often no "original" carrier file for comparison, which undermines traditional detection methods that rely on identifying statistical deviations </w:t>
      </w:r>
      <w:r w:rsidR="00DE60EF"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DE60EF" w:rsidRPr="000C186A">
        <w:rPr>
          <w:rFonts w:ascii="Arial" w:hAnsi="Arial" w:cs="Arial"/>
          <w:color w:val="000000" w:themeColor="text1"/>
        </w:rPr>
        <w:fldChar w:fldCharType="separate"/>
      </w:r>
      <w:r w:rsidR="00122BC7" w:rsidRPr="000C186A">
        <w:rPr>
          <w:rFonts w:ascii="Arial" w:hAnsi="Arial" w:cs="Arial"/>
          <w:color w:val="000000" w:themeColor="text1"/>
        </w:rPr>
        <w:t>(Raymond and Rick 2023)</w:t>
      </w:r>
      <w:r w:rsidR="00DE60EF" w:rsidRPr="000C186A">
        <w:rPr>
          <w:rFonts w:ascii="Arial" w:hAnsi="Arial" w:cs="Arial"/>
          <w:color w:val="000000" w:themeColor="text1"/>
        </w:rPr>
        <w:fldChar w:fldCharType="end"/>
      </w:r>
      <w:r w:rsidRPr="000C186A">
        <w:rPr>
          <w:rFonts w:ascii="Arial" w:hAnsi="Arial" w:cs="Arial"/>
          <w:color w:val="000000" w:themeColor="text1"/>
        </w:rPr>
        <w:t xml:space="preserve">. This complicates both YARA rule creation and the training of anomaly detection models, which benefit from a clear baseline of what constitutes a "clean" file. This problem is magnified when threat actors use private or fine-tuned AI systems, as it becomes nearly impossible to reverse-engineer the logic to create reliable detection signatures </w:t>
      </w:r>
      <w:r w:rsidR="00DE60EF"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DE60EF" w:rsidRPr="000C186A">
        <w:rPr>
          <w:rFonts w:ascii="Arial" w:hAnsi="Arial" w:cs="Arial"/>
          <w:color w:val="000000" w:themeColor="text1"/>
        </w:rPr>
        <w:fldChar w:fldCharType="separate"/>
      </w:r>
      <w:r w:rsidR="00122BC7" w:rsidRPr="000C186A">
        <w:rPr>
          <w:rFonts w:ascii="Arial" w:hAnsi="Arial" w:cs="Arial"/>
          <w:color w:val="000000" w:themeColor="text1"/>
        </w:rPr>
        <w:t>(Raymond and Rick 2023)</w:t>
      </w:r>
      <w:r w:rsidR="00DE60EF" w:rsidRPr="000C186A">
        <w:rPr>
          <w:rFonts w:ascii="Arial" w:hAnsi="Arial" w:cs="Arial"/>
          <w:color w:val="000000" w:themeColor="text1"/>
        </w:rPr>
        <w:fldChar w:fldCharType="end"/>
      </w:r>
      <w:r w:rsidRPr="000C186A">
        <w:rPr>
          <w:rFonts w:ascii="Arial" w:hAnsi="Arial" w:cs="Arial"/>
          <w:color w:val="000000" w:themeColor="text1"/>
        </w:rPr>
        <w:t xml:space="preserve">. </w:t>
      </w:r>
      <w:r w:rsidR="007D4544" w:rsidRPr="000C186A">
        <w:rPr>
          <w:rFonts w:ascii="Arial" w:hAnsi="Arial" w:cs="Arial"/>
          <w:color w:val="000000" w:themeColor="text1"/>
        </w:rPr>
        <w:t>As a result, AV systems often fail to detect malware concealed through steganographic techniques</w:t>
      </w:r>
      <w:r w:rsidR="00DE60EF" w:rsidRPr="000C186A">
        <w:rPr>
          <w:rFonts w:ascii="Arial" w:hAnsi="Arial" w:cs="Arial"/>
          <w:color w:val="000000" w:themeColor="text1"/>
        </w:rPr>
        <w:t xml:space="preserve"> </w:t>
      </w:r>
      <w:r w:rsidR="00DE60EF" w:rsidRPr="000C186A">
        <w:rPr>
          <w:rFonts w:ascii="Arial" w:hAnsi="Arial" w:cs="Arial"/>
          <w:color w:val="000000" w:themeColor="text1"/>
        </w:rPr>
        <w:fldChar w:fldCharType="begin"/>
      </w:r>
      <w:r w:rsidR="00B64C9A" w:rsidRPr="000C186A">
        <w:rPr>
          <w:rFonts w:ascii="Arial" w:hAnsi="Arial" w:cs="Arial"/>
          <w:color w:val="000000" w:themeColor="text1"/>
        </w:rPr>
        <w:instrText xml:space="preserve"> ADDIN EN.CITE &lt;EndNote&gt;&lt;Cite&gt;&lt;Author&gt;Almomani&lt;/Author&gt;&lt;Year&gt;2022&lt;/Year&gt;&lt;RecNum&gt;56&lt;/RecNum&gt;&lt;DisplayText&gt;(Almomani, et al. 2022b)&lt;/DisplayText&gt;&lt;record&gt;&lt;rec-number&gt;56&lt;/rec-number&gt;&lt;foreign-keys&gt;&lt;key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00DE60EF" w:rsidRPr="000C186A">
        <w:rPr>
          <w:rFonts w:ascii="Arial" w:hAnsi="Arial" w:cs="Arial"/>
          <w:color w:val="000000" w:themeColor="text1"/>
        </w:rPr>
        <w:fldChar w:fldCharType="separate"/>
      </w:r>
      <w:r w:rsidR="00B64C9A" w:rsidRPr="000C186A">
        <w:rPr>
          <w:rFonts w:ascii="Arial" w:hAnsi="Arial" w:cs="Arial"/>
          <w:noProof/>
          <w:color w:val="000000" w:themeColor="text1"/>
        </w:rPr>
        <w:t>(Almomani, et al. 2022b)</w:t>
      </w:r>
      <w:r w:rsidR="00DE60EF" w:rsidRPr="000C186A">
        <w:rPr>
          <w:rFonts w:ascii="Arial" w:hAnsi="Arial" w:cs="Arial"/>
          <w:color w:val="000000" w:themeColor="text1"/>
        </w:rPr>
        <w:fldChar w:fldCharType="end"/>
      </w:r>
      <w:r w:rsidRPr="000C186A">
        <w:rPr>
          <w:rFonts w:ascii="Arial" w:hAnsi="Arial" w:cs="Arial"/>
          <w:color w:val="000000" w:themeColor="text1"/>
        </w:rPr>
        <w:t xml:space="preserve">. The ability for these techniques to carry viruses and malware presents major risks, justifying the need for a hybrid detection pipeline that combines </w:t>
      </w:r>
      <w:r w:rsidRPr="000C186A">
        <w:rPr>
          <w:rFonts w:ascii="Arial" w:hAnsi="Arial" w:cs="Arial"/>
          <w:color w:val="000000" w:themeColor="text1"/>
        </w:rPr>
        <w:lastRenderedPageBreak/>
        <w:t>signature-based and anomaly-based approaches to counter this evolving threat</w:t>
      </w:r>
      <w:r w:rsidR="00DE60EF" w:rsidRPr="000C186A">
        <w:rPr>
          <w:rFonts w:ascii="Arial" w:hAnsi="Arial" w:cs="Arial"/>
          <w:color w:val="000000" w:themeColor="text1"/>
        </w:rPr>
        <w:t xml:space="preserve"> </w:t>
      </w:r>
      <w:r w:rsidR="00DE60EF"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&lt;EndNote&gt;&lt;Cite&gt;&lt;Author&gt;Williams&lt;/Author&gt;&lt;Year&gt;2019&lt;/Year&gt;&lt;RecNum&gt;133&lt;/RecNum&gt;&lt;DisplayText&gt;(Williams 2019)&lt;/DisplayText&gt;&lt;record&gt;&lt;rec-number&gt;133&lt;/rec-number&gt;&lt;foreign-keys&gt;&lt;key app="EN" db-id="vr22xts9l0dte4e5w54va9z5xst0ra5ewttv" timestamp="1758357455"&gt;133&lt;/key&gt;&lt;/foreign-keys&gt;&lt;ref-type name="Thesis"&gt;32&lt;/ref-type&gt;&lt;contributors&gt;&lt;authors&gt;&lt;author&gt;Williams, Octavia C&lt;/author&gt;&lt;/authors&gt;&lt;/contributors&gt;&lt;titles&gt;&lt;title&gt;What are the cybersecurity risks of artificial intelligence generated steganography?&lt;/title&gt;&lt;/titles&gt;&lt;dates&gt;&lt;year&gt;2019&lt;/year&gt;&lt;/dates&gt;&lt;publisher&gt;Utica College&lt;/publisher&gt;&lt;urls&gt;&lt;/urls&gt;&lt;/record&gt;&lt;/Cite&gt;&lt;/EndNote&gt;</w:instrText>
      </w:r>
      <w:r w:rsidR="00DE60EF" w:rsidRPr="000C186A">
        <w:rPr>
          <w:rFonts w:ascii="Arial" w:hAnsi="Arial" w:cs="Arial"/>
          <w:color w:val="000000" w:themeColor="text1"/>
        </w:rPr>
        <w:fldChar w:fldCharType="separate"/>
      </w:r>
      <w:r w:rsidR="00122BC7" w:rsidRPr="000C186A">
        <w:rPr>
          <w:rFonts w:ascii="Arial" w:hAnsi="Arial" w:cs="Arial"/>
          <w:color w:val="000000" w:themeColor="text1"/>
        </w:rPr>
        <w:t>(Williams 2019)</w:t>
      </w:r>
      <w:r w:rsidR="00DE60EF" w:rsidRPr="000C186A">
        <w:rPr>
          <w:rFonts w:ascii="Arial" w:hAnsi="Arial" w:cs="Arial"/>
          <w:color w:val="000000" w:themeColor="text1"/>
        </w:rPr>
        <w:fldChar w:fldCharType="end"/>
      </w:r>
      <w:r w:rsidR="00DE60EF" w:rsidRPr="000C186A">
        <w:rPr>
          <w:rFonts w:ascii="Arial" w:hAnsi="Arial" w:cs="Arial"/>
          <w:color w:val="000000" w:themeColor="text1"/>
        </w:rPr>
        <w:t>.</w:t>
      </w:r>
    </w:p>
    <w:p w14:paraId="582DE124" w14:textId="77777777" w:rsidR="00B64C9A" w:rsidRPr="000C186A" w:rsidRDefault="00B64C9A" w:rsidP="001D12FE">
      <w:pPr>
        <w:jc w:val="both"/>
        <w:rPr>
          <w:rFonts w:ascii="Arial" w:hAnsi="Arial" w:cs="Arial"/>
          <w:color w:val="000000" w:themeColor="text1"/>
        </w:rPr>
      </w:pPr>
    </w:p>
    <w:p w14:paraId="30A0B482" w14:textId="34D2D3C0" w:rsidR="00EB0C6E" w:rsidRPr="000C186A" w:rsidRDefault="00635629" w:rsidP="001D12FE">
      <w:pPr>
        <w:pStyle w:val="Heading1"/>
        <w:jc w:val="both"/>
        <w:rPr>
          <w:rFonts w:ascii="Arial" w:hAnsi="Arial" w:cs="Arial"/>
          <w:color w:val="000000" w:themeColor="text1"/>
          <w:sz w:val="28"/>
          <w:szCs w:val="28"/>
        </w:rPr>
      </w:pPr>
      <w:bookmarkStart w:id="19" w:name="_Toc213429859"/>
      <w:r w:rsidRPr="000C186A">
        <w:rPr>
          <w:rFonts w:ascii="Arial" w:hAnsi="Arial" w:cs="Arial"/>
          <w:color w:val="000000" w:themeColor="text1"/>
          <w:sz w:val="28"/>
          <w:szCs w:val="28"/>
        </w:rPr>
        <w:t xml:space="preserve">2.3. </w:t>
      </w:r>
      <w:r w:rsidR="00EB0C6E" w:rsidRPr="000C186A">
        <w:rPr>
          <w:rFonts w:ascii="Arial" w:hAnsi="Arial" w:cs="Arial"/>
          <w:color w:val="000000" w:themeColor="text1"/>
          <w:sz w:val="28"/>
          <w:szCs w:val="28"/>
        </w:rPr>
        <w:t>Limitations of Current Antivirus Solutions</w:t>
      </w:r>
      <w:bookmarkEnd w:id="19"/>
    </w:p>
    <w:p w14:paraId="2BAD8AFA" w14:textId="6ABD0C82" w:rsidR="00563780" w:rsidRPr="000C186A" w:rsidRDefault="00301708" w:rsidP="001D12FE">
      <w:pPr>
        <w:jc w:val="both"/>
        <w:rPr>
          <w:rFonts w:ascii="Arial" w:hAnsi="Arial" w:cs="Arial"/>
          <w:color w:val="000000" w:themeColor="text1"/>
        </w:rPr>
      </w:pPr>
      <w:r w:rsidRPr="000C186A">
        <w:rPr>
          <w:rFonts w:ascii="Arial" w:hAnsi="Arial" w:cs="Arial"/>
          <w:color w:val="000000" w:themeColor="text1"/>
        </w:rPr>
        <w:t>As demonstrated in the pre</w:t>
      </w:r>
      <w:r w:rsidR="00891206" w:rsidRPr="000C186A">
        <w:rPr>
          <w:rFonts w:ascii="Arial" w:hAnsi="Arial" w:cs="Arial"/>
          <w:color w:val="000000" w:themeColor="text1"/>
        </w:rPr>
        <w:t xml:space="preserve">vious sections, AI-generated steganography integrates malicious data within </w:t>
      </w:r>
      <w:r w:rsidR="00943071" w:rsidRPr="000C186A">
        <w:rPr>
          <w:rFonts w:ascii="Arial" w:hAnsi="Arial" w:cs="Arial"/>
          <w:color w:val="000000" w:themeColor="text1"/>
        </w:rPr>
        <w:t>benign</w:t>
      </w:r>
      <w:r w:rsidR="00891206" w:rsidRPr="000C186A">
        <w:rPr>
          <w:rFonts w:ascii="Arial" w:hAnsi="Arial" w:cs="Arial"/>
          <w:color w:val="000000" w:themeColor="text1"/>
        </w:rPr>
        <w:t xml:space="preserve"> files producing </w:t>
      </w:r>
      <w:r w:rsidR="002C1C78" w:rsidRPr="000C186A">
        <w:rPr>
          <w:rFonts w:ascii="Arial" w:hAnsi="Arial" w:cs="Arial"/>
          <w:color w:val="000000" w:themeColor="text1"/>
        </w:rPr>
        <w:t xml:space="preserve">realistic and undetectable files </w:t>
      </w:r>
      <w:r w:rsidR="00F22EB9" w:rsidRPr="000C186A">
        <w:rPr>
          <w:rFonts w:ascii="Arial" w:hAnsi="Arial" w:cs="Arial"/>
          <w:color w:val="000000" w:themeColor="text1"/>
        </w:rPr>
        <w:fldChar w:fldCharType="begin"/>
      </w:r>
      <w:r w:rsidR="00F22EB9" w:rsidRPr="000C186A">
        <w:rPr>
          <w:rFonts w:ascii="Arial" w:hAnsi="Arial" w:cs="Arial"/>
          <w:color w:val="000000" w:themeColor="text1"/>
        </w:rPr>
        <w:instrText xml:space="preserve"> ADDIN EN.CITE &lt;EndNote&gt;&lt;Cite&gt;&lt;Author&gt;Williams&lt;/Author&gt;&lt;Year&gt;2019&lt;/Year&gt;&lt;RecNum&gt;133&lt;/RecNum&gt;&lt;DisplayText&gt;(Williams 2019)&lt;/DisplayText&gt;&lt;record&gt;&lt;rec-number&gt;133&lt;/rec-number&gt;&lt;foreign-keys&gt;&lt;key app="EN" db-id="vr22xts9l0dte4e5w54va9z5xst0ra5ewttv" timestamp="1758357455"&gt;133&lt;/key&gt;&lt;/foreign-keys&gt;&lt;ref-type name="Thesis"&gt;32&lt;/ref-type&gt;&lt;contributors&gt;&lt;authors&gt;&lt;author&gt;Williams, Octavia C&lt;/author&gt;&lt;/authors&gt;&lt;/contributors&gt;&lt;titles&gt;&lt;title&gt;What are the cybersecurity risks of artificial intelligence generated steganography?&lt;/title&gt;&lt;/titles&gt;&lt;dates&gt;&lt;year&gt;2019&lt;/year&gt;&lt;/dates&gt;&lt;publisher&gt;Utica College&lt;/publisher&gt;&lt;urls&gt;&lt;/urls&gt;&lt;/record&gt;&lt;/Cite&gt;&lt;/EndNote&gt;</w:instrText>
      </w:r>
      <w:r w:rsidR="00F22EB9" w:rsidRPr="000C186A">
        <w:rPr>
          <w:rFonts w:ascii="Arial" w:hAnsi="Arial" w:cs="Arial"/>
          <w:color w:val="000000" w:themeColor="text1"/>
        </w:rPr>
        <w:fldChar w:fldCharType="separate"/>
      </w:r>
      <w:r w:rsidR="00F22EB9" w:rsidRPr="000C186A">
        <w:rPr>
          <w:rFonts w:ascii="Arial" w:hAnsi="Arial" w:cs="Arial"/>
          <w:color w:val="000000" w:themeColor="text1"/>
        </w:rPr>
        <w:t>(Williams 2019)</w:t>
      </w:r>
      <w:r w:rsidR="00F22EB9" w:rsidRPr="000C186A">
        <w:rPr>
          <w:rFonts w:ascii="Arial" w:hAnsi="Arial" w:cs="Arial"/>
          <w:color w:val="000000" w:themeColor="text1"/>
        </w:rPr>
        <w:fldChar w:fldCharType="end"/>
      </w:r>
      <w:r w:rsidR="002C1C78" w:rsidRPr="000C186A">
        <w:rPr>
          <w:rFonts w:ascii="Arial" w:hAnsi="Arial" w:cs="Arial"/>
          <w:color w:val="000000" w:themeColor="text1"/>
        </w:rPr>
        <w:t>.</w:t>
      </w:r>
      <w:r w:rsidR="00F22EB9" w:rsidRPr="000C186A">
        <w:rPr>
          <w:rFonts w:ascii="Arial" w:hAnsi="Arial" w:cs="Arial"/>
          <w:color w:val="000000" w:themeColor="text1"/>
        </w:rPr>
        <w:t xml:space="preserve"> </w:t>
      </w:r>
      <w:r w:rsidR="00FE2FE2" w:rsidRPr="000C186A">
        <w:rPr>
          <w:rFonts w:ascii="Arial" w:hAnsi="Arial" w:cs="Arial"/>
          <w:color w:val="000000" w:themeColor="text1"/>
        </w:rPr>
        <w:t>These advances challenge traditional antivirus (AV) systems</w:t>
      </w:r>
      <w:r w:rsidR="00FC48FA" w:rsidRPr="000C186A">
        <w:rPr>
          <w:rFonts w:ascii="Arial" w:hAnsi="Arial" w:cs="Arial"/>
          <w:color w:val="000000" w:themeColor="text1"/>
        </w:rPr>
        <w:t xml:space="preserve"> which primarily rely on static signature-based or heuristic scanning </w:t>
      </w:r>
      <w:r w:rsidR="00FC48FA" w:rsidRPr="000C186A">
        <w:rPr>
          <w:rFonts w:ascii="Arial" w:hAnsi="Arial" w:cs="Arial"/>
          <w:color w:val="000000" w:themeColor="text1"/>
        </w:rPr>
        <w:fldChar w:fldCharType="begin"/>
      </w:r>
      <w:r w:rsidR="00E82FEB" w:rsidRPr="000C186A">
        <w:rPr>
          <w:rFonts w:ascii="Arial" w:hAnsi="Arial" w:cs="Arial"/>
          <w:color w:val="000000" w:themeColor="text1"/>
        </w:rPr>
        <w:instrText xml:space="preserve"> ADDIN EN.CITE &lt;EndNote&gt;&lt;Cite&gt;&lt;Author&gt;Raheel Abbas&lt;/Author&gt;&lt;Year&gt;2025&lt;/Year&gt;&lt;RecNum&gt;123&lt;/RecNum&gt;&lt;DisplayText&gt;(Raheel Abbas and Hussain 2025)&lt;/DisplayText&gt;&lt;record&gt;&lt;rec-number&gt;123&lt;/rec-number&gt;&lt;foreign-keys&gt;&lt;key app="EN" db-id="vr22xts9l0dte4e5w54va9z5xst0ra5ewttv" timestamp="1756748095"&gt;123&lt;/key&gt;&lt;/foreign-keys&gt;&lt;ref-type name="Journal Article"&gt;17&lt;/ref-type&gt;&lt;contributors&gt;&lt;authors&gt;&lt;author&gt;Raheel Abbas,&lt;/author&gt;&lt;author&gt;Hussain,&lt;/author&gt;&lt;/authors&gt;&lt;/contributors&gt;&lt;titles&gt;&lt;title&gt;Evaluating antivirus software: a comparative analysis of detection methodologies and performance metrics in modern antivirus solutions.&lt;/title&gt;&lt;/titles&gt;&lt;dates&gt;&lt;year&gt;2025&lt;/year&gt;&lt;/dates&gt;&lt;urls&gt;&lt;related-urls&gt;&lt;url&gt;https://www.theseus.fi/bitstream/handle/10024/895166/Hussain%20Hussain_Raheel%20Abbas.pdf?sequence=2&lt;/url&gt;&lt;/related-urls&gt;&lt;/urls&gt;&lt;/record&gt;&lt;/Cite&gt;&lt;/EndNote&gt;</w:instrText>
      </w:r>
      <w:r w:rsidR="00FC48FA" w:rsidRPr="000C186A">
        <w:rPr>
          <w:rFonts w:ascii="Arial" w:hAnsi="Arial" w:cs="Arial"/>
          <w:color w:val="000000" w:themeColor="text1"/>
        </w:rPr>
        <w:fldChar w:fldCharType="separate"/>
      </w:r>
      <w:r w:rsidR="00E82FEB" w:rsidRPr="000C186A">
        <w:rPr>
          <w:rFonts w:ascii="Arial" w:hAnsi="Arial" w:cs="Arial"/>
          <w:noProof/>
          <w:color w:val="000000" w:themeColor="text1"/>
        </w:rPr>
        <w:t>(Raheel Abbas and Hussain 2025)</w:t>
      </w:r>
      <w:r w:rsidR="00FC48FA" w:rsidRPr="000C186A">
        <w:rPr>
          <w:rFonts w:ascii="Arial" w:hAnsi="Arial" w:cs="Arial"/>
          <w:color w:val="000000" w:themeColor="text1"/>
        </w:rPr>
        <w:fldChar w:fldCharType="end"/>
      </w:r>
      <w:r w:rsidR="00FE2FE2" w:rsidRPr="000C186A">
        <w:rPr>
          <w:rFonts w:ascii="Arial" w:hAnsi="Arial" w:cs="Arial"/>
          <w:color w:val="000000" w:themeColor="text1"/>
        </w:rPr>
        <w:t xml:space="preserve"> as </w:t>
      </w:r>
      <w:r w:rsidR="007C1D41" w:rsidRPr="000C186A">
        <w:rPr>
          <w:rFonts w:ascii="Arial" w:hAnsi="Arial" w:cs="Arial"/>
          <w:color w:val="000000" w:themeColor="text1"/>
        </w:rPr>
        <w:t xml:space="preserve">concealment leaves no recognizable code fragments or metadata anomalies as shown by  </w:t>
      </w:r>
      <w:r w:rsidR="00FE2FE2" w:rsidRPr="000C186A">
        <w:rPr>
          <w:rFonts w:ascii="Arial" w:hAnsi="Arial" w:cs="Arial"/>
          <w:color w:val="000000" w:themeColor="text1"/>
        </w:rPr>
        <w:fldChar w:fldCharType="begin"/>
      </w:r>
      <w:r w:rsidR="00BF6716" w:rsidRPr="000C186A">
        <w:rPr>
          <w:rFonts w:ascii="Arial" w:hAnsi="Arial" w:cs="Arial"/>
          <w:color w:val="000000" w:themeColor="text1"/>
        </w:rPr>
        <w:instrText xml:space="preserve"> ADDIN EN.CITE &lt;EndNote&gt;&lt;Cite AuthorYear="1"&gt;&lt;Author&gt;Dell’Orco&lt;/Author&gt;&lt;Year&gt;2025&lt;/Year&gt;&lt;RecNum&gt;172&lt;/RecNum&gt;&lt;DisplayText&gt;Dell’Orco,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00FE2FE2" w:rsidRPr="000C186A">
        <w:rPr>
          <w:rFonts w:ascii="Arial" w:hAnsi="Arial" w:cs="Arial"/>
          <w:color w:val="000000" w:themeColor="text1"/>
        </w:rPr>
        <w:fldChar w:fldCharType="separate"/>
      </w:r>
      <w:r w:rsidR="00BF6716" w:rsidRPr="000C186A">
        <w:rPr>
          <w:rFonts w:ascii="Arial" w:hAnsi="Arial" w:cs="Arial"/>
          <w:color w:val="000000" w:themeColor="text1"/>
        </w:rPr>
        <w:t>Dell’Orco, et al. (2025b)</w:t>
      </w:r>
      <w:r w:rsidR="00FE2FE2" w:rsidRPr="000C186A">
        <w:rPr>
          <w:rFonts w:ascii="Arial" w:hAnsi="Arial" w:cs="Arial"/>
          <w:color w:val="000000" w:themeColor="text1"/>
        </w:rPr>
        <w:fldChar w:fldCharType="end"/>
      </w:r>
      <w:r w:rsidR="00FC48FA" w:rsidRPr="000C186A">
        <w:rPr>
          <w:rFonts w:ascii="Arial" w:hAnsi="Arial" w:cs="Arial"/>
          <w:color w:val="000000" w:themeColor="text1"/>
        </w:rPr>
        <w:t xml:space="preserve">. </w:t>
      </w:r>
      <w:r w:rsidR="00943071" w:rsidRPr="000C186A">
        <w:rPr>
          <w:rFonts w:ascii="Arial" w:hAnsi="Arial" w:cs="Arial"/>
          <w:color w:val="000000" w:themeColor="text1"/>
        </w:rPr>
        <w:t>This section critically evaluates these limitations, focusing on how conventional detection architectures fail against AI-enhanced steganographic malware and why hybrid, adaptive mechanisms are now required.</w:t>
      </w:r>
    </w:p>
    <w:p w14:paraId="5E9D0AE0" w14:textId="7723378B" w:rsidR="00EB0C6E" w:rsidRPr="000C186A" w:rsidRDefault="00635629" w:rsidP="001D12FE">
      <w:pPr>
        <w:pStyle w:val="Heading2"/>
        <w:jc w:val="both"/>
        <w:rPr>
          <w:rFonts w:ascii="Arial" w:hAnsi="Arial" w:cs="Arial"/>
          <w:color w:val="000000" w:themeColor="text1"/>
          <w:sz w:val="28"/>
          <w:szCs w:val="28"/>
        </w:rPr>
      </w:pPr>
      <w:bookmarkStart w:id="20" w:name="_Toc213429860"/>
      <w:r w:rsidRPr="000C186A">
        <w:rPr>
          <w:rFonts w:ascii="Arial" w:hAnsi="Arial" w:cs="Arial"/>
          <w:color w:val="000000" w:themeColor="text1"/>
          <w:sz w:val="28"/>
          <w:szCs w:val="28"/>
        </w:rPr>
        <w:t xml:space="preserve">2.3.1. </w:t>
      </w:r>
      <w:r w:rsidR="00EB0C6E" w:rsidRPr="000C186A">
        <w:rPr>
          <w:rFonts w:ascii="Arial" w:hAnsi="Arial" w:cs="Arial"/>
          <w:color w:val="000000" w:themeColor="text1"/>
          <w:sz w:val="28"/>
          <w:szCs w:val="28"/>
        </w:rPr>
        <w:t>Ineffectiveness of Signature-Based Detection</w:t>
      </w:r>
      <w:bookmarkEnd w:id="20"/>
    </w:p>
    <w:p w14:paraId="6356765E" w14:textId="4B932471" w:rsidR="003E4320" w:rsidRPr="000C186A" w:rsidRDefault="005E73F2" w:rsidP="001D12FE">
      <w:pPr>
        <w:jc w:val="both"/>
        <w:rPr>
          <w:rFonts w:ascii="Arial" w:hAnsi="Arial" w:cs="Arial"/>
          <w:color w:val="000000" w:themeColor="text1"/>
        </w:rPr>
      </w:pPr>
      <w:r w:rsidRPr="000C186A">
        <w:rPr>
          <w:rFonts w:ascii="Arial" w:hAnsi="Arial" w:cs="Arial"/>
          <w:color w:val="000000" w:themeColor="text1"/>
        </w:rPr>
        <w:t xml:space="preserve">Signature based detection works by looking for certain </w:t>
      </w:r>
      <w:r w:rsidR="002A021C" w:rsidRPr="000C186A">
        <w:rPr>
          <w:rFonts w:ascii="Arial" w:hAnsi="Arial" w:cs="Arial"/>
          <w:color w:val="000000" w:themeColor="text1"/>
        </w:rPr>
        <w:t>known byte sequences, code fragments, or digital fingerprints</w:t>
      </w:r>
      <w:r w:rsidRPr="000C186A">
        <w:rPr>
          <w:rFonts w:ascii="Arial" w:hAnsi="Arial" w:cs="Arial"/>
          <w:color w:val="000000" w:themeColor="text1"/>
        </w:rPr>
        <w:t xml:space="preserve"> in a large database of signatures which is one of the key </w:t>
      </w:r>
      <w:r w:rsidR="00377CC9" w:rsidRPr="000C186A">
        <w:rPr>
          <w:rFonts w:ascii="Arial" w:hAnsi="Arial" w:cs="Arial"/>
          <w:color w:val="000000" w:themeColor="text1"/>
        </w:rPr>
        <w:t>process</w:t>
      </w:r>
      <w:r w:rsidRPr="000C186A">
        <w:rPr>
          <w:rFonts w:ascii="Arial" w:hAnsi="Arial" w:cs="Arial"/>
          <w:color w:val="000000" w:themeColor="text1"/>
        </w:rPr>
        <w:t xml:space="preserve"> in any </w:t>
      </w:r>
      <w:commentRangeStart w:id="21"/>
      <w:r w:rsidR="00886F14" w:rsidRPr="000C186A">
        <w:rPr>
          <w:rFonts w:ascii="Arial" w:hAnsi="Arial" w:cs="Arial"/>
          <w:color w:val="000000" w:themeColor="text1"/>
        </w:rPr>
        <w:t>virus</w:t>
      </w:r>
      <w:commentRangeEnd w:id="21"/>
      <w:r w:rsidR="00525203">
        <w:rPr>
          <w:rStyle w:val="CommentReference"/>
        </w:rPr>
        <w:commentReference w:id="21"/>
      </w:r>
      <w:r w:rsidR="00886F14" w:rsidRPr="000C186A">
        <w:rPr>
          <w:rFonts w:ascii="Arial" w:hAnsi="Arial" w:cs="Arial"/>
          <w:color w:val="000000" w:themeColor="text1"/>
        </w:rPr>
        <w:t xml:space="preserve"> system </w:t>
      </w:r>
      <w:r w:rsidR="00E650B7" w:rsidRPr="000C186A">
        <w:rPr>
          <w:rFonts w:ascii="Arial" w:hAnsi="Arial" w:cs="Arial"/>
          <w:color w:val="000000" w:themeColor="text1"/>
        </w:rPr>
        <w:fldChar w:fldCharType="begin"/>
      </w:r>
      <w:r w:rsidR="00E650B7" w:rsidRPr="000C186A">
        <w:rPr>
          <w:rFonts w:ascii="Arial" w:hAnsi="Arial" w:cs="Arial"/>
          <w:color w:val="000000" w:themeColor="text1"/>
        </w:rPr>
        <w:instrText xml:space="preserve"> ADDIN EN.CITE &lt;EndNote&gt;&lt;Cite&gt;&lt;Author&gt;Al-Asli&lt;/Author&gt;&lt;Year&gt;2019&lt;/Year&gt;&lt;RecNum&gt;190&lt;/RecNum&gt;&lt;DisplayText&gt;(Al-Asli and Ghaleb 2019)&lt;/DisplayText&gt;&lt;record&gt;&lt;rec-number&gt;190&lt;/rec-number&gt;&lt;foreign-keys&gt;&lt;key app="EN" db-id="vr22xts9l0dte4e5w54va9z5xst0ra5ewttv" timestamp="1762190717"&gt;190&lt;/key&gt;&lt;/foreign-keys&gt;&lt;ref-type name="Conference Proceedings"&gt;10&lt;/ref-type&gt;&lt;contributors&gt;&lt;authors&gt;&lt;author&gt;Al-Asli, Mohammed&lt;/author&gt;&lt;author&gt;Ghaleb, Taher Ahmed&lt;/author&gt;&lt;/authors&gt;&lt;/contributors&gt;&lt;titles&gt;&lt;title&gt;Review of signature-based techniques in antivirus products&lt;/title&gt;&lt;secondary-title&gt;2019 International conference on computer and information sciences (ICCIS)&lt;/secondary-title&gt;&lt;/titles&gt;&lt;pages&gt;1-6&lt;/pages&gt;&lt;dates&gt;&lt;year&gt;2019&lt;/year&gt;&lt;/dates&gt;&lt;publisher&gt;IEEE&lt;/publisher&gt;&lt;isbn&gt;1538681250&lt;/isbn&gt;&lt;urls&gt;&lt;/urls&gt;&lt;/record&gt;&lt;/Cite&gt;&lt;/EndNote&gt;</w:instrText>
      </w:r>
      <w:r w:rsidR="00E650B7" w:rsidRPr="000C186A">
        <w:rPr>
          <w:rFonts w:ascii="Arial" w:hAnsi="Arial" w:cs="Arial"/>
          <w:color w:val="000000" w:themeColor="text1"/>
        </w:rPr>
        <w:fldChar w:fldCharType="separate"/>
      </w:r>
      <w:r w:rsidR="00E650B7" w:rsidRPr="000C186A">
        <w:rPr>
          <w:rFonts w:ascii="Arial" w:hAnsi="Arial" w:cs="Arial"/>
          <w:color w:val="000000" w:themeColor="text1"/>
        </w:rPr>
        <w:t>(Al-Asli and Ghaleb 2019)</w:t>
      </w:r>
      <w:r w:rsidR="00E650B7" w:rsidRPr="000C186A">
        <w:rPr>
          <w:rFonts w:ascii="Arial" w:hAnsi="Arial" w:cs="Arial"/>
          <w:color w:val="000000" w:themeColor="text1"/>
        </w:rPr>
        <w:fldChar w:fldCharType="end"/>
      </w:r>
      <w:r w:rsidR="00886F14" w:rsidRPr="000C186A">
        <w:rPr>
          <w:rFonts w:ascii="Arial" w:hAnsi="Arial" w:cs="Arial"/>
          <w:color w:val="000000" w:themeColor="text1"/>
        </w:rPr>
        <w:t>.</w:t>
      </w:r>
      <w:r w:rsidR="00FB4D9F" w:rsidRPr="000C186A">
        <w:rPr>
          <w:rFonts w:ascii="Arial" w:hAnsi="Arial" w:cs="Arial"/>
          <w:color w:val="000000" w:themeColor="text1"/>
        </w:rPr>
        <w:t xml:space="preserve"> These techniques struggle to work when </w:t>
      </w:r>
      <w:r w:rsidR="00377CC9" w:rsidRPr="000C186A">
        <w:rPr>
          <w:rFonts w:ascii="Arial" w:hAnsi="Arial" w:cs="Arial"/>
          <w:color w:val="000000" w:themeColor="text1"/>
        </w:rPr>
        <w:t>confronted</w:t>
      </w:r>
      <w:r w:rsidR="00A9604F" w:rsidRPr="000C186A">
        <w:rPr>
          <w:rFonts w:ascii="Arial" w:hAnsi="Arial" w:cs="Arial"/>
          <w:color w:val="000000" w:themeColor="text1"/>
        </w:rPr>
        <w:t xml:space="preserve"> with AI-generated steganography which embeds payloads in ways that leave no detectable signatures</w:t>
      </w:r>
      <w:r w:rsidR="00DF3184" w:rsidRPr="000C186A">
        <w:rPr>
          <w:rFonts w:ascii="Arial" w:hAnsi="Arial" w:cs="Arial"/>
          <w:color w:val="000000" w:themeColor="text1"/>
        </w:rPr>
        <w:t xml:space="preserve"> </w:t>
      </w:r>
      <w:r w:rsidR="00DF3184" w:rsidRPr="000C186A">
        <w:rPr>
          <w:rFonts w:ascii="Arial" w:hAnsi="Arial" w:cs="Arial"/>
          <w:color w:val="000000" w:themeColor="text1"/>
        </w:rPr>
        <w:fldChar w:fldCharType="begin"/>
      </w:r>
      <w:r w:rsidR="00DF3184" w:rsidRPr="000C186A">
        <w:rPr>
          <w:rFonts w:ascii="Arial" w:hAnsi="Arial" w:cs="Arial"/>
          <w:color w:val="000000" w:themeColor="text1"/>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DF3184" w:rsidRPr="000C186A">
        <w:rPr>
          <w:rFonts w:ascii="Arial" w:hAnsi="Arial" w:cs="Arial"/>
          <w:color w:val="000000" w:themeColor="text1"/>
        </w:rPr>
        <w:fldChar w:fldCharType="separate"/>
      </w:r>
      <w:r w:rsidR="00DF3184" w:rsidRPr="000C186A">
        <w:rPr>
          <w:rFonts w:ascii="Arial" w:hAnsi="Arial" w:cs="Arial"/>
          <w:color w:val="000000" w:themeColor="text1"/>
        </w:rPr>
        <w:t>(Raymond and Rick 2023)</w:t>
      </w:r>
      <w:r w:rsidR="00DF3184" w:rsidRPr="000C186A">
        <w:rPr>
          <w:rFonts w:ascii="Arial" w:hAnsi="Arial" w:cs="Arial"/>
          <w:color w:val="000000" w:themeColor="text1"/>
        </w:rPr>
        <w:fldChar w:fldCharType="end"/>
      </w:r>
      <w:r w:rsidR="00DF3184" w:rsidRPr="000C186A">
        <w:rPr>
          <w:rFonts w:ascii="Arial" w:hAnsi="Arial" w:cs="Arial"/>
          <w:color w:val="000000" w:themeColor="text1"/>
        </w:rPr>
        <w:t xml:space="preserve">. </w:t>
      </w:r>
      <w:r w:rsidR="00C3314C" w:rsidRPr="000C186A">
        <w:rPr>
          <w:rFonts w:ascii="Arial" w:hAnsi="Arial" w:cs="Arial"/>
          <w:color w:val="000000" w:themeColor="text1"/>
        </w:rPr>
        <w:t xml:space="preserve">Modern generative models such as Generative Adversarial Networks (GANs) and encoder–decoder architectures produce stego-images that appear entirely authentic by concealing data within the semantic or structural composition of media file as noted by </w:t>
      </w:r>
      <w:r w:rsidR="00C3314C" w:rsidRPr="000C186A">
        <w:rPr>
          <w:rFonts w:ascii="Arial" w:hAnsi="Arial" w:cs="Arial"/>
          <w:color w:val="000000" w:themeColor="text1"/>
        </w:rPr>
        <w:fldChar w:fldCharType="begin"/>
      </w:r>
      <w:r w:rsidR="00C3314C" w:rsidRPr="000C186A">
        <w:rPr>
          <w:rFonts w:ascii="Arial" w:hAnsi="Arial" w:cs="Arial"/>
          <w:color w:val="000000" w:themeColor="text1"/>
        </w:rPr>
        <w:instrText xml:space="preserve"> ADDIN EN.CITE &lt;EndNote&gt;&lt;Cite&gt;&lt;Author&gt;Saputro&lt;/Author&gt;&lt;Year&gt;2024&lt;/Year&gt;&lt;RecNum&gt;159&lt;/RecNum&gt;&lt;DisplayText&gt;(Saputro, et al.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00C3314C" w:rsidRPr="000C186A">
        <w:rPr>
          <w:rFonts w:ascii="Arial" w:hAnsi="Arial" w:cs="Arial"/>
          <w:color w:val="000000" w:themeColor="text1"/>
        </w:rPr>
        <w:fldChar w:fldCharType="separate"/>
      </w:r>
      <w:r w:rsidR="00C3314C" w:rsidRPr="000C186A">
        <w:rPr>
          <w:rFonts w:ascii="Arial" w:hAnsi="Arial" w:cs="Arial"/>
          <w:color w:val="000000" w:themeColor="text1"/>
        </w:rPr>
        <w:t>(Saputro, et al. 2024)</w:t>
      </w:r>
      <w:r w:rsidR="00C3314C" w:rsidRPr="000C186A">
        <w:rPr>
          <w:rFonts w:ascii="Arial" w:hAnsi="Arial" w:cs="Arial"/>
          <w:color w:val="000000" w:themeColor="text1"/>
        </w:rPr>
        <w:fldChar w:fldCharType="end"/>
      </w:r>
      <w:r w:rsidR="00C3314C" w:rsidRPr="000C186A">
        <w:rPr>
          <w:rFonts w:ascii="Arial" w:hAnsi="Arial" w:cs="Arial"/>
          <w:color w:val="000000" w:themeColor="text1"/>
        </w:rPr>
        <w:t xml:space="preserve"> and </w:t>
      </w:r>
      <w:r w:rsidR="00C3314C" w:rsidRPr="000C186A">
        <w:rPr>
          <w:rFonts w:ascii="Arial" w:hAnsi="Arial" w:cs="Arial"/>
          <w:color w:val="000000" w:themeColor="text1"/>
        </w:rPr>
        <w:fldChar w:fldCharType="begin"/>
      </w:r>
      <w:r w:rsidR="00C3314C" w:rsidRPr="000C186A">
        <w:rPr>
          <w:rFonts w:ascii="Arial" w:hAnsi="Arial" w:cs="Arial"/>
          <w:color w:val="000000" w:themeColor="text1"/>
        </w:rPr>
        <w:instrText xml:space="preserve"> ADDIN EN.CITE &lt;EndNote&gt;&lt;Cite&gt;&lt;Author&gt;Gao&lt;/Author&gt;&lt;Year&gt;2022&lt;/Year&gt;&lt;RecNum&gt;41&lt;/RecNum&gt;&lt;DisplayText&gt;(Gao, et al.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00C3314C" w:rsidRPr="000C186A">
        <w:rPr>
          <w:rFonts w:ascii="Arial" w:hAnsi="Arial" w:cs="Arial"/>
          <w:color w:val="000000" w:themeColor="text1"/>
        </w:rPr>
        <w:fldChar w:fldCharType="separate"/>
      </w:r>
      <w:r w:rsidR="00C3314C" w:rsidRPr="000C186A">
        <w:rPr>
          <w:rFonts w:ascii="Arial" w:hAnsi="Arial" w:cs="Arial"/>
          <w:color w:val="000000" w:themeColor="text1"/>
        </w:rPr>
        <w:t>(Gao, et al. 2022)</w:t>
      </w:r>
      <w:r w:rsidR="00C3314C" w:rsidRPr="000C186A">
        <w:rPr>
          <w:rFonts w:ascii="Arial" w:hAnsi="Arial" w:cs="Arial"/>
          <w:color w:val="000000" w:themeColor="text1"/>
        </w:rPr>
        <w:fldChar w:fldCharType="end"/>
      </w:r>
      <w:r w:rsidR="00AF43C8" w:rsidRPr="000C186A">
        <w:rPr>
          <w:rFonts w:ascii="Arial" w:hAnsi="Arial" w:cs="Arial"/>
          <w:color w:val="000000" w:themeColor="text1"/>
        </w:rPr>
        <w:t xml:space="preserve">. Unlike traditional Least Significant Bit substitution methods </w:t>
      </w:r>
      <w:r w:rsidR="00A45A96" w:rsidRPr="000C186A">
        <w:rPr>
          <w:rFonts w:ascii="Arial" w:hAnsi="Arial" w:cs="Arial"/>
          <w:color w:val="000000" w:themeColor="text1"/>
        </w:rPr>
        <w:t xml:space="preserve">that alter existing pixel data </w:t>
      </w:r>
      <w:r w:rsidR="00A45A96" w:rsidRPr="000C186A">
        <w:rPr>
          <w:rFonts w:ascii="Arial" w:hAnsi="Arial" w:cs="Arial"/>
          <w:color w:val="000000" w:themeColor="text1"/>
        </w:rPr>
        <w:fldChar w:fldCharType="begin"/>
      </w:r>
      <w:r w:rsidR="00A45A96" w:rsidRPr="000C186A">
        <w:rPr>
          <w:rFonts w:ascii="Arial" w:hAnsi="Arial" w:cs="Arial"/>
          <w:color w:val="000000" w:themeColor="text1"/>
        </w:rPr>
        <w:instrText xml:space="preserve"> ADDIN EN.CITE &lt;EndNote&gt;&lt;Cite&gt;&lt;Author&gt;Rahman&lt;/Author&gt;&lt;Year&gt;2022&lt;/Year&gt;&lt;RecNum&gt;82&lt;/RecNum&gt;&lt;DisplayText&gt;(Rahman, et al.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00A45A96" w:rsidRPr="000C186A">
        <w:rPr>
          <w:rFonts w:ascii="Arial" w:hAnsi="Arial" w:cs="Arial"/>
          <w:color w:val="000000" w:themeColor="text1"/>
        </w:rPr>
        <w:fldChar w:fldCharType="separate"/>
      </w:r>
      <w:r w:rsidR="00A45A96" w:rsidRPr="000C186A">
        <w:rPr>
          <w:rFonts w:ascii="Arial" w:hAnsi="Arial" w:cs="Arial"/>
          <w:color w:val="000000" w:themeColor="text1"/>
        </w:rPr>
        <w:t>(Rahman, et al. 2022)</w:t>
      </w:r>
      <w:r w:rsidR="00A45A96" w:rsidRPr="000C186A">
        <w:rPr>
          <w:rFonts w:ascii="Arial" w:hAnsi="Arial" w:cs="Arial"/>
          <w:color w:val="000000" w:themeColor="text1"/>
        </w:rPr>
        <w:fldChar w:fldCharType="end"/>
      </w:r>
      <w:r w:rsidR="00A45A96" w:rsidRPr="000C186A">
        <w:rPr>
          <w:rFonts w:ascii="Arial" w:hAnsi="Arial" w:cs="Arial"/>
          <w:color w:val="000000" w:themeColor="text1"/>
        </w:rPr>
        <w:t>,</w:t>
      </w:r>
      <w:r w:rsidR="00EE1F4F" w:rsidRPr="000C186A">
        <w:rPr>
          <w:rFonts w:ascii="Arial" w:hAnsi="Arial" w:cs="Arial"/>
          <w:color w:val="000000" w:themeColor="text1"/>
        </w:rPr>
        <w:t xml:space="preserve"> </w:t>
      </w:r>
      <w:r w:rsidR="005119C1" w:rsidRPr="000C186A">
        <w:rPr>
          <w:rFonts w:ascii="Arial" w:hAnsi="Arial" w:cs="Arial"/>
          <w:color w:val="000000" w:themeColor="text1"/>
        </w:rPr>
        <w:t>these</w:t>
      </w:r>
      <w:r w:rsidR="00EE1F4F" w:rsidRPr="000C186A">
        <w:rPr>
          <w:rFonts w:ascii="Arial" w:hAnsi="Arial" w:cs="Arial"/>
          <w:color w:val="000000" w:themeColor="text1"/>
        </w:rPr>
        <w:t xml:space="preserve"> AI-driven methods transform entire images leaving no</w:t>
      </w:r>
      <w:r w:rsidR="009360ED" w:rsidRPr="000C186A">
        <w:rPr>
          <w:rFonts w:ascii="Arial" w:hAnsi="Arial" w:cs="Arial"/>
          <w:color w:val="000000" w:themeColor="text1"/>
        </w:rPr>
        <w:t xml:space="preserve"> byte patterns or modification artefacts that signature-based systems can recognize </w:t>
      </w:r>
      <w:r w:rsidR="009360ED" w:rsidRPr="000C186A">
        <w:rPr>
          <w:rFonts w:ascii="Arial" w:hAnsi="Arial" w:cs="Arial"/>
          <w:color w:val="000000" w:themeColor="text1"/>
        </w:rPr>
        <w:fldChar w:fldCharType="begin"/>
      </w:r>
      <w:r w:rsidR="009360ED" w:rsidRPr="000C186A">
        <w:rPr>
          <w:rFonts w:ascii="Arial" w:hAnsi="Arial" w:cs="Arial"/>
          <w:color w:val="000000" w:themeColor="text1"/>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9360ED" w:rsidRPr="000C186A">
        <w:rPr>
          <w:rFonts w:ascii="Arial" w:hAnsi="Arial" w:cs="Arial"/>
          <w:color w:val="000000" w:themeColor="text1"/>
        </w:rPr>
        <w:fldChar w:fldCharType="separate"/>
      </w:r>
      <w:r w:rsidR="009360ED" w:rsidRPr="000C186A">
        <w:rPr>
          <w:rFonts w:ascii="Arial" w:hAnsi="Arial" w:cs="Arial"/>
          <w:color w:val="000000" w:themeColor="text1"/>
        </w:rPr>
        <w:t>(Raymond and Rick 2023)</w:t>
      </w:r>
      <w:r w:rsidR="009360ED" w:rsidRPr="000C186A">
        <w:rPr>
          <w:rFonts w:ascii="Arial" w:hAnsi="Arial" w:cs="Arial"/>
          <w:color w:val="000000" w:themeColor="text1"/>
        </w:rPr>
        <w:fldChar w:fldCharType="end"/>
      </w:r>
      <w:r w:rsidR="009360ED" w:rsidRPr="000C186A">
        <w:rPr>
          <w:rFonts w:ascii="Arial" w:hAnsi="Arial" w:cs="Arial"/>
          <w:color w:val="000000" w:themeColor="text1"/>
        </w:rPr>
        <w:t>.</w:t>
      </w:r>
      <w:r w:rsidR="00A45A96" w:rsidRPr="000C186A">
        <w:rPr>
          <w:rFonts w:ascii="Arial" w:hAnsi="Arial" w:cs="Arial"/>
          <w:color w:val="000000" w:themeColor="text1"/>
        </w:rPr>
        <w:t xml:space="preserve"> </w:t>
      </w:r>
    </w:p>
    <w:p w14:paraId="4DDEE6BB" w14:textId="66E561D9" w:rsidR="00563780" w:rsidRPr="000C186A" w:rsidRDefault="006824F2" w:rsidP="001D12FE">
      <w:pPr>
        <w:jc w:val="both"/>
        <w:rPr>
          <w:rFonts w:ascii="Arial" w:hAnsi="Arial" w:cs="Arial"/>
          <w:color w:val="000000" w:themeColor="text1"/>
        </w:rPr>
      </w:pPr>
      <w:r w:rsidRPr="000C186A">
        <w:rPr>
          <w:rFonts w:ascii="Arial" w:hAnsi="Arial" w:cs="Arial"/>
          <w:color w:val="000000" w:themeColor="text1"/>
        </w:rPr>
        <w:t xml:space="preserve">It is possible to preserve semantic equivalence between the cover and stego transcripts </w:t>
      </w:r>
      <w:r w:rsidR="00FA38B9" w:rsidRPr="000C186A">
        <w:rPr>
          <w:rFonts w:ascii="Arial" w:hAnsi="Arial" w:cs="Arial"/>
          <w:color w:val="000000" w:themeColor="text1"/>
        </w:rPr>
        <w:t>reduc</w:t>
      </w:r>
      <w:r w:rsidRPr="000C186A">
        <w:rPr>
          <w:rFonts w:ascii="Arial" w:hAnsi="Arial" w:cs="Arial"/>
          <w:color w:val="000000" w:themeColor="text1"/>
        </w:rPr>
        <w:t>ing</w:t>
      </w:r>
      <w:r w:rsidR="00FA38B9" w:rsidRPr="000C186A">
        <w:rPr>
          <w:rFonts w:ascii="Arial" w:hAnsi="Arial" w:cs="Arial"/>
          <w:color w:val="000000" w:themeColor="text1"/>
        </w:rPr>
        <w:t xml:space="preserve"> the likelihood of detection</w:t>
      </w:r>
      <w:r w:rsidR="00780633" w:rsidRPr="000C186A">
        <w:rPr>
          <w:rFonts w:ascii="Arial" w:hAnsi="Arial" w:cs="Arial"/>
          <w:color w:val="000000" w:themeColor="text1"/>
        </w:rPr>
        <w:t xml:space="preserve"> as malicious content is seamlessly integrated within the context of the host file </w:t>
      </w:r>
      <w:r w:rsidR="00780633" w:rsidRPr="000C186A">
        <w:rPr>
          <w:rFonts w:ascii="Arial" w:hAnsi="Arial" w:cs="Arial"/>
          <w:color w:val="000000" w:themeColor="text1"/>
        </w:rPr>
        <w:fldChar w:fldCharType="begin"/>
      </w:r>
      <w:r w:rsidR="00780633" w:rsidRPr="000C186A">
        <w:rPr>
          <w:rFonts w:ascii="Arial" w:hAnsi="Arial" w:cs="Arial"/>
          <w:color w:val="000000" w:themeColor="text1"/>
        </w:rPr>
        <w:instrText xml:space="preserve"> ADDIN EN.CITE &lt;EndNote&gt;&lt;Cite&gt;&lt;Author&gt;Chang&lt;/Author&gt;&lt;Year&gt;2025&lt;/Year&gt;&lt;RecNum&gt;40&lt;/RecNum&gt;&lt;DisplayText&gt;(Chang and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00780633" w:rsidRPr="000C186A">
        <w:rPr>
          <w:rFonts w:ascii="Arial" w:hAnsi="Arial" w:cs="Arial"/>
          <w:color w:val="000000" w:themeColor="text1"/>
        </w:rPr>
        <w:fldChar w:fldCharType="separate"/>
      </w:r>
      <w:r w:rsidR="00780633" w:rsidRPr="000C186A">
        <w:rPr>
          <w:rFonts w:ascii="Arial" w:hAnsi="Arial" w:cs="Arial"/>
          <w:color w:val="000000" w:themeColor="text1"/>
        </w:rPr>
        <w:t>(Chang and Echizen 2025)</w:t>
      </w:r>
      <w:r w:rsidR="00780633" w:rsidRPr="000C186A">
        <w:rPr>
          <w:rFonts w:ascii="Arial" w:hAnsi="Arial" w:cs="Arial"/>
          <w:color w:val="000000" w:themeColor="text1"/>
        </w:rPr>
        <w:fldChar w:fldCharType="end"/>
      </w:r>
      <w:r w:rsidR="00780633" w:rsidRPr="000C186A">
        <w:rPr>
          <w:rFonts w:ascii="Arial" w:hAnsi="Arial" w:cs="Arial"/>
          <w:color w:val="000000" w:themeColor="text1"/>
        </w:rPr>
        <w:t>.</w:t>
      </w:r>
      <w:r w:rsidR="000A62C8" w:rsidRPr="000C186A">
        <w:rPr>
          <w:rFonts w:ascii="Arial" w:hAnsi="Arial" w:cs="Arial"/>
          <w:color w:val="000000" w:themeColor="text1"/>
        </w:rPr>
        <w:t xml:space="preserve"> This creates a serious problem during detection, since there’s usually no original version of the file to compare against and without that baseline, it becomes nearly impossible to verify authenticity using traditional statistical or signature-based methods</w:t>
      </w:r>
      <w:r w:rsidR="0015364D" w:rsidRPr="000C186A">
        <w:rPr>
          <w:rFonts w:ascii="Arial" w:hAnsi="Arial" w:cs="Arial"/>
          <w:color w:val="000000" w:themeColor="text1"/>
        </w:rPr>
        <w:t xml:space="preserve"> </w:t>
      </w:r>
      <w:r w:rsidR="0015364D" w:rsidRPr="000C186A">
        <w:rPr>
          <w:rFonts w:ascii="Arial" w:hAnsi="Arial" w:cs="Arial"/>
          <w:color w:val="000000" w:themeColor="text1"/>
        </w:rPr>
        <w:fldChar w:fldCharType="begin"/>
      </w:r>
      <w:r w:rsidR="0015364D" w:rsidRPr="000C186A">
        <w:rPr>
          <w:rFonts w:ascii="Arial" w:hAnsi="Arial" w:cs="Arial"/>
          <w:color w:val="000000" w:themeColor="text1"/>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15364D" w:rsidRPr="000C186A">
        <w:rPr>
          <w:rFonts w:ascii="Arial" w:hAnsi="Arial" w:cs="Arial"/>
          <w:color w:val="000000" w:themeColor="text1"/>
        </w:rPr>
        <w:fldChar w:fldCharType="separate"/>
      </w:r>
      <w:r w:rsidR="0015364D" w:rsidRPr="000C186A">
        <w:rPr>
          <w:rFonts w:ascii="Arial" w:hAnsi="Arial" w:cs="Arial"/>
          <w:color w:val="000000" w:themeColor="text1"/>
        </w:rPr>
        <w:t>(Raymond and Rick 2023)</w:t>
      </w:r>
      <w:r w:rsidR="0015364D" w:rsidRPr="000C186A">
        <w:rPr>
          <w:rFonts w:ascii="Arial" w:hAnsi="Arial" w:cs="Arial"/>
          <w:color w:val="000000" w:themeColor="text1"/>
        </w:rPr>
        <w:fldChar w:fldCharType="end"/>
      </w:r>
      <w:r w:rsidR="000A62C8" w:rsidRPr="000C186A">
        <w:rPr>
          <w:rFonts w:ascii="Arial" w:hAnsi="Arial" w:cs="Arial"/>
          <w:color w:val="000000" w:themeColor="text1"/>
        </w:rPr>
        <w:t>.</w:t>
      </w:r>
      <w:r w:rsidR="00464843" w:rsidRPr="000C186A">
        <w:rPr>
          <w:rFonts w:ascii="Arial" w:hAnsi="Arial" w:cs="Arial"/>
          <w:color w:val="000000" w:themeColor="text1"/>
        </w:rPr>
        <w:t xml:space="preserve"> As a result, antivirus programs that rely on fixed signatures or rule-based detection often can’t spot these hidden payloads. Research shows that when malicious code is hidden inside multimedia files, traditional antivirus tools frequently miss them sometimes failing to detect as much as half of the concealed threats </w:t>
      </w:r>
      <w:r w:rsidR="00DD1D68" w:rsidRPr="000C186A">
        <w:rPr>
          <w:rFonts w:ascii="Arial" w:hAnsi="Arial" w:cs="Arial"/>
          <w:color w:val="000000" w:themeColor="text1"/>
        </w:rPr>
        <w:fldChar w:fldCharType="begin"/>
      </w:r>
      <w:r w:rsidR="00B64C9A" w:rsidRPr="000C186A">
        <w:rPr>
          <w:rFonts w:ascii="Arial" w:hAnsi="Arial" w:cs="Arial"/>
          <w:color w:val="000000" w:themeColor="text1"/>
        </w:rPr>
        <w:instrText xml:space="preserve"> ADDIN EN.CITE &lt;EndNote&gt;&lt;Cite&gt;&lt;Author&gt;Almomani&lt;/Author&gt;&lt;Year&gt;2022&lt;/Year&gt;&lt;RecNum&gt;56&lt;/RecNum&gt;&lt;DisplayText&gt;(Almomani, et al. 2022b)&lt;/DisplayText&gt;&lt;record&gt;&lt;rec-number&gt;56&lt;/rec-number&gt;&lt;foreign-keys&gt;&lt;key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00DD1D68" w:rsidRPr="000C186A">
        <w:rPr>
          <w:rFonts w:ascii="Arial" w:hAnsi="Arial" w:cs="Arial"/>
          <w:color w:val="000000" w:themeColor="text1"/>
        </w:rPr>
        <w:fldChar w:fldCharType="separate"/>
      </w:r>
      <w:r w:rsidR="00B64C9A" w:rsidRPr="000C186A">
        <w:rPr>
          <w:rFonts w:ascii="Arial" w:hAnsi="Arial" w:cs="Arial"/>
          <w:noProof/>
          <w:color w:val="000000" w:themeColor="text1"/>
        </w:rPr>
        <w:t>(Almomani, et al. 2022b)</w:t>
      </w:r>
      <w:r w:rsidR="00DD1D68" w:rsidRPr="000C186A">
        <w:rPr>
          <w:rFonts w:ascii="Arial" w:hAnsi="Arial" w:cs="Arial"/>
          <w:color w:val="000000" w:themeColor="text1"/>
        </w:rPr>
        <w:fldChar w:fldCharType="end"/>
      </w:r>
      <w:r w:rsidR="00464843" w:rsidRPr="000C186A">
        <w:rPr>
          <w:rFonts w:ascii="Arial" w:hAnsi="Arial" w:cs="Arial"/>
          <w:color w:val="000000" w:themeColor="text1"/>
        </w:rPr>
        <w:t>.</w:t>
      </w:r>
    </w:p>
    <w:p w14:paraId="04394107" w14:textId="76EE899A" w:rsidR="00EB0C6E" w:rsidRPr="000C186A" w:rsidRDefault="00635629" w:rsidP="001D12FE">
      <w:pPr>
        <w:pStyle w:val="Heading2"/>
        <w:jc w:val="both"/>
        <w:rPr>
          <w:rFonts w:ascii="Arial" w:hAnsi="Arial" w:cs="Arial"/>
          <w:color w:val="000000" w:themeColor="text1"/>
          <w:sz w:val="28"/>
          <w:szCs w:val="28"/>
        </w:rPr>
      </w:pPr>
      <w:bookmarkStart w:id="22" w:name="_Toc213429861"/>
      <w:r w:rsidRPr="000C186A">
        <w:rPr>
          <w:rFonts w:ascii="Arial" w:hAnsi="Arial" w:cs="Arial"/>
          <w:color w:val="000000" w:themeColor="text1"/>
          <w:sz w:val="28"/>
          <w:szCs w:val="28"/>
        </w:rPr>
        <w:t xml:space="preserve">2.3.2. </w:t>
      </w:r>
      <w:r w:rsidR="00EB0C6E" w:rsidRPr="000C186A">
        <w:rPr>
          <w:rFonts w:ascii="Arial" w:hAnsi="Arial" w:cs="Arial"/>
          <w:color w:val="000000" w:themeColor="text1"/>
          <w:sz w:val="28"/>
          <w:szCs w:val="28"/>
        </w:rPr>
        <w:t>Failure Against Conce</w:t>
      </w:r>
      <w:r w:rsidRPr="000C186A">
        <w:rPr>
          <w:rFonts w:ascii="Arial" w:hAnsi="Arial" w:cs="Arial"/>
          <w:color w:val="000000" w:themeColor="text1"/>
          <w:sz w:val="28"/>
          <w:szCs w:val="28"/>
        </w:rPr>
        <w:t>aled Malware</w:t>
      </w:r>
      <w:bookmarkEnd w:id="22"/>
    </w:p>
    <w:p w14:paraId="289CDFCD" w14:textId="5B9807BA" w:rsidR="001E4048" w:rsidRPr="000C186A" w:rsidRDefault="00F34CF3" w:rsidP="001D12FE">
      <w:pPr>
        <w:jc w:val="both"/>
        <w:rPr>
          <w:rFonts w:ascii="Arial" w:hAnsi="Arial" w:cs="Arial"/>
          <w:color w:val="000000" w:themeColor="text1"/>
        </w:rPr>
      </w:pPr>
      <w:r w:rsidRPr="000C186A">
        <w:rPr>
          <w:rFonts w:ascii="Arial" w:hAnsi="Arial" w:cs="Arial"/>
          <w:color w:val="000000" w:themeColor="text1"/>
        </w:rPr>
        <w:t xml:space="preserve">While </w:t>
      </w:r>
      <w:r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 AuthorYear="1"&gt;&lt;Author&gt;Williams&lt;/Author&gt;&lt;Year&gt;2019&lt;/Year&gt;&lt;RecNum&gt;133&lt;/RecNum&gt;&lt;DisplayText&gt;Williams (2019)&lt;/DisplayText&gt;&lt;record&gt;&lt;rec-number&gt;133&lt;/rec-number&gt;&lt;foreign-keys&gt;&lt;key app="EN" db-id="vr22xts9l0dte4e5w54va9z5xst0ra5ewttv" timestamp="1758357455"&gt;133&lt;/key&gt;&lt;/foreign-keys&gt;&lt;ref-type name="Thesis"&gt;32&lt;/ref-type&gt;&lt;contributors&gt;&lt;authors&gt;&lt;author&gt;Williams, Octavia C&lt;/author&gt;&lt;/authors&gt;&lt;/contributors&gt;&lt;titles&gt;&lt;title&gt;What are the cybersecurity risks of artificial intelligence generated steganography?&lt;/title&gt;&lt;/titles&gt;&lt;dates&gt;&lt;year&gt;2019&lt;/year&gt;&lt;/dates&gt;&lt;publisher&gt;Utica College&lt;/publisher&gt;&lt;urls&gt;&lt;/urls&gt;&lt;/record&gt;&lt;/Cite&gt;&lt;/EndNote&gt;</w:instrText>
      </w:r>
      <w:r w:rsidRPr="000C186A">
        <w:rPr>
          <w:rFonts w:ascii="Arial" w:hAnsi="Arial" w:cs="Arial"/>
          <w:color w:val="000000" w:themeColor="text1"/>
        </w:rPr>
        <w:fldChar w:fldCharType="separate"/>
      </w:r>
      <w:r w:rsidRPr="000C186A">
        <w:rPr>
          <w:rFonts w:ascii="Arial" w:hAnsi="Arial" w:cs="Arial"/>
          <w:color w:val="000000" w:themeColor="text1"/>
        </w:rPr>
        <w:t>Williams (2019)</w:t>
      </w:r>
      <w:r w:rsidRPr="000C186A">
        <w:rPr>
          <w:rFonts w:ascii="Arial" w:hAnsi="Arial" w:cs="Arial"/>
          <w:color w:val="000000" w:themeColor="text1"/>
        </w:rPr>
        <w:fldChar w:fldCharType="end"/>
      </w:r>
      <w:r w:rsidRPr="000C186A">
        <w:rPr>
          <w:rFonts w:ascii="Arial" w:hAnsi="Arial" w:cs="Arial"/>
          <w:color w:val="000000" w:themeColor="text1"/>
        </w:rPr>
        <w:t xml:space="preserve"> highlights that the detection of AI-generated steganography is becoming increasingly difficult for cybersecurity experts, exposing organizations to </w:t>
      </w:r>
      <w:r w:rsidRPr="000C186A">
        <w:rPr>
          <w:rFonts w:ascii="Arial" w:hAnsi="Arial" w:cs="Arial"/>
          <w:color w:val="000000" w:themeColor="text1"/>
        </w:rPr>
        <w:lastRenderedPageBreak/>
        <w:t xml:space="preserve">significant risks, </w:t>
      </w:r>
      <w:r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 AuthorYear="1"&gt;&lt;Author&gt;Joyce&lt;/Author&gt;&lt;Year&gt;2023&lt;/Year&gt;&lt;RecNum&gt;191&lt;/RecNum&gt;&lt;DisplayText&gt;Joyce, et al. (2023)&lt;/DisplayText&gt;&lt;record&gt;&lt;rec-number&gt;191&lt;/rec-number&gt;&lt;foreign-keys&gt;&lt;key app="EN" db-id="vr22xts9l0dte4e5w54va9z5xst0ra5ewttv" timestamp="1762195029"&gt;191&lt;/key&gt;&lt;/foreign-keys&gt;&lt;ref-type name="Conference Proceedings"&gt;10&lt;/ref-type&gt;&lt;contributors&gt;&lt;authors&gt;&lt;author&gt;Joyce, Robert J&lt;/author&gt;&lt;author&gt;Patel, Tirth&lt;/author&gt;&lt;author&gt;Nicholas, Charles&lt;/author&gt;&lt;author&gt;Raff, Edward&lt;/author&gt;&lt;/authors&gt;&lt;/contributors&gt;&lt;titles&gt;&lt;title&gt;Avscan2vec: Feature learning on antivirus scan data for production-scale malware corpora&lt;/title&gt;&lt;secondary-title&gt;Proceedings of the 16th ACM Workshop on Artificial Intelligence and Security&lt;/secondary-title&gt;&lt;/titles&gt;&lt;pages&gt;185-196&lt;/pages&gt;&lt;dates&gt;&lt;year&gt;2023&lt;/year&gt;&lt;/dates&gt;&lt;urls&gt;&lt;/urls&gt;&lt;/record&gt;&lt;/Cite&gt;&lt;/EndNote&gt;</w:instrText>
      </w:r>
      <w:r w:rsidRPr="000C186A">
        <w:rPr>
          <w:rFonts w:ascii="Arial" w:hAnsi="Arial" w:cs="Arial"/>
          <w:color w:val="000000" w:themeColor="text1"/>
        </w:rPr>
        <w:fldChar w:fldCharType="separate"/>
      </w:r>
      <w:r w:rsidRPr="000C186A">
        <w:rPr>
          <w:rFonts w:ascii="Arial" w:hAnsi="Arial" w:cs="Arial"/>
          <w:color w:val="000000" w:themeColor="text1"/>
        </w:rPr>
        <w:t>Joyce, et al. (2023)</w:t>
      </w:r>
      <w:r w:rsidRPr="000C186A">
        <w:rPr>
          <w:rFonts w:ascii="Arial" w:hAnsi="Arial" w:cs="Arial"/>
          <w:color w:val="000000" w:themeColor="text1"/>
        </w:rPr>
        <w:fldChar w:fldCharType="end"/>
      </w:r>
      <w:r w:rsidRPr="000C186A">
        <w:rPr>
          <w:rFonts w:ascii="Arial" w:hAnsi="Arial" w:cs="Arial"/>
          <w:color w:val="000000" w:themeColor="text1"/>
        </w:rPr>
        <w:t xml:space="preserve"> provide the technical basis with their findings showing challenges with some deep malware analysis methods as they are computationally expensive and cannot feasibly scale to the volume of files processed by antivirus engines</w:t>
      </w:r>
      <w:r w:rsidR="001E4048" w:rsidRPr="000C186A">
        <w:rPr>
          <w:rFonts w:ascii="Arial" w:hAnsi="Arial" w:cs="Arial"/>
          <w:color w:val="000000" w:themeColor="text1"/>
        </w:rPr>
        <w:t xml:space="preserve">. In one study, while many antivirus engines detected a ransomware sample in its original format, none could identify it after it was concealed within an HEVC video stream </w:t>
      </w:r>
      <w:r w:rsidR="001E4048" w:rsidRPr="000C186A">
        <w:rPr>
          <w:rFonts w:ascii="Arial" w:hAnsi="Arial" w:cs="Arial"/>
          <w:color w:val="000000" w:themeColor="text1"/>
        </w:rPr>
        <w:fldChar w:fldCharType="begin"/>
      </w:r>
      <w:r w:rsidR="00B64C9A" w:rsidRPr="000C186A">
        <w:rPr>
          <w:rFonts w:ascii="Arial" w:hAnsi="Arial" w:cs="Arial"/>
          <w:color w:val="000000" w:themeColor="text1"/>
        </w:rPr>
        <w:instrText xml:space="preserve"> ADDIN EN.CITE &lt;EndNote&gt;&lt;Cite&gt;&lt;Author&gt;Almomani&lt;/Author&gt;&lt;Year&gt;2022&lt;/Year&gt;&lt;RecNum&gt;56&lt;/RecNum&gt;&lt;DisplayText&gt;(Almomani, et al. 2022b)&lt;/DisplayText&gt;&lt;record&gt;&lt;rec-number&gt;56&lt;/rec-number&gt;&lt;foreign-keys&gt;&lt;key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001E4048" w:rsidRPr="000C186A">
        <w:rPr>
          <w:rFonts w:ascii="Arial" w:hAnsi="Arial" w:cs="Arial"/>
          <w:color w:val="000000" w:themeColor="text1"/>
        </w:rPr>
        <w:fldChar w:fldCharType="separate"/>
      </w:r>
      <w:r w:rsidR="00B64C9A" w:rsidRPr="000C186A">
        <w:rPr>
          <w:rFonts w:ascii="Arial" w:hAnsi="Arial" w:cs="Arial"/>
          <w:noProof/>
          <w:color w:val="000000" w:themeColor="text1"/>
        </w:rPr>
        <w:t>(Almomani, et al. 2022b)</w:t>
      </w:r>
      <w:r w:rsidR="001E4048" w:rsidRPr="000C186A">
        <w:rPr>
          <w:rFonts w:ascii="Arial" w:hAnsi="Arial" w:cs="Arial"/>
          <w:color w:val="000000" w:themeColor="text1"/>
        </w:rPr>
        <w:fldChar w:fldCharType="end"/>
      </w:r>
      <w:r w:rsidR="001E4048" w:rsidRPr="000C186A">
        <w:rPr>
          <w:rFonts w:ascii="Arial" w:hAnsi="Arial" w:cs="Arial"/>
          <w:color w:val="000000" w:themeColor="text1"/>
        </w:rPr>
        <w:t xml:space="preserve">. </w:t>
      </w:r>
      <w:r w:rsidRPr="000C186A">
        <w:rPr>
          <w:rFonts w:ascii="Arial" w:hAnsi="Arial" w:cs="Arial"/>
          <w:color w:val="000000" w:themeColor="text1"/>
        </w:rPr>
        <w:t>Similarly, image-based concealment has been shown to bypass detection by 90% against commercial antivirus tools</w:t>
      </w:r>
      <w:r w:rsidR="001E4048" w:rsidRPr="000C186A">
        <w:rPr>
          <w:rFonts w:ascii="Arial" w:hAnsi="Arial" w:cs="Arial"/>
          <w:color w:val="000000" w:themeColor="text1"/>
        </w:rPr>
        <w:t xml:space="preserve"> </w:t>
      </w:r>
      <w:r w:rsidR="001E4048"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001E4048" w:rsidRPr="000C186A">
        <w:rPr>
          <w:rFonts w:ascii="Arial" w:hAnsi="Arial" w:cs="Arial"/>
          <w:color w:val="000000" w:themeColor="text1"/>
        </w:rPr>
        <w:fldChar w:fldCharType="separate"/>
      </w:r>
      <w:r w:rsidR="00122BC7" w:rsidRPr="000C186A">
        <w:rPr>
          <w:rFonts w:ascii="Arial" w:hAnsi="Arial" w:cs="Arial"/>
          <w:color w:val="000000" w:themeColor="text1"/>
        </w:rPr>
        <w:t>(Dell’Orco, et al. 2025b)</w:t>
      </w:r>
      <w:r w:rsidR="001E4048" w:rsidRPr="000C186A">
        <w:rPr>
          <w:rFonts w:ascii="Arial" w:hAnsi="Arial" w:cs="Arial"/>
          <w:color w:val="000000" w:themeColor="text1"/>
        </w:rPr>
        <w:fldChar w:fldCharType="end"/>
      </w:r>
      <w:r w:rsidR="001E4048" w:rsidRPr="000C186A">
        <w:rPr>
          <w:rFonts w:ascii="Arial" w:hAnsi="Arial" w:cs="Arial"/>
          <w:color w:val="000000" w:themeColor="text1"/>
        </w:rPr>
        <w:t>. This evasion is effective because deep scanning is prone to high rates of false positives, as many legitimate applications perform image manipulation operations that are structurally similar to steganographic decoding</w:t>
      </w:r>
      <w:r w:rsidRPr="000C186A">
        <w:rPr>
          <w:rFonts w:ascii="Arial" w:hAnsi="Arial" w:cs="Arial"/>
          <w:color w:val="000000" w:themeColor="text1"/>
        </w:rPr>
        <w:t xml:space="preserve"> as further shown by</w:t>
      </w:r>
      <w:r w:rsidR="001E4048" w:rsidRPr="000C186A">
        <w:rPr>
          <w:rFonts w:ascii="Arial" w:hAnsi="Arial" w:cs="Arial"/>
          <w:color w:val="000000" w:themeColor="text1"/>
        </w:rPr>
        <w:t xml:space="preserve"> </w:t>
      </w:r>
      <w:r w:rsidR="001E4048"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 AuthorYear="1"&gt;&lt;Author&gt;Dell’Orco&lt;/Author&gt;&lt;Year&gt;2025&lt;/Year&gt;&lt;RecNum&gt;172&lt;/RecNum&gt;&lt;DisplayText&gt;Dell’Orco,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001E4048" w:rsidRPr="000C186A">
        <w:rPr>
          <w:rFonts w:ascii="Arial" w:hAnsi="Arial" w:cs="Arial"/>
          <w:color w:val="000000" w:themeColor="text1"/>
        </w:rPr>
        <w:fldChar w:fldCharType="separate"/>
      </w:r>
      <w:r w:rsidRPr="000C186A">
        <w:rPr>
          <w:rFonts w:ascii="Arial" w:hAnsi="Arial" w:cs="Arial"/>
          <w:color w:val="000000" w:themeColor="text1"/>
        </w:rPr>
        <w:t>Dell’Orco, et al. (2025b)</w:t>
      </w:r>
      <w:r w:rsidR="001E4048" w:rsidRPr="000C186A">
        <w:rPr>
          <w:rFonts w:ascii="Arial" w:hAnsi="Arial" w:cs="Arial"/>
          <w:color w:val="000000" w:themeColor="text1"/>
        </w:rPr>
        <w:fldChar w:fldCharType="end"/>
      </w:r>
      <w:r w:rsidR="001E4048" w:rsidRPr="000C186A">
        <w:rPr>
          <w:rFonts w:ascii="Arial" w:hAnsi="Arial" w:cs="Arial"/>
          <w:color w:val="000000" w:themeColor="text1"/>
        </w:rPr>
        <w:t xml:space="preserve">. </w:t>
      </w:r>
      <w:r w:rsidRPr="000C186A">
        <w:rPr>
          <w:rFonts w:ascii="Arial" w:hAnsi="Arial" w:cs="Arial"/>
          <w:color w:val="000000" w:themeColor="text1"/>
        </w:rPr>
        <w:t>Attackers take advantage of this weakness by hiding harmful code inside ordinary-looking files, such as JPEG images, allowing them to slip past security software undetected</w:t>
      </w:r>
      <w:r w:rsidR="001E4048" w:rsidRPr="000C186A">
        <w:rPr>
          <w:rFonts w:ascii="Arial" w:hAnsi="Arial" w:cs="Arial"/>
          <w:color w:val="000000" w:themeColor="text1"/>
        </w:rPr>
        <w:t xml:space="preserve"> </w:t>
      </w:r>
      <w:r w:rsidR="001E4048"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&lt;EndNote&gt;&lt;Cite&gt;&lt;Author&gt;Knöchel&lt;/Author&gt;&lt;Year&gt;2024&lt;/Year&gt;&lt;RecNum&gt;85&lt;/RecNum&gt;&lt;DisplayText&gt;(Knöchel and Karius 2024)&lt;/DisplayText&gt;&lt;record&gt;&lt;rec-number&gt;85&lt;/rec-number&gt;&lt;foreign-keys&gt;&lt;key app="EN" db-id="vr22xts9l0dte4e5w54va9z5xst0ra5ewttv" timestamp="1747856010"&gt;85&lt;/key&gt;&lt;/foreign-keys&gt;&lt;ref-type name="Conference Proceedings"&gt;10&lt;/ref-type&gt;&lt;contributors&gt;&lt;authors&gt;&lt;author&gt;Knöchel, Mandy&lt;/author&gt;&lt;author&gt;Karius, Sebastian&lt;/author&gt;&lt;/authors&gt;&lt;/contributors&gt;&lt;titles&gt;&lt;title&gt;Text Steganography Methods and their Influence in Malware: A Comprehensive Overview and Evaluation&lt;/title&gt;&lt;secondary-title&gt;Proceedings of the 2024 ACM Workshop on Information Hiding and Multimedia Security&lt;/secondary-title&gt;&lt;/titles&gt;&lt;pages&gt;113-124&lt;/pages&gt;&lt;dates&gt;&lt;year&gt;2024&lt;/year&gt;&lt;/dates&gt;&lt;urls&gt;&lt;/urls&gt;&lt;/record&gt;&lt;/Cite&gt;&lt;/EndNote&gt;</w:instrText>
      </w:r>
      <w:r w:rsidR="001E4048" w:rsidRPr="000C186A">
        <w:rPr>
          <w:rFonts w:ascii="Arial" w:hAnsi="Arial" w:cs="Arial"/>
          <w:color w:val="000000" w:themeColor="text1"/>
        </w:rPr>
        <w:fldChar w:fldCharType="separate"/>
      </w:r>
      <w:r w:rsidRPr="000C186A">
        <w:rPr>
          <w:rFonts w:ascii="Arial" w:hAnsi="Arial" w:cs="Arial"/>
          <w:color w:val="000000" w:themeColor="text1"/>
        </w:rPr>
        <w:t>(Knöchel and Karius 2024)</w:t>
      </w:r>
      <w:r w:rsidR="001E4048" w:rsidRPr="000C186A">
        <w:rPr>
          <w:rFonts w:ascii="Arial" w:hAnsi="Arial" w:cs="Arial"/>
          <w:color w:val="000000" w:themeColor="text1"/>
        </w:rPr>
        <w:fldChar w:fldCharType="end"/>
      </w:r>
      <w:r w:rsidRPr="000C186A">
        <w:rPr>
          <w:rFonts w:ascii="Arial" w:hAnsi="Arial" w:cs="Arial"/>
          <w:color w:val="000000" w:themeColor="text1"/>
        </w:rPr>
        <w:t xml:space="preserve"> and as a result, steganography tools and the malware hidden within them can easily slip past perimeter defences such as web filters and antivirus systems</w:t>
      </w:r>
      <w:r w:rsidR="001E4048" w:rsidRPr="000C186A">
        <w:rPr>
          <w:rFonts w:ascii="Arial" w:hAnsi="Arial" w:cs="Arial"/>
          <w:color w:val="000000" w:themeColor="text1"/>
        </w:rPr>
        <w:t xml:space="preserve"> </w:t>
      </w:r>
      <w:r w:rsidR="001E4048"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&lt;EndNote&gt;&lt;Cite&gt;&lt;Author&gt;Frith&lt;/Author&gt;&lt;Year&gt;2007&lt;/Year&gt;&lt;RecNum&gt;168&lt;/RecNum&gt;&lt;DisplayText&gt;(Frith 2007)&lt;/DisplayText&gt;&lt;record&gt;&lt;rec-number&gt;168&lt;/rec-number&gt;&lt;foreign-keys&gt;&lt;key app="EN" db-id="vr22xts9l0dte4e5w54va9z5xst0ra5ewttv" timestamp="1758487819"&gt;168&lt;/key&gt;&lt;/foreign-keys&gt;&lt;ref-type name="Journal Article"&gt;17&lt;/ref-type&gt;&lt;contributors&gt;&lt;authors&gt;&lt;author&gt;Frith, David&lt;/author&gt;&lt;/authors&gt;&lt;/contributors&gt;&lt;titles&gt;&lt;title&gt;Steganography approaches, options, and implications&lt;/title&gt;&lt;secondary-title&gt;Network Security&lt;/secondary-title&gt;&lt;/titles&gt;&lt;periodical&gt;&lt;full-title&gt;Network Security&lt;/full-title&gt;&lt;/periodical&gt;&lt;pages&gt;4-7&lt;/pages&gt;&lt;volume&gt;2007&lt;/volume&gt;&lt;number&gt;8&lt;/number&gt;&lt;dates&gt;&lt;year&gt;2007&lt;/year&gt;&lt;/dates&gt;&lt;isbn&gt;1353-4858&lt;/isbn&gt;&lt;urls&gt;&lt;/urls&gt;&lt;/record&gt;&lt;/Cite&gt;&lt;/EndNote&gt;</w:instrText>
      </w:r>
      <w:r w:rsidR="001E4048" w:rsidRPr="000C186A">
        <w:rPr>
          <w:rFonts w:ascii="Arial" w:hAnsi="Arial" w:cs="Arial"/>
          <w:color w:val="000000" w:themeColor="text1"/>
        </w:rPr>
        <w:fldChar w:fldCharType="separate"/>
      </w:r>
      <w:r w:rsidR="00122BC7" w:rsidRPr="000C186A">
        <w:rPr>
          <w:rFonts w:ascii="Arial" w:hAnsi="Arial" w:cs="Arial"/>
          <w:color w:val="000000" w:themeColor="text1"/>
        </w:rPr>
        <w:t>(Frith 2007)</w:t>
      </w:r>
      <w:r w:rsidR="001E4048" w:rsidRPr="000C186A">
        <w:rPr>
          <w:rFonts w:ascii="Arial" w:hAnsi="Arial" w:cs="Arial"/>
          <w:color w:val="000000" w:themeColor="text1"/>
        </w:rPr>
        <w:fldChar w:fldCharType="end"/>
      </w:r>
      <w:r w:rsidR="001E4048" w:rsidRPr="000C186A">
        <w:rPr>
          <w:rFonts w:ascii="Arial" w:hAnsi="Arial" w:cs="Arial"/>
          <w:color w:val="000000" w:themeColor="text1"/>
        </w:rPr>
        <w:t>.</w:t>
      </w:r>
    </w:p>
    <w:p w14:paraId="05551B67" w14:textId="475C8712" w:rsidR="00635629" w:rsidRPr="000C186A" w:rsidRDefault="001E4048" w:rsidP="001D12FE">
      <w:pPr>
        <w:jc w:val="both"/>
        <w:rPr>
          <w:rFonts w:ascii="Arial" w:hAnsi="Arial" w:cs="Arial"/>
          <w:color w:val="000000" w:themeColor="text1"/>
        </w:rPr>
      </w:pPr>
      <w:r w:rsidRPr="000C186A">
        <w:rPr>
          <w:rFonts w:ascii="Arial" w:hAnsi="Arial" w:cs="Arial"/>
          <w:color w:val="000000" w:themeColor="text1"/>
        </w:rPr>
        <w:t xml:space="preserve">A primary advantage of stegomalware is its ability to bypass static analysis because the malicious payload is only revealed at runtime </w:t>
      </w:r>
      <w:r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0C186A">
        <w:rPr>
          <w:rFonts w:ascii="Arial" w:hAnsi="Arial" w:cs="Arial"/>
          <w:color w:val="000000" w:themeColor="text1"/>
        </w:rPr>
        <w:fldChar w:fldCharType="separate"/>
      </w:r>
      <w:r w:rsidR="00122BC7" w:rsidRPr="000C186A">
        <w:rPr>
          <w:rFonts w:ascii="Arial" w:hAnsi="Arial" w:cs="Arial"/>
          <w:color w:val="000000" w:themeColor="text1"/>
        </w:rPr>
        <w:t>(Dell’Orco, et al. 2025b)</w:t>
      </w:r>
      <w:r w:rsidRPr="000C186A">
        <w:rPr>
          <w:rFonts w:ascii="Arial" w:hAnsi="Arial" w:cs="Arial"/>
          <w:color w:val="000000" w:themeColor="text1"/>
        </w:rPr>
        <w:fldChar w:fldCharType="end"/>
      </w:r>
      <w:r w:rsidRPr="000C186A">
        <w:rPr>
          <w:rFonts w:ascii="Arial" w:hAnsi="Arial" w:cs="Arial"/>
          <w:color w:val="000000" w:themeColor="text1"/>
        </w:rPr>
        <w:t>. This creates a critical time-to-detection problem, as experiments show it can take several days for AV engines to adapt their signatures after a new threat is submitted</w:t>
      </w:r>
      <w:ins w:id="23" w:author="Du Plessis, Daniel" w:date="2025-12-11T09:59:00Z" w16du:dateUtc="2025-12-11T07:59:00Z">
        <w:r w:rsidR="002F1739">
          <w:rPr>
            <w:rFonts w:ascii="Arial" w:hAnsi="Arial" w:cs="Arial"/>
            <w:color w:val="000000" w:themeColor="text1"/>
          </w:rPr>
          <w:t>.</w:t>
        </w:r>
      </w:ins>
      <w:r w:rsidRPr="000C186A">
        <w:rPr>
          <w:rFonts w:ascii="Arial" w:hAnsi="Arial" w:cs="Arial"/>
          <w:color w:val="000000" w:themeColor="text1"/>
        </w:rPr>
        <w:t xml:space="preserve"> </w:t>
      </w:r>
      <w:r w:rsidRPr="000C186A">
        <w:rPr>
          <w:rFonts w:ascii="Arial" w:hAnsi="Arial" w:cs="Arial"/>
          <w:color w:val="000000" w:themeColor="text1"/>
        </w:rPr>
        <w:fldChar w:fldCharType="begin"/>
      </w:r>
      <w:r w:rsidR="00751C59" w:rsidRPr="000C186A">
        <w:rPr>
          <w:rFonts w:ascii="Arial" w:hAnsi="Arial" w:cs="Arial"/>
          <w:color w:val="000000" w:themeColor="text1"/>
        </w:rPr>
        <w:instrText xml:space="preserve"> ADDIN EN.CITE &lt;EndNote&gt;&lt;Cite AuthorYear="1"&gt;&lt;Author&gt;Dell’Orco&lt;/Author&gt;&lt;Year&gt;2025&lt;/Year&gt;&lt;RecNum&gt;172&lt;/RecNum&gt;&lt;DisplayText&gt;Dell’Orco,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0C186A">
        <w:rPr>
          <w:rFonts w:ascii="Arial" w:hAnsi="Arial" w:cs="Arial"/>
          <w:color w:val="000000" w:themeColor="text1"/>
        </w:rPr>
        <w:fldChar w:fldCharType="separate"/>
      </w:r>
      <w:r w:rsidR="00751C59" w:rsidRPr="000C186A">
        <w:rPr>
          <w:rFonts w:ascii="Arial" w:hAnsi="Arial" w:cs="Arial"/>
          <w:color w:val="000000" w:themeColor="text1"/>
        </w:rPr>
        <w:t>Dell’Orco, et al. (2025b)</w:t>
      </w:r>
      <w:r w:rsidRPr="000C186A">
        <w:rPr>
          <w:rFonts w:ascii="Arial" w:hAnsi="Arial" w:cs="Arial"/>
          <w:color w:val="000000" w:themeColor="text1"/>
        </w:rPr>
        <w:fldChar w:fldCharType="end"/>
      </w:r>
      <w:r w:rsidR="00751C59" w:rsidRPr="000C186A">
        <w:rPr>
          <w:rFonts w:ascii="Arial" w:hAnsi="Arial" w:cs="Arial"/>
          <w:color w:val="000000" w:themeColor="text1"/>
        </w:rPr>
        <w:t xml:space="preserve"> further </w:t>
      </w:r>
      <w:proofErr w:type="spellStart"/>
      <w:r w:rsidR="00751C59" w:rsidRPr="000C186A">
        <w:rPr>
          <w:rFonts w:ascii="Arial" w:hAnsi="Arial" w:cs="Arial"/>
          <w:color w:val="000000" w:themeColor="text1"/>
        </w:rPr>
        <w:t>explaine</w:t>
      </w:r>
      <w:ins w:id="24" w:author="Du Plessis, Daniel" w:date="2025-12-11T09:59:00Z" w16du:dateUtc="2025-12-11T07:59:00Z">
        <w:r w:rsidR="00A5561E">
          <w:rPr>
            <w:rFonts w:ascii="Arial" w:hAnsi="Arial" w:cs="Arial"/>
            <w:color w:val="000000" w:themeColor="text1"/>
          </w:rPr>
          <w:t>s</w:t>
        </w:r>
      </w:ins>
      <w:proofErr w:type="spellEnd"/>
      <w:del w:id="25" w:author="Du Plessis, Daniel" w:date="2025-12-11T09:59:00Z" w16du:dateUtc="2025-12-11T07:59:00Z">
        <w:r w:rsidR="00751C59" w:rsidRPr="000C186A" w:rsidDel="00A5561E">
          <w:rPr>
            <w:rFonts w:ascii="Arial" w:hAnsi="Arial" w:cs="Arial"/>
            <w:color w:val="000000" w:themeColor="text1"/>
          </w:rPr>
          <w:delText>d</w:delText>
        </w:r>
        <w:r w:rsidRPr="000C186A" w:rsidDel="00A5561E">
          <w:rPr>
            <w:rFonts w:ascii="Arial" w:hAnsi="Arial" w:cs="Arial"/>
            <w:color w:val="000000" w:themeColor="text1"/>
          </w:rPr>
          <w:delText>. This</w:delText>
        </w:r>
      </w:del>
      <w:r w:rsidRPr="000C186A">
        <w:rPr>
          <w:rFonts w:ascii="Arial" w:hAnsi="Arial" w:cs="Arial"/>
          <w:color w:val="000000" w:themeColor="text1"/>
        </w:rPr>
        <w:t xml:space="preserve"> </w:t>
      </w:r>
      <w:ins w:id="26" w:author="Du Plessis, Daniel" w:date="2025-12-11T10:00:00Z" w16du:dateUtc="2025-12-11T08:00:00Z">
        <w:r w:rsidR="00A5561E">
          <w:rPr>
            <w:rFonts w:ascii="Arial" w:hAnsi="Arial" w:cs="Arial"/>
            <w:color w:val="000000" w:themeColor="text1"/>
          </w:rPr>
          <w:t xml:space="preserve"> that this</w:t>
        </w:r>
        <w:r w:rsidR="007E51ED">
          <w:rPr>
            <w:rFonts w:ascii="Arial" w:hAnsi="Arial" w:cs="Arial"/>
            <w:color w:val="000000" w:themeColor="text1"/>
          </w:rPr>
          <w:t xml:space="preserve"> </w:t>
        </w:r>
      </w:ins>
      <w:r w:rsidRPr="000C186A">
        <w:rPr>
          <w:rFonts w:ascii="Arial" w:hAnsi="Arial" w:cs="Arial"/>
          <w:color w:val="000000" w:themeColor="text1"/>
        </w:rPr>
        <w:t xml:space="preserve">operational window allows the malware to establish a connection to its Command &amp; Control (C&amp;C) servers to download additional malicious code </w:t>
      </w:r>
      <w:r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&lt;EndNote&gt;&lt;Cite&gt;&lt;Author&gt;Knöchel&lt;/Author&gt;&lt;Year&gt;2024&lt;/Year&gt;&lt;RecNum&gt;85&lt;/RecNum&gt;&lt;DisplayText&gt;(Knöchel and Karius 2024)&lt;/DisplayText&gt;&lt;record&gt;&lt;rec-number&gt;85&lt;/rec-number&gt;&lt;foreign-keys&gt;&lt;key app="EN" db-id="vr22xts9l0dte4e5w54va9z5xst0ra5ewttv" timestamp="1747856010"&gt;85&lt;/key&gt;&lt;/foreign-keys&gt;&lt;ref-type name="Conference Proceedings"&gt;10&lt;/ref-type&gt;&lt;contributors&gt;&lt;authors&gt;&lt;author&gt;Knöchel, Mandy&lt;/author&gt;&lt;author&gt;Karius, Sebastian&lt;/author&gt;&lt;/authors&gt;&lt;/contributors&gt;&lt;titles&gt;&lt;title&gt;Text Steganography Methods and their Influence in Malware: A Comprehensive Overview and Evaluation&lt;/title&gt;&lt;secondary-title&gt;Proceedings of the 2024 ACM Workshop on Information Hiding and Multimedia Security&lt;/secondary-title&gt;&lt;/titles&gt;&lt;pages&gt;113-124&lt;/pages&gt;&lt;dates&gt;&lt;year&gt;2024&lt;/year&gt;&lt;/dates&gt;&lt;urls&gt;&lt;/urls&gt;&lt;/record&gt;&lt;/Cite&gt;&lt;/EndNote&gt;</w:instrText>
      </w:r>
      <w:r w:rsidRPr="000C186A">
        <w:rPr>
          <w:rFonts w:ascii="Arial" w:hAnsi="Arial" w:cs="Arial"/>
          <w:color w:val="000000" w:themeColor="text1"/>
        </w:rPr>
        <w:fldChar w:fldCharType="separate"/>
      </w:r>
      <w:r w:rsidR="00122BC7" w:rsidRPr="000C186A">
        <w:rPr>
          <w:rFonts w:ascii="Arial" w:hAnsi="Arial" w:cs="Arial"/>
          <w:color w:val="000000" w:themeColor="text1"/>
        </w:rPr>
        <w:t>(Knöchel and Karius 2024)</w:t>
      </w:r>
      <w:r w:rsidRPr="000C186A">
        <w:rPr>
          <w:rFonts w:ascii="Arial" w:hAnsi="Arial" w:cs="Arial"/>
          <w:color w:val="000000" w:themeColor="text1"/>
        </w:rPr>
        <w:fldChar w:fldCharType="end"/>
      </w:r>
      <w:r w:rsidR="00751C59" w:rsidRPr="000C186A">
        <w:rPr>
          <w:rFonts w:ascii="Arial" w:hAnsi="Arial" w:cs="Arial"/>
          <w:color w:val="000000" w:themeColor="text1"/>
        </w:rPr>
        <w:t xml:space="preserve"> and attackers often take advantage of this delay to quietly steal sensitive information, using steganographic methods to move files or confidential company data out of the organization without being noticed</w:t>
      </w:r>
      <w:r w:rsidRPr="000C186A">
        <w:rPr>
          <w:rFonts w:ascii="Arial" w:hAnsi="Arial" w:cs="Arial"/>
          <w:color w:val="000000" w:themeColor="text1"/>
        </w:rPr>
        <w:t xml:space="preserve"> </w:t>
      </w:r>
      <w:r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&lt;EndNote&gt;&lt;Cite&gt;&lt;Author&gt;Frith&lt;/Author&gt;&lt;Year&gt;2007&lt;/Year&gt;&lt;RecNum&gt;168&lt;/RecNum&gt;&lt;DisplayText&gt;(Frith 2007)&lt;/DisplayText&gt;&lt;record&gt;&lt;rec-number&gt;168&lt;/rec-number&gt;&lt;foreign-keys&gt;&lt;key app="EN" db-id="vr22xts9l0dte4e5w54va9z5xst0ra5ewttv" timestamp="1758487819"&gt;168&lt;/key&gt;&lt;/foreign-keys&gt;&lt;ref-type name="Journal Article"&gt;17&lt;/ref-type&gt;&lt;contributors&gt;&lt;authors&gt;&lt;author&gt;Frith, David&lt;/author&gt;&lt;/authors&gt;&lt;/contributors&gt;&lt;titles&gt;&lt;title&gt;Steganography approaches, options, and implications&lt;/title&gt;&lt;secondary-title&gt;Network Security&lt;/secondary-title&gt;&lt;/titles&gt;&lt;periodical&gt;&lt;full-title&gt;Network Security&lt;/full-title&gt;&lt;/periodical&gt;&lt;pages&gt;4-7&lt;/pages&gt;&lt;volume&gt;2007&lt;/volume&gt;&lt;number&gt;8&lt;/number&gt;&lt;dates&gt;&lt;year&gt;2007&lt;/year&gt;&lt;/dates&gt;&lt;isbn&gt;1353-4858&lt;/isbn&gt;&lt;urls&gt;&lt;/urls&gt;&lt;/record&gt;&lt;/Cite&gt;&lt;/EndNote&gt;</w:instrText>
      </w:r>
      <w:r w:rsidRPr="000C186A">
        <w:rPr>
          <w:rFonts w:ascii="Arial" w:hAnsi="Arial" w:cs="Arial"/>
          <w:color w:val="000000" w:themeColor="text1"/>
        </w:rPr>
        <w:fldChar w:fldCharType="separate"/>
      </w:r>
      <w:r w:rsidR="00122BC7" w:rsidRPr="000C186A">
        <w:rPr>
          <w:rFonts w:ascii="Arial" w:hAnsi="Arial" w:cs="Arial"/>
          <w:color w:val="000000" w:themeColor="text1"/>
        </w:rPr>
        <w:t>(Frith 2007)</w:t>
      </w:r>
      <w:r w:rsidRPr="000C186A">
        <w:rPr>
          <w:rFonts w:ascii="Arial" w:hAnsi="Arial" w:cs="Arial"/>
          <w:color w:val="000000" w:themeColor="text1"/>
        </w:rPr>
        <w:fldChar w:fldCharType="end"/>
      </w:r>
      <w:r w:rsidRPr="000C186A">
        <w:rPr>
          <w:rFonts w:ascii="Arial" w:hAnsi="Arial" w:cs="Arial"/>
          <w:color w:val="000000" w:themeColor="text1"/>
        </w:rPr>
        <w:t xml:space="preserve">. Because the malicious activity only commences after the payload is extracted from its benign-looking carrier, </w:t>
      </w:r>
      <w:r w:rsidR="00167054" w:rsidRPr="000C186A">
        <w:rPr>
          <w:rFonts w:ascii="Arial" w:hAnsi="Arial" w:cs="Arial"/>
          <w:color w:val="000000" w:themeColor="text1"/>
        </w:rPr>
        <w:t>behaviour</w:t>
      </w:r>
      <w:r w:rsidRPr="000C186A">
        <w:rPr>
          <w:rFonts w:ascii="Arial" w:hAnsi="Arial" w:cs="Arial"/>
          <w:color w:val="000000" w:themeColor="text1"/>
        </w:rPr>
        <w:t>-based detection systems are placed at a disadvantage, reacting to the attack only after the initial infiltration has succeeded</w:t>
      </w:r>
      <w:r w:rsidR="00751C59" w:rsidRPr="000C186A">
        <w:rPr>
          <w:rFonts w:ascii="Arial" w:hAnsi="Arial" w:cs="Arial"/>
          <w:color w:val="000000" w:themeColor="text1"/>
        </w:rPr>
        <w:t xml:space="preserve"> </w:t>
      </w:r>
      <w:r w:rsidR="00751C59" w:rsidRPr="000C186A">
        <w:rPr>
          <w:rFonts w:ascii="Arial" w:hAnsi="Arial" w:cs="Arial"/>
          <w:color w:val="000000" w:themeColor="text1"/>
        </w:rPr>
        <w:fldChar w:fldCharType="begin"/>
      </w:r>
      <w:r w:rsidR="00751C59" w:rsidRPr="000C186A">
        <w:rPr>
          <w:rFonts w:ascii="Arial" w:hAnsi="Arial" w:cs="Arial"/>
          <w:color w:val="000000" w:themeColor="text1"/>
        </w:rPr>
        <w:instrText xml:space="preserve"> ADDIN EN.CITE &lt;EndNote&gt;&lt;Cite&gt;&lt;Author&gt;Frith&lt;/Author&gt;&lt;Year&gt;2007&lt;/Year&gt;&lt;RecNum&gt;168&lt;/RecNum&gt;&lt;DisplayText&gt;(Frith 2007)&lt;/DisplayText&gt;&lt;record&gt;&lt;rec-number&gt;168&lt;/rec-number&gt;&lt;foreign-keys&gt;&lt;key app="EN" db-id="vr22xts9l0dte4e5w54va9z5xst0ra5ewttv" timestamp="1758487819"&gt;168&lt;/key&gt;&lt;/foreign-keys&gt;&lt;ref-type name="Journal Article"&gt;17&lt;/ref-type&gt;&lt;contributors&gt;&lt;authors&gt;&lt;author&gt;Frith, David&lt;/author&gt;&lt;/authors&gt;&lt;/contributors&gt;&lt;titles&gt;&lt;title&gt;Steganography approaches, options, and implications&lt;/title&gt;&lt;secondary-title&gt;Network Security&lt;/secondary-title&gt;&lt;/titles&gt;&lt;periodical&gt;&lt;full-title&gt;Network Security&lt;/full-title&gt;&lt;/periodical&gt;&lt;pages&gt;4-7&lt;/pages&gt;&lt;volume&gt;2007&lt;/volume&gt;&lt;number&gt;8&lt;/number&gt;&lt;dates&gt;&lt;year&gt;2007&lt;/year&gt;&lt;/dates&gt;&lt;isbn&gt;1353-4858&lt;/isbn&gt;&lt;urls&gt;&lt;/urls&gt;&lt;/record&gt;&lt;/Cite&gt;&lt;/EndNote&gt;</w:instrText>
      </w:r>
      <w:r w:rsidR="00751C59" w:rsidRPr="000C186A">
        <w:rPr>
          <w:rFonts w:ascii="Arial" w:hAnsi="Arial" w:cs="Arial"/>
          <w:color w:val="000000" w:themeColor="text1"/>
        </w:rPr>
        <w:fldChar w:fldCharType="separate"/>
      </w:r>
      <w:r w:rsidR="00751C59" w:rsidRPr="000C186A">
        <w:rPr>
          <w:rFonts w:ascii="Arial" w:hAnsi="Arial" w:cs="Arial"/>
          <w:color w:val="000000" w:themeColor="text1"/>
        </w:rPr>
        <w:t>(Frith 2007)</w:t>
      </w:r>
      <w:r w:rsidR="00751C59" w:rsidRPr="000C186A">
        <w:rPr>
          <w:rFonts w:ascii="Arial" w:hAnsi="Arial" w:cs="Arial"/>
          <w:color w:val="000000" w:themeColor="text1"/>
        </w:rPr>
        <w:fldChar w:fldCharType="end"/>
      </w:r>
      <w:r w:rsidRPr="000C186A">
        <w:rPr>
          <w:rFonts w:ascii="Arial" w:hAnsi="Arial" w:cs="Arial"/>
          <w:color w:val="000000" w:themeColor="text1"/>
        </w:rPr>
        <w:t>.</w:t>
      </w:r>
      <w:r w:rsidR="00F15180" w:rsidRPr="000C186A">
        <w:rPr>
          <w:rFonts w:ascii="Arial" w:hAnsi="Arial" w:cs="Arial"/>
          <w:color w:val="000000" w:themeColor="text1"/>
        </w:rPr>
        <w:t xml:space="preserve"> </w:t>
      </w:r>
    </w:p>
    <w:p w14:paraId="32FDB95D" w14:textId="77777777" w:rsidR="00B64C9A" w:rsidRPr="000C186A" w:rsidRDefault="00B64C9A" w:rsidP="001D12FE">
      <w:pPr>
        <w:jc w:val="both"/>
        <w:rPr>
          <w:rFonts w:ascii="Arial" w:hAnsi="Arial" w:cs="Arial"/>
          <w:color w:val="000000" w:themeColor="text1"/>
        </w:rPr>
      </w:pPr>
    </w:p>
    <w:p w14:paraId="4885AEC6" w14:textId="5B852609" w:rsidR="00635629" w:rsidRPr="000C186A" w:rsidRDefault="001548DE" w:rsidP="001D12FE">
      <w:pPr>
        <w:pStyle w:val="Heading1"/>
        <w:jc w:val="both"/>
        <w:rPr>
          <w:rFonts w:ascii="Arial" w:hAnsi="Arial" w:cs="Arial"/>
          <w:color w:val="000000" w:themeColor="text1"/>
          <w:sz w:val="28"/>
          <w:szCs w:val="28"/>
        </w:rPr>
      </w:pPr>
      <w:bookmarkStart w:id="27" w:name="_Toc213429862"/>
      <w:r w:rsidRPr="000C186A">
        <w:rPr>
          <w:rFonts w:ascii="Arial" w:hAnsi="Arial" w:cs="Arial"/>
          <w:color w:val="000000" w:themeColor="text1"/>
          <w:sz w:val="28"/>
          <w:szCs w:val="28"/>
        </w:rPr>
        <w:t xml:space="preserve">2.4. </w:t>
      </w:r>
      <w:r w:rsidR="00EC51CB" w:rsidRPr="000C186A">
        <w:rPr>
          <w:rFonts w:ascii="Arial" w:hAnsi="Arial" w:cs="Arial"/>
          <w:color w:val="000000" w:themeColor="text1"/>
          <w:sz w:val="28"/>
          <w:szCs w:val="28"/>
        </w:rPr>
        <w:t>Detection Challenges for Steganographic Malware</w:t>
      </w:r>
      <w:bookmarkEnd w:id="27"/>
    </w:p>
    <w:p w14:paraId="19CC7D41" w14:textId="77777777" w:rsidR="00573FBC" w:rsidRPr="000C186A" w:rsidRDefault="00573FBC" w:rsidP="001D12FE">
      <w:pPr>
        <w:jc w:val="both"/>
        <w:rPr>
          <w:rFonts w:ascii="Arial" w:hAnsi="Arial" w:cs="Arial"/>
          <w:color w:val="000000" w:themeColor="text1"/>
        </w:rPr>
      </w:pPr>
      <w:r w:rsidRPr="000C186A">
        <w:rPr>
          <w:rFonts w:ascii="Arial" w:hAnsi="Arial" w:cs="Arial"/>
          <w:color w:val="000000" w:themeColor="text1"/>
        </w:rPr>
        <w:t xml:space="preserve">Steganography can be used </w:t>
      </w:r>
      <w:r w:rsidR="00A11DE4" w:rsidRPr="000C186A">
        <w:rPr>
          <w:rFonts w:ascii="Arial" w:hAnsi="Arial" w:cs="Arial"/>
          <w:color w:val="000000" w:themeColor="text1"/>
        </w:rPr>
        <w:t>to secretly share the data for legitimate purpose</w:t>
      </w:r>
      <w:r w:rsidRPr="000C186A">
        <w:rPr>
          <w:rFonts w:ascii="Arial" w:hAnsi="Arial" w:cs="Arial"/>
          <w:color w:val="000000" w:themeColor="text1"/>
        </w:rPr>
        <w:t xml:space="preserve"> such as digital watermarking, privacy-preserving communication, and copyright protection </w:t>
      </w:r>
      <w:r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&lt;EndNote&gt;&lt;Cite&gt;&lt;Author&gt;Bamanga&lt;/Author&gt;&lt;Year&gt;2024&lt;/Year&gt;&lt;RecNum&gt;68&lt;/RecNum&gt;&lt;DisplayText&gt;(Bamanga and Babando 2024)&lt;/DisplayText&gt;&lt;record&gt;&lt;rec-number&gt;68&lt;/rec-number&gt;&lt;foreign-keys&gt;&lt;key app="EN" db-id="vr22xts9l0dte4e5w54va9z5xst0ra5ewttv" timestamp="1744140875"&gt;68&lt;/key&gt;&lt;/foreign-keys&gt;&lt;ref-type name="Journal Article"&gt;17&lt;/ref-type&gt;&lt;contributors&gt;&lt;authors&gt;&lt;author&gt;Bamanga, Mahmud Ahmad&lt;/author&gt;&lt;author&gt;Babando, Aliyu Kamalu&lt;/author&gt;&lt;/authors&gt;&lt;/contributors&gt;&lt;titles&gt;&lt;title&gt;Recent Advances in Steganography&lt;/title&gt;&lt;secondary-title&gt;Steganography-The Art of Hiding Information: The Art of Hiding Information&lt;/secondary-title&gt;&lt;/titles&gt;&lt;periodical&gt;&lt;full-title&gt;Steganography-The Art of Hiding Information: The Art of Hiding Information&lt;/full-title&gt;&lt;/periodical&gt;&lt;pages&gt;23&lt;/pages&gt;&lt;dates&gt;&lt;year&gt;2024&lt;/year&gt;&lt;/dates&gt;&lt;isbn&gt;0854669027&lt;/isbn&gt;&lt;urls&gt;&lt;/urls&gt;&lt;/record&gt;&lt;/Cite&gt;&lt;/EndNote&gt;</w:instrText>
      </w:r>
      <w:r w:rsidRPr="000C186A">
        <w:rPr>
          <w:rFonts w:ascii="Arial" w:hAnsi="Arial" w:cs="Arial"/>
          <w:color w:val="000000" w:themeColor="text1"/>
        </w:rPr>
        <w:fldChar w:fldCharType="separate"/>
      </w:r>
      <w:r w:rsidRPr="000C186A">
        <w:rPr>
          <w:rFonts w:ascii="Arial" w:hAnsi="Arial" w:cs="Arial"/>
          <w:noProof/>
          <w:color w:val="000000" w:themeColor="text1"/>
        </w:rPr>
        <w:t>(Bamanga and Babando 2024)</w:t>
      </w:r>
      <w:r w:rsidRPr="000C186A">
        <w:rPr>
          <w:rFonts w:ascii="Arial" w:hAnsi="Arial" w:cs="Arial"/>
          <w:color w:val="000000" w:themeColor="text1"/>
        </w:rPr>
        <w:fldChar w:fldCharType="end"/>
      </w:r>
      <w:r w:rsidR="00A11DE4" w:rsidRPr="000C186A">
        <w:rPr>
          <w:rFonts w:ascii="Arial" w:hAnsi="Arial" w:cs="Arial"/>
          <w:color w:val="000000" w:themeColor="text1"/>
        </w:rPr>
        <w:t xml:space="preserve">, but adversaries </w:t>
      </w:r>
      <w:r w:rsidRPr="000C186A">
        <w:rPr>
          <w:rFonts w:ascii="Arial" w:hAnsi="Arial" w:cs="Arial"/>
          <w:color w:val="000000" w:themeColor="text1"/>
        </w:rPr>
        <w:t>increasingly misuse these same techniques to conceal malicious payloads and evade detection mechanisms</w:t>
      </w:r>
      <w:r w:rsidR="00A11DE4" w:rsidRPr="000C186A">
        <w:rPr>
          <w:rFonts w:ascii="Arial" w:hAnsi="Arial" w:cs="Arial"/>
          <w:color w:val="000000" w:themeColor="text1"/>
        </w:rPr>
        <w:t xml:space="preserve"> </w:t>
      </w:r>
      <w:r w:rsidR="00A11DE4"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&lt;EndNote&gt;&lt;Cite&gt;&lt;Author&gt;Chaganti&lt;/Author&gt;&lt;Year&gt;2021&lt;/Year&gt;&lt;RecNum&gt;174&lt;/RecNum&gt;&lt;DisplayText&gt;(Chaganti, et al. 2021)&lt;/DisplayText&gt;&lt;record&gt;&lt;rec-number&gt;174&lt;/rec-number&gt;&lt;foreign-keys&gt;&lt;key app="EN" db-id="vr22xts9l0dte4e5w54va9z5xst0ra5ewttv" timestamp="1758532111"&gt;174&lt;/key&gt;&lt;/foreign-keys&gt;&lt;ref-type name="Journal Article"&gt;17&lt;/ref-type&gt;&lt;contributors&gt;&lt;authors&gt;&lt;author&gt;Chaganti, Rajasekhar&lt;/author&gt;&lt;author&gt;Ravi, Vinayakumar&lt;/author&gt;&lt;author&gt;Alazab, Mamoun&lt;/author&gt;&lt;author&gt;Pham, Tuan D&lt;/author&gt;&lt;/authors&gt;&lt;/contributors&gt;&lt;titles&gt;&lt;title&gt;Stegomalware: A systematic survey of MalwareHiding and detection in images, machine LearningModels and research challenges&lt;/title&gt;&lt;secondary-title&gt;arXiv preprint arXiv:2110.02504&lt;/secondary-title&gt;&lt;/titles&gt;&lt;periodical&gt;&lt;full-title&gt;arXiv preprint arXiv:2110.02504&lt;/full-title&gt;&lt;/periodical&gt;&lt;dates&gt;&lt;year&gt;2021&lt;/year&gt;&lt;/dates&gt;&lt;urls&gt;&lt;/urls&gt;&lt;/record&gt;&lt;/Cite&gt;&lt;/EndNote&gt;</w:instrText>
      </w:r>
      <w:r w:rsidR="00A11DE4" w:rsidRPr="000C186A">
        <w:rPr>
          <w:rFonts w:ascii="Arial" w:hAnsi="Arial" w:cs="Arial"/>
          <w:color w:val="000000" w:themeColor="text1"/>
        </w:rPr>
        <w:fldChar w:fldCharType="separate"/>
      </w:r>
      <w:r w:rsidR="00122BC7" w:rsidRPr="000C186A">
        <w:rPr>
          <w:rFonts w:ascii="Arial" w:hAnsi="Arial" w:cs="Arial"/>
          <w:color w:val="000000" w:themeColor="text1"/>
        </w:rPr>
        <w:t>(Chaganti, et al. 2021)</w:t>
      </w:r>
      <w:r w:rsidR="00A11DE4" w:rsidRPr="000C186A">
        <w:rPr>
          <w:rFonts w:ascii="Arial" w:hAnsi="Arial" w:cs="Arial"/>
          <w:color w:val="000000" w:themeColor="text1"/>
        </w:rPr>
        <w:fldChar w:fldCharType="end"/>
      </w:r>
      <w:r w:rsidR="00A11DE4" w:rsidRPr="000C186A">
        <w:rPr>
          <w:rFonts w:ascii="Arial" w:hAnsi="Arial" w:cs="Arial"/>
          <w:color w:val="000000" w:themeColor="text1"/>
        </w:rPr>
        <w:t>.</w:t>
      </w:r>
      <w:r w:rsidR="001D12FE" w:rsidRPr="000C186A">
        <w:rPr>
          <w:rFonts w:ascii="Arial" w:hAnsi="Arial" w:cs="Arial"/>
          <w:color w:val="000000" w:themeColor="text1"/>
        </w:rPr>
        <w:t xml:space="preserve"> </w:t>
      </w:r>
      <w:r w:rsidRPr="000C186A">
        <w:rPr>
          <w:rFonts w:ascii="Arial" w:hAnsi="Arial" w:cs="Arial"/>
          <w:color w:val="000000" w:themeColor="text1"/>
        </w:rPr>
        <w:t>Identifying these</w:t>
      </w:r>
      <w:r w:rsidR="001D12FE" w:rsidRPr="000C186A">
        <w:rPr>
          <w:rFonts w:ascii="Arial" w:hAnsi="Arial" w:cs="Arial"/>
          <w:color w:val="000000" w:themeColor="text1"/>
        </w:rPr>
        <w:t xml:space="preserve"> kind of stegomalware is especially difficult for security systems because the hidden data blends in well that it looks just like the harmless content of the original file</w:t>
      </w:r>
      <w:r w:rsidR="00A11DE4" w:rsidRPr="000C186A">
        <w:rPr>
          <w:rFonts w:ascii="Arial" w:hAnsi="Arial" w:cs="Arial"/>
          <w:color w:val="000000" w:themeColor="text1"/>
        </w:rPr>
        <w:t xml:space="preserve"> </w:t>
      </w:r>
      <w:r w:rsidR="001D12FE" w:rsidRPr="000C186A">
        <w:rPr>
          <w:rFonts w:ascii="Arial" w:hAnsi="Arial" w:cs="Arial"/>
          <w:color w:val="000000" w:themeColor="text1"/>
        </w:rPr>
        <w:fldChar w:fldCharType="begin"/>
      </w:r>
      <w:r w:rsidR="001D12FE" w:rsidRPr="000C186A">
        <w:rPr>
          <w:rFonts w:ascii="Arial" w:hAnsi="Arial" w:cs="Arial"/>
          <w:color w:val="000000" w:themeColor="text1"/>
        </w:rPr>
        <w:instrText xml:space="preserve"> ADDIN EN.CITE &lt;EndNote&gt;&lt;Cite&gt;&lt;Author&gt;Alazab&lt;/Author&gt;&lt;Year&gt;2023&lt;/Year&gt;&lt;RecNum&gt;70&lt;/RecNum&gt;&lt;DisplayText&gt;(Alazab and Pham 2023)&lt;/DisplayText&gt;&lt;record&gt;&lt;rec-number&gt;70&lt;/rec-number&gt;&lt;foreign-keys&gt;&lt;key app="EN" db-id="vr22xts9l0dte4e5w54va9z5xst0ra5ewttv" timestamp="1744141356"&gt;70&lt;/key&gt;&lt;/foreign-keys&gt;&lt;ref-type name="Journal Article"&gt;17&lt;/ref-type&gt;&lt;contributors&gt;&lt;authors&gt;&lt;author&gt;Alazab, Mamoun&lt;/author&gt;&lt;author&gt;Pham, Tuan&lt;/author&gt;&lt;/authors&gt;&lt;/contributors&gt;&lt;titles&gt;&lt;title&gt;Stegomalware: A Systematic Survey of Malware Hiding and Detection in Images, Machine Learning Models and Research Challenges&lt;/title&gt;&lt;secondary-title&gt;Authorea Preprints&lt;/secondary-title&gt;&lt;/titles&gt;&lt;periodical&gt;&lt;full-title&gt;Authorea Preprints&lt;/full-title&gt;&lt;/periodical&gt;&lt;dates&gt;&lt;year&gt;2023&lt;/year&gt;&lt;/dates&gt;&lt;urls&gt;&lt;/urls&gt;&lt;/record&gt;&lt;/Cite&gt;&lt;/EndNote&gt;</w:instrText>
      </w:r>
      <w:r w:rsidR="001D12FE" w:rsidRPr="000C186A">
        <w:rPr>
          <w:rFonts w:ascii="Arial" w:hAnsi="Arial" w:cs="Arial"/>
          <w:color w:val="000000" w:themeColor="text1"/>
        </w:rPr>
        <w:fldChar w:fldCharType="separate"/>
      </w:r>
      <w:r w:rsidR="001D12FE" w:rsidRPr="000C186A">
        <w:rPr>
          <w:rFonts w:ascii="Arial" w:hAnsi="Arial" w:cs="Arial"/>
          <w:color w:val="000000" w:themeColor="text1"/>
        </w:rPr>
        <w:t>(Alazab and Pham 2023)</w:t>
      </w:r>
      <w:r w:rsidR="001D12FE" w:rsidRPr="000C186A">
        <w:rPr>
          <w:rFonts w:ascii="Arial" w:hAnsi="Arial" w:cs="Arial"/>
          <w:color w:val="000000" w:themeColor="text1"/>
        </w:rPr>
        <w:fldChar w:fldCharType="end"/>
      </w:r>
      <w:r w:rsidR="001D12FE" w:rsidRPr="000C186A">
        <w:rPr>
          <w:rFonts w:ascii="Arial" w:hAnsi="Arial" w:cs="Arial"/>
          <w:color w:val="000000" w:themeColor="text1"/>
        </w:rPr>
        <w:t xml:space="preserve">. </w:t>
      </w:r>
    </w:p>
    <w:p w14:paraId="5DD5EFDF" w14:textId="011D8F42" w:rsidR="00A11DE4" w:rsidRPr="000C186A" w:rsidRDefault="001D12FE" w:rsidP="001D12FE">
      <w:pPr>
        <w:jc w:val="both"/>
        <w:rPr>
          <w:rFonts w:ascii="Arial" w:hAnsi="Arial" w:cs="Arial"/>
          <w:color w:val="000000" w:themeColor="text1"/>
        </w:rPr>
      </w:pPr>
      <w:r w:rsidRPr="000C186A">
        <w:rPr>
          <w:rFonts w:ascii="Arial" w:hAnsi="Arial" w:cs="Arial"/>
          <w:color w:val="000000" w:themeColor="text1"/>
        </w:rPr>
        <w:t xml:space="preserve">Data can be hidden in </w:t>
      </w:r>
      <w:r w:rsidR="00573FBC" w:rsidRPr="000C186A">
        <w:rPr>
          <w:rFonts w:ascii="Arial" w:hAnsi="Arial" w:cs="Arial"/>
          <w:color w:val="000000" w:themeColor="text1"/>
        </w:rPr>
        <w:t>multiple levels,</w:t>
      </w:r>
      <w:r w:rsidRPr="000C186A">
        <w:rPr>
          <w:rFonts w:ascii="Arial" w:hAnsi="Arial" w:cs="Arial"/>
          <w:color w:val="000000" w:themeColor="text1"/>
        </w:rPr>
        <w:t xml:space="preserve"> </w:t>
      </w:r>
      <w:r w:rsidR="00573FBC" w:rsidRPr="000C186A">
        <w:rPr>
          <w:rFonts w:ascii="Arial" w:hAnsi="Arial" w:cs="Arial"/>
          <w:color w:val="000000" w:themeColor="text1"/>
        </w:rPr>
        <w:t>from imperceptible pixel-level modifications in images to small semantic manipulations in AI-generated text, audio, and video,</w:t>
      </w:r>
      <w:r w:rsidRPr="000C186A">
        <w:rPr>
          <w:rFonts w:ascii="Arial" w:hAnsi="Arial" w:cs="Arial"/>
          <w:color w:val="000000" w:themeColor="text1"/>
        </w:rPr>
        <w:t xml:space="preserve"> making </w:t>
      </w:r>
      <w:r w:rsidRPr="000C186A">
        <w:rPr>
          <w:rFonts w:ascii="Arial" w:hAnsi="Arial" w:cs="Arial"/>
          <w:color w:val="000000" w:themeColor="text1"/>
        </w:rPr>
        <w:lastRenderedPageBreak/>
        <w:t xml:space="preserve">it hard for </w:t>
      </w:r>
      <w:r w:rsidR="00573FBC" w:rsidRPr="000C186A">
        <w:rPr>
          <w:rFonts w:ascii="Arial" w:hAnsi="Arial" w:cs="Arial"/>
          <w:color w:val="000000" w:themeColor="text1"/>
        </w:rPr>
        <w:t>conventional antivirus</w:t>
      </w:r>
      <w:r w:rsidRPr="000C186A">
        <w:rPr>
          <w:rFonts w:ascii="Arial" w:hAnsi="Arial" w:cs="Arial"/>
          <w:color w:val="000000" w:themeColor="text1"/>
        </w:rPr>
        <w:t xml:space="preserve"> and steganalysis tools to detect </w:t>
      </w:r>
      <w:r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&lt;EndNote&gt;&lt;Cite&gt;&lt;Author&gt;Luo&lt;/Author&gt;&lt;Year&gt;2024&lt;/Year&gt;&lt;RecNum&gt;148&lt;/RecNum&gt;&lt;DisplayText&gt;(Luo, et al. 2024)&lt;/DisplayText&gt;&lt;record&gt;&lt;rec-number&gt;148&lt;/rec-number&gt;&lt;foreign-keys&gt;&lt;key app="EN" db-id="vr22xts9l0dte4e5w54va9z5xst0ra5ewttv" timestamp="1758369778"&gt;148&lt;/key&gt;&lt;/foreign-keys&gt;&lt;ref-type name="Journal Article"&gt;17&lt;/ref-type&gt;&lt;contributors&gt;&lt;authors&gt;&lt;author&gt;Luo, Weiqi&lt;/author&gt;&lt;author&gt;Wei, Kangkang&lt;/author&gt;&lt;author&gt;Li, Qiushi&lt;/author&gt;&lt;author&gt;Ye, Miaoxin&lt;/author&gt;&lt;author&gt;Tan, Shunquan&lt;/author&gt;&lt;author&gt;Tang, Weixuan&lt;/author&gt;&lt;author&gt;Huang, Jiwu&lt;/author&gt;&lt;/authors&gt;&lt;/contributors&gt;&lt;titles&gt;&lt;title&gt;A Comprehensive Survey of Digital Image Steganography and Steganalysis&lt;/title&gt;&lt;secondary-title&gt;APSIPA Transactions on Signal and Information Processing&lt;/secondary-title&gt;&lt;/titles&gt;&lt;periodical&gt;&lt;full-title&gt;APSIPA Transactions on Signal and Information Processing&lt;/full-title&gt;&lt;/periodical&gt;&lt;volume&gt;13&lt;/volume&gt;&lt;number&gt;1&lt;/number&gt;&lt;dates&gt;&lt;year&gt;2024&lt;/year&gt;&lt;/dates&gt;&lt;isbn&gt;2048-7703&lt;/isbn&gt;&lt;urls&gt;&lt;/urls&gt;&lt;/record&gt;&lt;/Cite&gt;&lt;/EndNote&gt;</w:instrText>
      </w:r>
      <w:r w:rsidRPr="000C186A">
        <w:rPr>
          <w:rFonts w:ascii="Arial" w:hAnsi="Arial" w:cs="Arial"/>
          <w:color w:val="000000" w:themeColor="text1"/>
        </w:rPr>
        <w:fldChar w:fldCharType="separate"/>
      </w:r>
      <w:r w:rsidRPr="000C186A">
        <w:rPr>
          <w:rFonts w:ascii="Arial" w:hAnsi="Arial" w:cs="Arial"/>
          <w:color w:val="000000" w:themeColor="text1"/>
        </w:rPr>
        <w:t>(Luo, et al. 2024)</w:t>
      </w:r>
      <w:r w:rsidRPr="000C186A">
        <w:rPr>
          <w:rFonts w:ascii="Arial" w:hAnsi="Arial" w:cs="Arial"/>
          <w:color w:val="000000" w:themeColor="text1"/>
        </w:rPr>
        <w:fldChar w:fldCharType="end"/>
      </w:r>
      <w:r w:rsidRPr="000C186A">
        <w:rPr>
          <w:rFonts w:ascii="Arial" w:hAnsi="Arial" w:cs="Arial"/>
          <w:color w:val="000000" w:themeColor="text1"/>
        </w:rPr>
        <w:t xml:space="preserve">. The wide variety of file types, encodings, and encryption methods </w:t>
      </w:r>
      <w:r w:rsidR="00573FBC" w:rsidRPr="000C186A">
        <w:rPr>
          <w:rFonts w:ascii="Arial" w:hAnsi="Arial" w:cs="Arial"/>
          <w:color w:val="000000" w:themeColor="text1"/>
        </w:rPr>
        <w:t>further expands the detection search space and increases both computational cost and false-positive rates</w:t>
      </w:r>
      <w:r w:rsidRPr="000C186A">
        <w:rPr>
          <w:rFonts w:ascii="Arial" w:hAnsi="Arial" w:cs="Arial"/>
          <w:color w:val="000000" w:themeColor="text1"/>
        </w:rPr>
        <w:t xml:space="preserve"> </w:t>
      </w:r>
      <w:r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&lt;EndNote&gt;&lt;Cite&gt;&lt;Author&gt;Sanjalawe&lt;/Author&gt;&lt;Year&gt;2025&lt;/Year&gt;&lt;RecNum&gt;192&lt;/RecNum&gt;&lt;DisplayText&gt;(Sanjalawe, et al. 2025)&lt;/DisplayText&gt;&lt;record&gt;&lt;rec-number&gt;192&lt;/rec-number&gt;&lt;foreign-keys&gt;&lt;key app="EN" db-id="vr22xts9l0dte4e5w54va9z5xst0ra5ewttv" timestamp="1762196671"&gt;192&lt;/key&gt;&lt;/foreign-keys&gt;&lt;ref-type name="Journal Article"&gt;17&lt;/ref-type&gt;&lt;contributors&gt;&lt;authors&gt;&lt;author&gt;Sanjalawe, Yousef&lt;/author&gt;&lt;author&gt;Al-E’mari, Salam&lt;/author&gt;&lt;author&gt;Fraihat, Salam&lt;/author&gt;&lt;author&gt;Abualhaj, Mosleh&lt;/author&gt;&lt;author&gt;Alzubi, Emran&lt;/author&gt;&lt;/authors&gt;&lt;/contributors&gt;&lt;titles&gt;&lt;title&gt;A deep learning-driven multi-layered steganographic approach for enhanced data security&lt;/title&gt;&lt;secondary-title&gt;Scientific Reports&lt;/secondary-title&gt;&lt;/titles&gt;&lt;periodical&gt;&lt;full-title&gt;Scientific Reports&lt;/full-title&gt;&lt;/periodical&gt;&lt;pages&gt;4761&lt;/pages&gt;&lt;volume&gt;15&lt;/volume&gt;&lt;number&gt;1&lt;/number&gt;&lt;dates&gt;&lt;year&gt;2025&lt;/year&gt;&lt;/dates&gt;&lt;isbn&gt;2045-2322&lt;/isbn&gt;&lt;urls&gt;&lt;/urls&gt;&lt;/record&gt;&lt;/Cite&gt;&lt;/EndNote&gt;</w:instrText>
      </w:r>
      <w:r w:rsidRPr="000C186A">
        <w:rPr>
          <w:rFonts w:ascii="Arial" w:hAnsi="Arial" w:cs="Arial"/>
          <w:color w:val="000000" w:themeColor="text1"/>
        </w:rPr>
        <w:fldChar w:fldCharType="separate"/>
      </w:r>
      <w:r w:rsidRPr="000C186A">
        <w:rPr>
          <w:rFonts w:ascii="Arial" w:hAnsi="Arial" w:cs="Arial"/>
          <w:color w:val="000000" w:themeColor="text1"/>
        </w:rPr>
        <w:t>(Sanjalawe, et al. 2025)</w:t>
      </w:r>
      <w:r w:rsidRPr="000C186A">
        <w:rPr>
          <w:rFonts w:ascii="Arial" w:hAnsi="Arial" w:cs="Arial"/>
          <w:color w:val="000000" w:themeColor="text1"/>
        </w:rPr>
        <w:fldChar w:fldCharType="end"/>
      </w:r>
      <w:r w:rsidR="00573FBC" w:rsidRPr="000C186A">
        <w:rPr>
          <w:rFonts w:ascii="Arial" w:hAnsi="Arial" w:cs="Arial"/>
          <w:color w:val="000000" w:themeColor="text1"/>
        </w:rPr>
        <w:t>.</w:t>
      </w:r>
      <w:r w:rsidRPr="000C186A">
        <w:rPr>
          <w:rFonts w:ascii="Arial" w:hAnsi="Arial" w:cs="Arial"/>
          <w:color w:val="000000" w:themeColor="text1"/>
        </w:rPr>
        <w:t xml:space="preserve"> </w:t>
      </w:r>
      <w:r w:rsidR="00573FBC" w:rsidRPr="000C186A">
        <w:rPr>
          <w:rFonts w:ascii="Arial" w:hAnsi="Arial" w:cs="Arial"/>
          <w:color w:val="000000" w:themeColor="text1"/>
        </w:rPr>
        <w:t>Thus, detecting steganographic malware demands approaches that can analyse large datasets and integrate statistical, behavioural, and intelligent anomaly-detection techniques</w:t>
      </w:r>
      <w:r w:rsidRPr="000C186A">
        <w:rPr>
          <w:rFonts w:ascii="Arial" w:hAnsi="Arial" w:cs="Arial"/>
          <w:color w:val="000000" w:themeColor="text1"/>
        </w:rPr>
        <w:t xml:space="preserve"> </w:t>
      </w:r>
      <w:r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&lt;EndNote&gt;&lt;Cite&gt;&lt;Author&gt;Wang&lt;/Author&gt;&lt;Year&gt;2023&lt;/Year&gt;&lt;RecNum&gt;193&lt;/RecNum&gt;&lt;DisplayText&gt;(Wang, et al. 2023)&lt;/DisplayText&gt;&lt;record&gt;&lt;rec-number&gt;193&lt;/rec-number&gt;&lt;foreign-keys&gt;&lt;key app="EN" db-id="vr22xts9l0dte4e5w54va9z5xst0ra5ewttv" timestamp="1762196737"&gt;193&lt;/key&gt;&lt;/foreign-keys&gt;&lt;ref-type name="Journal Article"&gt;17&lt;/ref-type&gt;&lt;contributors&gt;&lt;authors&gt;&lt;author&gt;Wang, Zihan&lt;/author&gt;&lt;author&gt;Byrnes, Olivia&lt;/author&gt;&lt;author&gt;Wang, Hu&lt;/author&gt;&lt;author&gt;Sun, Ruoxi&lt;/author&gt;&lt;author&gt;Ma, Congbo&lt;/author&gt;&lt;author&gt;Chen, Huaming&lt;/author&gt;&lt;author&gt;Wu, Qi&lt;/author&gt;&lt;author&gt;Xue, Minhui&lt;/author&gt;&lt;/authors&gt;&lt;/contributors&gt;&lt;titles&gt;&lt;title&gt;Data hiding with deep learning: A survey unifying digital watermarking and steganography&lt;/title&gt;&lt;secondary-title&gt;IEEE Transactions on Computational Social Systems&lt;/secondary-title&gt;&lt;/titles&gt;&lt;periodical&gt;&lt;full-title&gt;IEEE Transactions on Computational Social Systems&lt;/full-title&gt;&lt;/periodical&gt;&lt;pages&gt;2985-2999&lt;/pages&gt;&lt;volume&gt;10&lt;/volume&gt;&lt;number&gt;6&lt;/number&gt;&lt;dates&gt;&lt;year&gt;2023&lt;/year&gt;&lt;/dates&gt;&lt;isbn&gt;2329-924X&lt;/isbn&gt;&lt;urls&gt;&lt;/urls&gt;&lt;/record&gt;&lt;/Cite&gt;&lt;/EndNote&gt;</w:instrText>
      </w:r>
      <w:r w:rsidRPr="000C186A">
        <w:rPr>
          <w:rFonts w:ascii="Arial" w:hAnsi="Arial" w:cs="Arial"/>
          <w:color w:val="000000" w:themeColor="text1"/>
        </w:rPr>
        <w:fldChar w:fldCharType="separate"/>
      </w:r>
      <w:r w:rsidRPr="000C186A">
        <w:rPr>
          <w:rFonts w:ascii="Arial" w:hAnsi="Arial" w:cs="Arial"/>
          <w:color w:val="000000" w:themeColor="text1"/>
        </w:rPr>
        <w:t>(Wang, et al. 2023)</w:t>
      </w:r>
      <w:r w:rsidRPr="000C186A">
        <w:rPr>
          <w:rFonts w:ascii="Arial" w:hAnsi="Arial" w:cs="Arial"/>
          <w:color w:val="000000" w:themeColor="text1"/>
        </w:rPr>
        <w:fldChar w:fldCharType="end"/>
      </w:r>
      <w:r w:rsidRPr="000C186A">
        <w:rPr>
          <w:rFonts w:ascii="Arial" w:hAnsi="Arial" w:cs="Arial"/>
          <w:color w:val="000000" w:themeColor="text1"/>
        </w:rPr>
        <w:t>. This section looks at the main technical and practical challenges that make it difficult to reliably detect this growing steganography threat.</w:t>
      </w:r>
    </w:p>
    <w:p w14:paraId="55246A29" w14:textId="02F14C91" w:rsidR="00EC51CB" w:rsidRPr="000C186A" w:rsidRDefault="001548DE" w:rsidP="001D12FE">
      <w:pPr>
        <w:pStyle w:val="Heading2"/>
        <w:jc w:val="both"/>
        <w:rPr>
          <w:rFonts w:ascii="Arial" w:hAnsi="Arial" w:cs="Arial"/>
          <w:color w:val="000000" w:themeColor="text1"/>
          <w:sz w:val="28"/>
          <w:szCs w:val="28"/>
        </w:rPr>
      </w:pPr>
      <w:bookmarkStart w:id="28" w:name="_2.4.1._Ineffectiveness_of"/>
      <w:bookmarkStart w:id="29" w:name="_Toc213429863"/>
      <w:bookmarkEnd w:id="28"/>
      <w:r w:rsidRPr="000C186A">
        <w:rPr>
          <w:rFonts w:ascii="Arial" w:hAnsi="Arial" w:cs="Arial"/>
          <w:color w:val="000000" w:themeColor="text1"/>
          <w:sz w:val="28"/>
          <w:szCs w:val="28"/>
        </w:rPr>
        <w:t xml:space="preserve">2.4.1. </w:t>
      </w:r>
      <w:r w:rsidR="00EC51CB" w:rsidRPr="000C186A">
        <w:rPr>
          <w:rFonts w:ascii="Arial" w:hAnsi="Arial" w:cs="Arial"/>
          <w:color w:val="000000" w:themeColor="text1"/>
          <w:sz w:val="28"/>
          <w:szCs w:val="28"/>
        </w:rPr>
        <w:t>Ineffectiveness of Existing Tools</w:t>
      </w:r>
      <w:bookmarkEnd w:id="29"/>
    </w:p>
    <w:p w14:paraId="3B832472" w14:textId="70D29215" w:rsidR="00A11DE4" w:rsidRPr="000C186A" w:rsidRDefault="00AA1F80" w:rsidP="001D12FE">
      <w:pPr>
        <w:jc w:val="both"/>
        <w:rPr>
          <w:rFonts w:ascii="Arial" w:hAnsi="Arial" w:cs="Arial"/>
          <w:color w:val="000000" w:themeColor="text1"/>
        </w:rPr>
      </w:pPr>
      <w:r w:rsidRPr="000C186A">
        <w:rPr>
          <w:rFonts w:ascii="Arial" w:hAnsi="Arial" w:cs="Arial"/>
          <w:color w:val="000000" w:themeColor="text1"/>
        </w:rPr>
        <w:t xml:space="preserve">There </w:t>
      </w:r>
      <w:r w:rsidR="00F24EEF" w:rsidRPr="000C186A">
        <w:rPr>
          <w:rFonts w:ascii="Arial" w:hAnsi="Arial" w:cs="Arial"/>
          <w:color w:val="000000" w:themeColor="text1"/>
        </w:rPr>
        <w:t>has</w:t>
      </w:r>
      <w:r w:rsidRPr="000C186A">
        <w:rPr>
          <w:rFonts w:ascii="Arial" w:hAnsi="Arial" w:cs="Arial"/>
          <w:color w:val="000000" w:themeColor="text1"/>
        </w:rPr>
        <w:t xml:space="preserve"> been increasing use of security software </w:t>
      </w:r>
      <w:r w:rsidR="00F24EEF" w:rsidRPr="000C186A">
        <w:rPr>
          <w:rFonts w:ascii="Arial" w:hAnsi="Arial" w:cs="Arial"/>
          <w:color w:val="000000" w:themeColor="text1"/>
        </w:rPr>
        <w:t>such as</w:t>
      </w:r>
      <w:r w:rsidRPr="000C186A">
        <w:rPr>
          <w:rFonts w:ascii="Arial" w:hAnsi="Arial" w:cs="Arial"/>
          <w:color w:val="000000" w:themeColor="text1"/>
        </w:rPr>
        <w:t xml:space="preserve"> antivirus</w:t>
      </w:r>
      <w:r w:rsidR="00F24EEF" w:rsidRPr="000C186A">
        <w:rPr>
          <w:rFonts w:ascii="Arial" w:hAnsi="Arial" w:cs="Arial"/>
          <w:color w:val="000000" w:themeColor="text1"/>
        </w:rPr>
        <w:t xml:space="preserve"> (AV)</w:t>
      </w:r>
      <w:r w:rsidRPr="000C186A">
        <w:rPr>
          <w:rFonts w:ascii="Arial" w:hAnsi="Arial" w:cs="Arial"/>
          <w:color w:val="000000" w:themeColor="text1"/>
        </w:rPr>
        <w:t xml:space="preserve"> </w:t>
      </w:r>
      <w:r w:rsidR="00F24EEF" w:rsidRPr="000C186A">
        <w:rPr>
          <w:rFonts w:ascii="Arial" w:hAnsi="Arial" w:cs="Arial"/>
          <w:color w:val="000000" w:themeColor="text1"/>
        </w:rPr>
        <w:t>software which has improved the general resistance in systems</w:t>
      </w:r>
      <w:r w:rsidRPr="000C186A">
        <w:rPr>
          <w:rFonts w:ascii="Arial" w:hAnsi="Arial" w:cs="Arial"/>
          <w:color w:val="000000" w:themeColor="text1"/>
        </w:rPr>
        <w:t xml:space="preserve"> </w:t>
      </w:r>
      <w:r w:rsidR="002A3727"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&lt;EndNote&gt;&lt;Cite&gt;&lt;Author&gt;Knöchel&lt;/Author&gt;&lt;Year&gt;2024&lt;/Year&gt;&lt;RecNum&gt;85&lt;/RecNum&gt;&lt;DisplayText&gt;(Knöchel and Karius 2024)&lt;/DisplayText&gt;&lt;record&gt;&lt;rec-number&gt;85&lt;/rec-number&gt;&lt;foreign-keys&gt;&lt;key app="EN" db-id="vr22xts9l0dte4e5w54va9z5xst0ra5ewttv" timestamp="1747856010"&gt;85&lt;/key&gt;&lt;/foreign-keys&gt;&lt;ref-type name="Conference Proceedings"&gt;10&lt;/ref-type&gt;&lt;contributors&gt;&lt;authors&gt;&lt;author&gt;Knöchel, Mandy&lt;/author&gt;&lt;author&gt;Karius, Sebastian&lt;/author&gt;&lt;/authors&gt;&lt;/contributors&gt;&lt;titles&gt;&lt;title&gt;Text Steganography Methods and their Influence in Malware: A Comprehensive Overview and Evaluation&lt;/title&gt;&lt;secondary-title&gt;Proceedings of the 2024 ACM Workshop on Information Hiding and Multimedia Security&lt;/secondary-title&gt;&lt;/titles&gt;&lt;pages&gt;113-124&lt;/pages&gt;&lt;dates&gt;&lt;year&gt;2024&lt;/year&gt;&lt;/dates&gt;&lt;urls&gt;&lt;/urls&gt;&lt;/record&gt;&lt;/Cite&gt;&lt;/EndNote&gt;</w:instrText>
      </w:r>
      <w:r w:rsidR="002A3727" w:rsidRPr="000C186A">
        <w:rPr>
          <w:rFonts w:ascii="Arial" w:hAnsi="Arial" w:cs="Arial"/>
          <w:color w:val="000000" w:themeColor="text1"/>
        </w:rPr>
        <w:fldChar w:fldCharType="separate"/>
      </w:r>
      <w:r w:rsidR="00122BC7" w:rsidRPr="000C186A">
        <w:rPr>
          <w:rFonts w:ascii="Arial" w:hAnsi="Arial" w:cs="Arial"/>
          <w:color w:val="000000" w:themeColor="text1"/>
        </w:rPr>
        <w:t>(Knöchel and Karius 2024)</w:t>
      </w:r>
      <w:r w:rsidR="002A3727" w:rsidRPr="000C186A">
        <w:rPr>
          <w:rFonts w:ascii="Arial" w:hAnsi="Arial" w:cs="Arial"/>
          <w:color w:val="000000" w:themeColor="text1"/>
        </w:rPr>
        <w:fldChar w:fldCharType="end"/>
      </w:r>
      <w:r w:rsidRPr="000C186A">
        <w:rPr>
          <w:rFonts w:ascii="Arial" w:hAnsi="Arial" w:cs="Arial"/>
          <w:color w:val="000000" w:themeColor="text1"/>
        </w:rPr>
        <w:t xml:space="preserve">. </w:t>
      </w:r>
      <w:r w:rsidR="00F24EEF" w:rsidRPr="000C186A">
        <w:rPr>
          <w:rFonts w:ascii="Arial" w:hAnsi="Arial" w:cs="Arial"/>
          <w:color w:val="000000" w:themeColor="text1"/>
        </w:rPr>
        <w:t>However, most c</w:t>
      </w:r>
      <w:r w:rsidR="00A11DE4" w:rsidRPr="000C186A">
        <w:rPr>
          <w:rFonts w:ascii="Arial" w:hAnsi="Arial" w:cs="Arial"/>
          <w:color w:val="000000" w:themeColor="text1"/>
        </w:rPr>
        <w:t>ommercial antivirus solutions primarily rely on signature-based detection, identifying malware only after its signature</w:t>
      </w:r>
      <w:r w:rsidR="00F24EEF" w:rsidRPr="000C186A">
        <w:rPr>
          <w:rFonts w:ascii="Arial" w:hAnsi="Arial" w:cs="Arial"/>
          <w:color w:val="000000" w:themeColor="text1"/>
        </w:rPr>
        <w:t xml:space="preserve"> code or binary patterns</w:t>
      </w:r>
      <w:r w:rsidR="00A11DE4" w:rsidRPr="000C186A">
        <w:rPr>
          <w:rFonts w:ascii="Arial" w:hAnsi="Arial" w:cs="Arial"/>
          <w:color w:val="000000" w:themeColor="text1"/>
        </w:rPr>
        <w:t xml:space="preserve"> has been </w:t>
      </w:r>
      <w:r w:rsidR="00126C17" w:rsidRPr="000C186A">
        <w:rPr>
          <w:rFonts w:ascii="Arial" w:hAnsi="Arial" w:cs="Arial"/>
          <w:color w:val="000000" w:themeColor="text1"/>
        </w:rPr>
        <w:t>analysed</w:t>
      </w:r>
      <w:r w:rsidR="00A11DE4" w:rsidRPr="000C186A">
        <w:rPr>
          <w:rFonts w:ascii="Arial" w:hAnsi="Arial" w:cs="Arial"/>
          <w:color w:val="000000" w:themeColor="text1"/>
        </w:rPr>
        <w:t xml:space="preserve"> and catalogued </w:t>
      </w:r>
      <w:r w:rsidR="00A11DE4"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00A11DE4" w:rsidRPr="000C186A">
        <w:rPr>
          <w:rFonts w:ascii="Arial" w:hAnsi="Arial" w:cs="Arial"/>
          <w:color w:val="000000" w:themeColor="text1"/>
        </w:rPr>
        <w:fldChar w:fldCharType="separate"/>
      </w:r>
      <w:r w:rsidR="00122BC7" w:rsidRPr="000C186A">
        <w:rPr>
          <w:rFonts w:ascii="Arial" w:hAnsi="Arial" w:cs="Arial"/>
          <w:color w:val="000000" w:themeColor="text1"/>
        </w:rPr>
        <w:t>(Dell’Orco, et al. 2025b)</w:t>
      </w:r>
      <w:r w:rsidR="00A11DE4" w:rsidRPr="000C186A">
        <w:rPr>
          <w:rFonts w:ascii="Arial" w:hAnsi="Arial" w:cs="Arial"/>
          <w:color w:val="000000" w:themeColor="text1"/>
        </w:rPr>
        <w:fldChar w:fldCharType="end"/>
      </w:r>
      <w:r w:rsidRPr="000C186A">
        <w:rPr>
          <w:rFonts w:ascii="Arial" w:hAnsi="Arial" w:cs="Arial"/>
          <w:color w:val="000000" w:themeColor="text1"/>
        </w:rPr>
        <w:t xml:space="preserve">. Since steganography principle is to hide secret information without being noticed by a third party by modifying redundant </w:t>
      </w:r>
      <w:r w:rsidR="00F24EEF" w:rsidRPr="000C186A">
        <w:rPr>
          <w:rFonts w:ascii="Arial" w:hAnsi="Arial" w:cs="Arial"/>
          <w:color w:val="000000" w:themeColor="text1"/>
        </w:rPr>
        <w:t xml:space="preserve">regions </w:t>
      </w:r>
      <w:r w:rsidRPr="000C186A">
        <w:rPr>
          <w:rFonts w:ascii="Arial" w:hAnsi="Arial" w:cs="Arial"/>
          <w:color w:val="000000" w:themeColor="text1"/>
        </w:rPr>
        <w:t xml:space="preserve">in digital media, </w:t>
      </w:r>
      <w:r w:rsidR="00F24EEF" w:rsidRPr="000C186A">
        <w:rPr>
          <w:rFonts w:ascii="Arial" w:hAnsi="Arial" w:cs="Arial"/>
          <w:color w:val="000000" w:themeColor="text1"/>
        </w:rPr>
        <w:t>this mechanism is inherently ineffective against the practice</w:t>
      </w:r>
      <w:r w:rsidRPr="000C186A">
        <w:rPr>
          <w:rFonts w:ascii="Arial" w:hAnsi="Arial" w:cs="Arial"/>
          <w:color w:val="000000" w:themeColor="text1"/>
        </w:rPr>
        <w:t xml:space="preserve"> </w:t>
      </w:r>
      <w:r w:rsidR="00F24EEF" w:rsidRPr="000C186A">
        <w:rPr>
          <w:rFonts w:ascii="Arial" w:hAnsi="Arial" w:cs="Arial"/>
          <w:color w:val="000000" w:themeColor="text1"/>
        </w:rPr>
        <w:t xml:space="preserve">and as a result, steganographic content can pass undetected through conventional signature-based defences </w:t>
      </w:r>
      <w:r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&lt;EndNote&gt;&lt;Cite&gt;&lt;Author&gt;Wu&lt;/Author&gt;&lt;Year&gt;2021&lt;/Year&gt;&lt;RecNum&gt;173&lt;/RecNum&gt;&lt;DisplayText&gt;(Wu, et al. 2021)&lt;/DisplayText&gt;&lt;record&gt;&lt;rec-number&gt;173&lt;/rec-number&gt;&lt;foreign-keys&gt;&lt;key app="EN" db-id="vr22xts9l0dte4e5w54va9z5xst0ra5ewttv" timestamp="1758487865"&gt;173&lt;/key&gt;&lt;/foreign-keys&gt;&lt;ref-type name="Journal Article"&gt;17&lt;/ref-type&gt;&lt;contributors&gt;&lt;authors&gt;&lt;author&gt;Wu, Zhijun&lt;/author&gt;&lt;author&gt;Guo, Junjun&lt;/author&gt;&lt;author&gt;Zhang, Chenlei&lt;/author&gt;&lt;author&gt;Li, Changliang&lt;/author&gt;&lt;/authors&gt;&lt;/contributors&gt;&lt;titles&gt;&lt;title&gt;Steganography and steganalysis in voice over IP: A review&lt;/title&gt;&lt;secondary-title&gt;Sensors&lt;/secondary-title&gt;&lt;/titles&gt;&lt;periodical&gt;&lt;full-title&gt;Sensors&lt;/full-title&gt;&lt;/periodical&gt;&lt;pages&gt;1032&lt;/pages&gt;&lt;volume&gt;21&lt;/volume&gt;&lt;number&gt;4&lt;/number&gt;&lt;dates&gt;&lt;year&gt;2021&lt;/year&gt;&lt;/dates&gt;&lt;isbn&gt;1424-8220&lt;/isbn&gt;&lt;urls&gt;&lt;/urls&gt;&lt;/record&gt;&lt;/Cite&gt;&lt;/EndNote&gt;</w:instrText>
      </w:r>
      <w:r w:rsidRPr="000C186A">
        <w:rPr>
          <w:rFonts w:ascii="Arial" w:hAnsi="Arial" w:cs="Arial"/>
          <w:color w:val="000000" w:themeColor="text1"/>
        </w:rPr>
        <w:fldChar w:fldCharType="separate"/>
      </w:r>
      <w:r w:rsidR="00122BC7" w:rsidRPr="000C186A">
        <w:rPr>
          <w:rFonts w:ascii="Arial" w:hAnsi="Arial" w:cs="Arial"/>
          <w:color w:val="000000" w:themeColor="text1"/>
        </w:rPr>
        <w:t>(Wu, et al. 2021)</w:t>
      </w:r>
      <w:r w:rsidRPr="000C186A">
        <w:rPr>
          <w:rFonts w:ascii="Arial" w:hAnsi="Arial" w:cs="Arial"/>
          <w:color w:val="000000" w:themeColor="text1"/>
        </w:rPr>
        <w:fldChar w:fldCharType="end"/>
      </w:r>
      <w:r w:rsidRPr="000C186A">
        <w:rPr>
          <w:rFonts w:ascii="Arial" w:hAnsi="Arial" w:cs="Arial"/>
          <w:color w:val="000000" w:themeColor="text1"/>
        </w:rPr>
        <w:t>.</w:t>
      </w:r>
    </w:p>
    <w:p w14:paraId="21BCD9B4" w14:textId="77777777" w:rsidR="00D93A4E" w:rsidRPr="000C186A" w:rsidRDefault="00C70122" w:rsidP="001D12FE">
      <w:pPr>
        <w:jc w:val="both"/>
        <w:rPr>
          <w:rFonts w:ascii="Arial" w:hAnsi="Arial" w:cs="Arial"/>
          <w:color w:val="000000" w:themeColor="text1"/>
        </w:rPr>
      </w:pPr>
      <w:r w:rsidRPr="000C186A">
        <w:rPr>
          <w:rFonts w:ascii="Arial" w:hAnsi="Arial" w:cs="Arial"/>
          <w:color w:val="000000" w:themeColor="text1"/>
        </w:rPr>
        <w:fldChar w:fldCharType="begin"/>
      </w:r>
      <w:r w:rsidR="00F24EEF" w:rsidRPr="000C186A">
        <w:rPr>
          <w:rFonts w:ascii="Arial" w:hAnsi="Arial" w:cs="Arial"/>
          <w:color w:val="000000" w:themeColor="text1"/>
        </w:rPr>
        <w:instrText xml:space="preserve"> ADDIN EN.CITE &lt;EndNote&gt;&lt;Cite AuthorYear="1"&gt;&lt;Author&gt;Suarez-Tangil&lt;/Author&gt;&lt;Year&gt;2014&lt;/Year&gt;&lt;RecNum&gt;176&lt;/RecNum&gt;&lt;DisplayText&gt;Suarez-Tangil, et al. (2014)&lt;/DisplayText&gt;&lt;record&gt;&lt;rec-number&gt;176&lt;/rec-number&gt;&lt;foreign-keys&gt;&lt;key app="EN" db-id="vr22xts9l0dte4e5w54va9z5xst0ra5ewttv" timestamp="1758534486"&gt;176&lt;/key&gt;&lt;/foreign-keys&gt;&lt;ref-type name="Conference Proceedings"&gt;10&lt;/ref-type&gt;&lt;contributors&gt;&lt;authors&gt;&lt;author&gt;Suarez-Tangil, Guillermo&lt;/author&gt;&lt;author&gt;Tapiador, Juan E&lt;/author&gt;&lt;author&gt;Peris-Lopez, Pedro&lt;/author&gt;&lt;/authors&gt;&lt;/contributors&gt;&lt;titles&gt;&lt;title&gt;Stegomalware: Playing hide and seek with malicious components in smartphone apps&lt;/title&gt;&lt;secondary-title&gt;International conference on information security and cryptology&lt;/secondary-title&gt;&lt;/titles&gt;&lt;pages&gt;496-515&lt;/pages&gt;&lt;dates&gt;&lt;year&gt;2014&lt;/year&gt;&lt;/dates&gt;&lt;publisher&gt;Springer&lt;/publisher&gt;&lt;urls&gt;&lt;/urls&gt;&lt;/record&gt;&lt;/Cite&gt;&lt;/EndNote&gt;</w:instrText>
      </w:r>
      <w:r w:rsidRPr="000C186A">
        <w:rPr>
          <w:rFonts w:ascii="Arial" w:hAnsi="Arial" w:cs="Arial"/>
          <w:color w:val="000000" w:themeColor="text1"/>
        </w:rPr>
        <w:fldChar w:fldCharType="separate"/>
      </w:r>
      <w:r w:rsidR="00F24EEF" w:rsidRPr="000C186A">
        <w:rPr>
          <w:rFonts w:ascii="Arial" w:hAnsi="Arial" w:cs="Arial"/>
          <w:noProof/>
          <w:color w:val="000000" w:themeColor="text1"/>
        </w:rPr>
        <w:t>Suarez-Tangil, et al. (2014)</w:t>
      </w:r>
      <w:r w:rsidRPr="000C186A">
        <w:rPr>
          <w:rFonts w:ascii="Arial" w:hAnsi="Arial" w:cs="Arial"/>
          <w:color w:val="000000" w:themeColor="text1"/>
        </w:rPr>
        <w:fldChar w:fldCharType="end"/>
      </w:r>
      <w:r w:rsidRPr="000C186A">
        <w:rPr>
          <w:rFonts w:ascii="Arial" w:hAnsi="Arial" w:cs="Arial"/>
          <w:color w:val="000000" w:themeColor="text1"/>
        </w:rPr>
        <w:t xml:space="preserve"> </w:t>
      </w:r>
      <w:r w:rsidR="00F24EEF" w:rsidRPr="000C186A">
        <w:rPr>
          <w:rFonts w:ascii="Arial" w:hAnsi="Arial" w:cs="Arial"/>
          <w:color w:val="000000" w:themeColor="text1"/>
        </w:rPr>
        <w:t>demonstrated</w:t>
      </w:r>
      <w:r w:rsidRPr="000C186A">
        <w:rPr>
          <w:rFonts w:ascii="Arial" w:hAnsi="Arial" w:cs="Arial"/>
          <w:color w:val="000000" w:themeColor="text1"/>
        </w:rPr>
        <w:t xml:space="preserve"> in their study that the current</w:t>
      </w:r>
      <w:r w:rsidR="00F24EEF" w:rsidRPr="000C186A">
        <w:rPr>
          <w:rFonts w:ascii="Arial" w:hAnsi="Arial" w:cs="Arial"/>
          <w:color w:val="000000" w:themeColor="text1"/>
        </w:rPr>
        <w:t xml:space="preserve"> static malware detection techniques</w:t>
      </w:r>
      <w:r w:rsidRPr="000C186A">
        <w:rPr>
          <w:rFonts w:ascii="Arial" w:hAnsi="Arial" w:cs="Arial"/>
          <w:color w:val="000000" w:themeColor="text1"/>
        </w:rPr>
        <w:t xml:space="preserve"> fail to identify malicious components when they are embedded separately from the code </w:t>
      </w:r>
      <w:r w:rsidR="00D93A4E" w:rsidRPr="000C186A">
        <w:rPr>
          <w:rFonts w:ascii="Arial" w:hAnsi="Arial" w:cs="Arial"/>
          <w:color w:val="000000" w:themeColor="text1"/>
        </w:rPr>
        <w:t>for example, when the payload is concealed within an image. Their findings showed that the malicious part only becomes active when the file is run, so even if the asset is scanned beforehand, no static signature can detect it. Similarly,</w:t>
      </w:r>
      <w:r w:rsidR="006F46FA" w:rsidRPr="000C186A">
        <w:rPr>
          <w:rFonts w:ascii="Arial" w:hAnsi="Arial" w:cs="Arial"/>
          <w:color w:val="000000" w:themeColor="text1"/>
        </w:rPr>
        <w:t xml:space="preserve"> </w:t>
      </w:r>
      <w:r w:rsidR="006F46FA" w:rsidRPr="000C186A">
        <w:rPr>
          <w:rFonts w:ascii="Arial" w:hAnsi="Arial" w:cs="Arial"/>
          <w:color w:val="000000" w:themeColor="text1"/>
        </w:rPr>
        <w:fldChar w:fldCharType="begin"/>
      </w:r>
      <w:r w:rsidR="00D93A4E" w:rsidRPr="000C186A">
        <w:rPr>
          <w:rFonts w:ascii="Arial" w:hAnsi="Arial" w:cs="Arial"/>
          <w:color w:val="000000" w:themeColor="text1"/>
        </w:rPr>
        <w:instrText xml:space="preserve"> ADDIN EN.CITE &lt;EndNote&gt;&lt;Cite AuthorYear="1"&gt;&lt;Author&gt;Badhani&lt;/Author&gt;&lt;Year&gt;2018&lt;/Year&gt;&lt;RecNum&gt;177&lt;/RecNum&gt;&lt;DisplayText&gt;Badhani and Muttoo (2018)&lt;/DisplayText&gt;&lt;record&gt;&lt;rec-number&gt;177&lt;/rec-number&gt;&lt;foreign-keys&gt;&lt;key app="EN" db-id="vr22xts9l0dte4e5w54va9z5xst0ra5ewttv" timestamp="1758535120"&gt;177&lt;/key&gt;&lt;/foreign-keys&gt;&lt;ref-type name="Journal Article"&gt;17&lt;/ref-type&gt;&lt;contributors&gt;&lt;authors&gt;&lt;author&gt;Badhani, Shikha&lt;/author&gt;&lt;author&gt;Muttoo, Sunil K&lt;/author&gt;&lt;/authors&gt;&lt;/contributors&gt;&lt;titles&gt;&lt;title&gt;Evading android anti-malware by hiding malicious application inside images&lt;/title&gt;&lt;secondary-title&gt;International Journal of System Assurance Engineering and Management&lt;/secondary-title&gt;&lt;/titles&gt;&lt;periodical&gt;&lt;full-title&gt;International Journal of System Assurance Engineering and Management&lt;/full-title&gt;&lt;/periodical&gt;&lt;pages&gt;482-493&lt;/pages&gt;&lt;volume&gt;9&lt;/volume&gt;&lt;number&gt;2&lt;/number&gt;&lt;dates&gt;&lt;year&gt;2018&lt;/year&gt;&lt;/dates&gt;&lt;isbn&gt;0975-6809&lt;/isbn&gt;&lt;urls&gt;&lt;/urls&gt;&lt;/record&gt;&lt;/Cite&gt;&lt;/EndNote&gt;</w:instrText>
      </w:r>
      <w:r w:rsidR="006F46FA" w:rsidRPr="000C186A">
        <w:rPr>
          <w:rFonts w:ascii="Arial" w:hAnsi="Arial" w:cs="Arial"/>
          <w:color w:val="000000" w:themeColor="text1"/>
        </w:rPr>
        <w:fldChar w:fldCharType="separate"/>
      </w:r>
      <w:r w:rsidR="00D93A4E" w:rsidRPr="000C186A">
        <w:rPr>
          <w:rFonts w:ascii="Arial" w:hAnsi="Arial" w:cs="Arial"/>
          <w:noProof/>
          <w:color w:val="000000" w:themeColor="text1"/>
        </w:rPr>
        <w:t>Badhani and Muttoo (2018)</w:t>
      </w:r>
      <w:r w:rsidR="006F46FA" w:rsidRPr="000C186A">
        <w:rPr>
          <w:rFonts w:ascii="Arial" w:hAnsi="Arial" w:cs="Arial"/>
          <w:color w:val="000000" w:themeColor="text1"/>
        </w:rPr>
        <w:fldChar w:fldCharType="end"/>
      </w:r>
      <w:r w:rsidR="006F46FA" w:rsidRPr="000C186A">
        <w:rPr>
          <w:rFonts w:ascii="Arial" w:hAnsi="Arial" w:cs="Arial"/>
          <w:color w:val="000000" w:themeColor="text1"/>
        </w:rPr>
        <w:t xml:space="preserve"> evaluated ten commercial anti-malware programs to see if they could detect malicious applications hidden inside images using various techniques, nine of the ten programs were unable to detect any of the hiding techniques, while the most effective one still failed against malware hidden with encryption or steganography.</w:t>
      </w:r>
    </w:p>
    <w:p w14:paraId="2B9FE462" w14:textId="576A418E" w:rsidR="00AA1F80" w:rsidRPr="000C186A" w:rsidRDefault="00D93A4E" w:rsidP="001D12FE">
      <w:pPr>
        <w:jc w:val="both"/>
        <w:rPr>
          <w:rFonts w:ascii="Arial" w:hAnsi="Arial" w:cs="Arial"/>
          <w:color w:val="000000" w:themeColor="text1"/>
        </w:rPr>
      </w:pPr>
      <w:r w:rsidRPr="000C186A">
        <w:rPr>
          <w:rFonts w:ascii="Arial" w:hAnsi="Arial" w:cs="Arial"/>
          <w:color w:val="000000" w:themeColor="text1"/>
        </w:rPr>
        <w:t>A more recent study by</w:t>
      </w:r>
      <w:r w:rsidR="00C70122" w:rsidRPr="000C186A">
        <w:rPr>
          <w:rFonts w:ascii="Arial" w:hAnsi="Arial" w:cs="Arial"/>
          <w:color w:val="000000" w:themeColor="text1"/>
        </w:rPr>
        <w:t xml:space="preserve"> </w:t>
      </w:r>
      <w:r w:rsidR="006F46FA"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 AuthorYear="1"&gt;&lt;Author&gt;Dell’Orco&lt;/Author&gt;&lt;Year&gt;2025&lt;/Year&gt;&lt;RecNum&gt;178&lt;/RecNum&gt;&lt;DisplayText&gt;Dell’Orco, et al. (2025a)&lt;/DisplayText&gt;&lt;record&gt;&lt;rec-number&gt;178&lt;/rec-number&gt;&lt;foreign-keys&gt;&lt;key app="EN" db-id="vr22xts9l0dte4e5w54va9z5xst0ra5ewttv" timestamp="1758535277"&gt;178&lt;/key&gt;&lt;/foreign-keys&gt;&lt;ref-type name="Journal Article"&gt;17&lt;/ref-type&gt;&lt;contributors&gt;&lt;authors&gt;&lt;author&gt;Dell’Orco, Danilo&lt;/author&gt;&lt;author&gt;Bernardinetti, Giorgio&lt;/author&gt;&lt;author&gt;Bianchi, Giuseppe&lt;/author&gt;&lt;author&gt;Merlo, Alessio&lt;/author&gt;&lt;author&gt;Pellegrini, Alessandro&lt;/author&gt;&lt;/authors&gt;&lt;/contributors&gt;&lt;titles&gt;&lt;title&gt;Would you mind hiding my malware? Building malicious Android apps with StegoPack&lt;/title&gt;&lt;secondary-title&gt;Pervasive and Mobile Computing&lt;/secondary-title&gt;&lt;/titles&gt;&lt;periodical&gt;&lt;full-title&gt;Pervasive and Mobile Computing&lt;/full-title&gt;&lt;/periodical&gt;&lt;pages&gt;102060&lt;/pages&gt;&lt;dates&gt;&lt;year&gt;2025&lt;/year&gt;&lt;/dates&gt;&lt;isbn&gt;1574-1192&lt;/isbn&gt;&lt;urls&gt;&lt;/urls&gt;&lt;/record&gt;&lt;/Cite&gt;&lt;/EndNote&gt;</w:instrText>
      </w:r>
      <w:r w:rsidR="006F46FA" w:rsidRPr="000C186A">
        <w:rPr>
          <w:rFonts w:ascii="Arial" w:hAnsi="Arial" w:cs="Arial"/>
          <w:color w:val="000000" w:themeColor="text1"/>
        </w:rPr>
        <w:fldChar w:fldCharType="separate"/>
      </w:r>
      <w:r w:rsidRPr="000C186A">
        <w:rPr>
          <w:rFonts w:ascii="Arial" w:hAnsi="Arial" w:cs="Arial"/>
          <w:noProof/>
          <w:color w:val="000000" w:themeColor="text1"/>
        </w:rPr>
        <w:t>Dell’Orco, et al. (2025a)</w:t>
      </w:r>
      <w:r w:rsidR="006F46FA" w:rsidRPr="000C186A">
        <w:rPr>
          <w:rFonts w:ascii="Arial" w:hAnsi="Arial" w:cs="Arial"/>
          <w:color w:val="000000" w:themeColor="text1"/>
        </w:rPr>
        <w:fldChar w:fldCharType="end"/>
      </w:r>
      <w:r w:rsidR="006F46FA" w:rsidRPr="000C186A">
        <w:rPr>
          <w:rFonts w:ascii="Arial" w:hAnsi="Arial" w:cs="Arial"/>
          <w:color w:val="000000" w:themeColor="text1"/>
        </w:rPr>
        <w:t xml:space="preserve"> </w:t>
      </w:r>
      <w:r w:rsidRPr="000C186A">
        <w:rPr>
          <w:rFonts w:ascii="Arial" w:hAnsi="Arial" w:cs="Arial"/>
          <w:color w:val="000000" w:themeColor="text1"/>
        </w:rPr>
        <w:t>confirms that existing AV systems remain ineffective against stegomalware</w:t>
      </w:r>
      <w:r w:rsidR="006F46FA" w:rsidRPr="000C186A">
        <w:rPr>
          <w:rFonts w:ascii="Arial" w:hAnsi="Arial" w:cs="Arial"/>
          <w:color w:val="000000" w:themeColor="text1"/>
        </w:rPr>
        <w:t xml:space="preserve">. Although the proposed solution combines steganalysis with dynamic analysis to </w:t>
      </w:r>
      <w:r w:rsidRPr="000C186A">
        <w:rPr>
          <w:rFonts w:ascii="Arial" w:hAnsi="Arial" w:cs="Arial"/>
          <w:color w:val="000000" w:themeColor="text1"/>
        </w:rPr>
        <w:t>improve</w:t>
      </w:r>
      <w:r w:rsidR="006F46FA" w:rsidRPr="000C186A">
        <w:rPr>
          <w:rFonts w:ascii="Arial" w:hAnsi="Arial" w:cs="Arial"/>
          <w:color w:val="000000" w:themeColor="text1"/>
        </w:rPr>
        <w:t xml:space="preserve"> detect</w:t>
      </w:r>
      <w:r w:rsidRPr="000C186A">
        <w:rPr>
          <w:rFonts w:ascii="Arial" w:hAnsi="Arial" w:cs="Arial"/>
          <w:color w:val="000000" w:themeColor="text1"/>
        </w:rPr>
        <w:t>ion of</w:t>
      </w:r>
      <w:r w:rsidR="006F46FA" w:rsidRPr="000C186A">
        <w:rPr>
          <w:rFonts w:ascii="Arial" w:hAnsi="Arial" w:cs="Arial"/>
          <w:color w:val="000000" w:themeColor="text1"/>
        </w:rPr>
        <w:t xml:space="preserve"> stegomalware, </w:t>
      </w:r>
      <w:r w:rsidRPr="000C186A">
        <w:rPr>
          <w:rFonts w:ascii="Arial" w:hAnsi="Arial" w:cs="Arial"/>
          <w:color w:val="000000" w:themeColor="text1"/>
        </w:rPr>
        <w:t>developing a detection mechanism that operates independently of specific embedding schemes remains an open challenge</w:t>
      </w:r>
      <w:r w:rsidR="006F46FA" w:rsidRPr="000C186A">
        <w:rPr>
          <w:rFonts w:ascii="Arial" w:hAnsi="Arial" w:cs="Arial"/>
          <w:color w:val="000000" w:themeColor="text1"/>
        </w:rPr>
        <w:t>.</w:t>
      </w:r>
    </w:p>
    <w:p w14:paraId="32B58B69" w14:textId="66AA897F" w:rsidR="00EC51CB" w:rsidRPr="000C186A" w:rsidRDefault="001548DE" w:rsidP="001D12FE">
      <w:pPr>
        <w:pStyle w:val="Heading2"/>
        <w:jc w:val="both"/>
        <w:rPr>
          <w:rFonts w:ascii="Arial" w:hAnsi="Arial" w:cs="Arial"/>
          <w:color w:val="000000" w:themeColor="text1"/>
          <w:sz w:val="28"/>
          <w:szCs w:val="28"/>
        </w:rPr>
      </w:pPr>
      <w:bookmarkStart w:id="30" w:name="_2.4.2._Evasion_Techniques"/>
      <w:bookmarkStart w:id="31" w:name="_Toc213429864"/>
      <w:bookmarkEnd w:id="30"/>
      <w:r w:rsidRPr="000C186A">
        <w:rPr>
          <w:rFonts w:ascii="Arial" w:hAnsi="Arial" w:cs="Arial"/>
          <w:color w:val="000000" w:themeColor="text1"/>
          <w:sz w:val="28"/>
          <w:szCs w:val="28"/>
        </w:rPr>
        <w:t>2.4.2. Evasion Techniques</w:t>
      </w:r>
      <w:bookmarkEnd w:id="31"/>
    </w:p>
    <w:p w14:paraId="3B71C4C6" w14:textId="7564AAC7" w:rsidR="00377FDD" w:rsidRPr="000C186A" w:rsidRDefault="00D93A4E" w:rsidP="001D12FE">
      <w:pPr>
        <w:jc w:val="both"/>
        <w:rPr>
          <w:rFonts w:ascii="Arial" w:hAnsi="Arial" w:cs="Arial"/>
          <w:color w:val="000000" w:themeColor="text1"/>
        </w:rPr>
      </w:pPr>
      <w:r w:rsidRPr="000C186A">
        <w:rPr>
          <w:rFonts w:ascii="Arial" w:hAnsi="Arial" w:cs="Arial"/>
          <w:color w:val="000000" w:themeColor="text1"/>
        </w:rPr>
        <w:t xml:space="preserve">Morden stegomalware incorporates different adversarial evasion strategies to bypass machine learning based and steganalysis models and </w:t>
      </w:r>
      <w:r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 AuthorYear="1"&gt;&lt;Author&gt;Ghamizi&lt;/Author&gt;&lt;Year&gt;2021&lt;/Year&gt;&lt;RecNum&gt;179&lt;/RecNum&gt;&lt;DisplayText&gt;Ghamizi, et al. (2021)&lt;/DisplayText&gt;&lt;record&gt;&lt;rec-number&gt;179&lt;/rec-number&gt;&lt;foreign-keys&gt;&lt;key app="EN" db-id="vr22xts9l0dte4e5w54va9z5xst0ra5ewttv" timestamp="1758536619"&gt;179&lt;/key&gt;&lt;/foreign-keys&gt;&lt;ref-type name="Conference Proceedings"&gt;10&lt;/ref-type&gt;&lt;contributors&gt;&lt;authors&gt;&lt;author&gt;Ghamizi, Salah&lt;/author&gt;&lt;author&gt;Cordy, Maxime&lt;/author&gt;&lt;author&gt;Papadakis, Mike&lt;/author&gt;&lt;author&gt;Le Traon, Yves&lt;/author&gt;&lt;/authors&gt;&lt;/contributors&gt;&lt;titles&gt;&lt;title&gt;Evasion attack steganography: Turning vulnerability of machine learning to adversarial attacks into a real-world application&lt;/title&gt;&lt;secondary-title&gt;Proceedings of the IEEE/CVF International conference on computer vision&lt;/secondary-title&gt;&lt;/titles&gt;&lt;pages&gt;31-40&lt;/pages&gt;&lt;dates&gt;&lt;year&gt;2021&lt;/year&gt;&lt;/dates&gt;&lt;urls&gt;&lt;/urls&gt;&lt;/record&gt;&lt;/Cite&gt;&lt;/EndNote&gt;</w:instrText>
      </w:r>
      <w:r w:rsidRPr="000C186A">
        <w:rPr>
          <w:rFonts w:ascii="Arial" w:hAnsi="Arial" w:cs="Arial"/>
          <w:color w:val="000000" w:themeColor="text1"/>
        </w:rPr>
        <w:fldChar w:fldCharType="separate"/>
      </w:r>
      <w:r w:rsidRPr="000C186A">
        <w:rPr>
          <w:rFonts w:ascii="Arial" w:hAnsi="Arial" w:cs="Arial"/>
          <w:noProof/>
          <w:color w:val="000000" w:themeColor="text1"/>
        </w:rPr>
        <w:t>Ghamizi, et al. (2021)</w:t>
      </w:r>
      <w:r w:rsidRPr="000C186A">
        <w:rPr>
          <w:rFonts w:ascii="Arial" w:hAnsi="Arial" w:cs="Arial"/>
          <w:color w:val="000000" w:themeColor="text1"/>
        </w:rPr>
        <w:fldChar w:fldCharType="end"/>
      </w:r>
      <w:r w:rsidRPr="000C186A">
        <w:rPr>
          <w:rFonts w:ascii="Arial" w:hAnsi="Arial" w:cs="Arial"/>
          <w:color w:val="000000" w:themeColor="text1"/>
        </w:rPr>
        <w:t xml:space="preserve">  identified several approaches that demonstrate how attackers adapt embedding strategies to defeat evolving detection systems</w:t>
      </w:r>
      <w:r w:rsidR="00377FDD" w:rsidRPr="000C186A">
        <w:rPr>
          <w:rFonts w:ascii="Arial" w:hAnsi="Arial" w:cs="Arial"/>
          <w:color w:val="000000" w:themeColor="text1"/>
        </w:rPr>
        <w:t>:</w:t>
      </w:r>
    </w:p>
    <w:p w14:paraId="4F039DC8" w14:textId="77777777" w:rsidR="00154A43" w:rsidRPr="000C186A" w:rsidRDefault="00377FDD" w:rsidP="00154A43">
      <w:pPr>
        <w:jc w:val="both"/>
        <w:rPr>
          <w:rFonts w:ascii="Arial" w:hAnsi="Arial" w:cs="Arial"/>
          <w:color w:val="000000" w:themeColor="text1"/>
        </w:rPr>
      </w:pPr>
      <w:r w:rsidRPr="000C186A">
        <w:rPr>
          <w:rFonts w:ascii="Arial" w:hAnsi="Arial" w:cs="Arial"/>
          <w:color w:val="000000" w:themeColor="text1"/>
        </w:rPr>
        <w:t xml:space="preserve">EAST (Evasion Attack </w:t>
      </w:r>
      <w:r w:rsidR="001E0BD3" w:rsidRPr="000C186A">
        <w:rPr>
          <w:rFonts w:ascii="Arial" w:hAnsi="Arial" w:cs="Arial"/>
          <w:color w:val="000000" w:themeColor="text1"/>
        </w:rPr>
        <w:t>Steganography</w:t>
      </w:r>
      <w:r w:rsidRPr="000C186A">
        <w:rPr>
          <w:rFonts w:ascii="Arial" w:hAnsi="Arial" w:cs="Arial"/>
          <w:color w:val="000000" w:themeColor="text1"/>
        </w:rPr>
        <w:t xml:space="preserve">): </w:t>
      </w:r>
    </w:p>
    <w:p w14:paraId="11830B4B" w14:textId="37F8633B" w:rsidR="00377FDD" w:rsidRPr="000C186A" w:rsidRDefault="00E23BB2" w:rsidP="00154A43">
      <w:pPr>
        <w:jc w:val="both"/>
        <w:rPr>
          <w:rFonts w:ascii="Arial" w:hAnsi="Arial" w:cs="Arial"/>
          <w:color w:val="000000" w:themeColor="text1"/>
        </w:rPr>
      </w:pPr>
      <w:r w:rsidRPr="000C186A">
        <w:rPr>
          <w:rFonts w:ascii="Arial" w:hAnsi="Arial" w:cs="Arial"/>
          <w:color w:val="000000" w:themeColor="text1"/>
        </w:rPr>
        <w:lastRenderedPageBreak/>
        <w:t>Regarded as a</w:t>
      </w:r>
      <w:r w:rsidR="00377FDD" w:rsidRPr="000C186A">
        <w:rPr>
          <w:rFonts w:ascii="Arial" w:hAnsi="Arial" w:cs="Arial"/>
          <w:color w:val="000000" w:themeColor="text1"/>
        </w:rPr>
        <w:t xml:space="preserve"> new steganography and watermarking technique</w:t>
      </w:r>
      <w:r w:rsidR="00D93A4E" w:rsidRPr="000C186A">
        <w:rPr>
          <w:rFonts w:ascii="Arial" w:hAnsi="Arial" w:cs="Arial"/>
          <w:color w:val="000000" w:themeColor="text1"/>
        </w:rPr>
        <w:t>, it works by encoding secret messages within adversarial images generated through a</w:t>
      </w:r>
      <w:r w:rsidR="00377FDD" w:rsidRPr="000C186A">
        <w:rPr>
          <w:rFonts w:ascii="Arial" w:hAnsi="Arial" w:cs="Arial"/>
          <w:color w:val="000000" w:themeColor="text1"/>
        </w:rPr>
        <w:t xml:space="preserve"> multi-label targeted evasion </w:t>
      </w:r>
      <w:r w:rsidR="00D93A4E" w:rsidRPr="000C186A">
        <w:rPr>
          <w:rFonts w:ascii="Arial" w:hAnsi="Arial" w:cs="Arial"/>
          <w:color w:val="000000" w:themeColor="text1"/>
        </w:rPr>
        <w:t>attack</w:t>
      </w:r>
      <w:r w:rsidRPr="000C186A">
        <w:rPr>
          <w:rFonts w:ascii="Arial" w:hAnsi="Arial" w:cs="Arial"/>
          <w:color w:val="000000" w:themeColor="text1"/>
        </w:rPr>
        <w:t xml:space="preserve"> </w:t>
      </w:r>
      <w:r w:rsidR="00D93A4E" w:rsidRPr="000C186A">
        <w:rPr>
          <w:rFonts w:ascii="Arial" w:hAnsi="Arial" w:cs="Arial"/>
          <w:color w:val="000000" w:themeColor="text1"/>
        </w:rPr>
        <w:t>ensuring that the resulting stego-images are visually convincing and optimised to mislead steganalysis and image-classification models simultaneously</w:t>
      </w:r>
      <w:r w:rsidR="00377FDD" w:rsidRPr="000C186A">
        <w:rPr>
          <w:rFonts w:ascii="Arial" w:hAnsi="Arial" w:cs="Arial"/>
          <w:color w:val="000000" w:themeColor="text1"/>
        </w:rPr>
        <w:t>.</w:t>
      </w:r>
    </w:p>
    <w:p w14:paraId="48CC4143" w14:textId="77777777" w:rsidR="00154A43" w:rsidRPr="000C186A" w:rsidRDefault="00377FDD" w:rsidP="00154A43">
      <w:pPr>
        <w:jc w:val="both"/>
        <w:rPr>
          <w:rFonts w:ascii="Arial" w:hAnsi="Arial" w:cs="Arial"/>
          <w:color w:val="000000" w:themeColor="text1"/>
        </w:rPr>
      </w:pPr>
      <w:r w:rsidRPr="000C186A">
        <w:rPr>
          <w:rFonts w:ascii="Arial" w:hAnsi="Arial" w:cs="Arial"/>
          <w:color w:val="000000" w:themeColor="text1"/>
        </w:rPr>
        <w:t xml:space="preserve">ADV-EMB: </w:t>
      </w:r>
    </w:p>
    <w:p w14:paraId="574FBEB4" w14:textId="2572BCAF" w:rsidR="00377FDD" w:rsidRPr="000C186A" w:rsidRDefault="00154A43" w:rsidP="00154A43">
      <w:pPr>
        <w:jc w:val="both"/>
        <w:rPr>
          <w:rFonts w:ascii="Arial" w:hAnsi="Arial" w:cs="Arial"/>
          <w:color w:val="000000" w:themeColor="text1"/>
        </w:rPr>
      </w:pPr>
      <w:r w:rsidRPr="000C186A">
        <w:rPr>
          <w:rFonts w:ascii="Arial" w:hAnsi="Arial" w:cs="Arial"/>
          <w:color w:val="000000" w:themeColor="text1"/>
        </w:rPr>
        <w:t>This technique combines the</w:t>
      </w:r>
      <w:r w:rsidR="00377FDD" w:rsidRPr="000C186A">
        <w:rPr>
          <w:rFonts w:ascii="Arial" w:hAnsi="Arial" w:cs="Arial"/>
          <w:color w:val="000000" w:themeColor="text1"/>
        </w:rPr>
        <w:t xml:space="preserve"> traditional statistical heuristics</w:t>
      </w:r>
      <w:r w:rsidRPr="000C186A">
        <w:rPr>
          <w:rFonts w:ascii="Arial" w:hAnsi="Arial" w:cs="Arial"/>
          <w:color w:val="000000" w:themeColor="text1"/>
        </w:rPr>
        <w:t xml:space="preserve"> embedding</w:t>
      </w:r>
      <w:r w:rsidR="00377FDD" w:rsidRPr="000C186A">
        <w:rPr>
          <w:rFonts w:ascii="Arial" w:hAnsi="Arial" w:cs="Arial"/>
          <w:color w:val="000000" w:themeColor="text1"/>
        </w:rPr>
        <w:t xml:space="preserve"> (</w:t>
      </w:r>
      <w:r w:rsidRPr="000C186A">
        <w:rPr>
          <w:rFonts w:ascii="Arial" w:hAnsi="Arial" w:cs="Arial"/>
          <w:color w:val="000000" w:themeColor="text1"/>
        </w:rPr>
        <w:t xml:space="preserve">such as </w:t>
      </w:r>
      <w:r w:rsidR="00377FDD" w:rsidRPr="000C186A">
        <w:rPr>
          <w:rFonts w:ascii="Arial" w:hAnsi="Arial" w:cs="Arial"/>
          <w:color w:val="000000" w:themeColor="text1"/>
        </w:rPr>
        <w:t xml:space="preserve">UNIWARD) </w:t>
      </w:r>
      <w:r w:rsidRPr="000C186A">
        <w:rPr>
          <w:rFonts w:ascii="Arial" w:hAnsi="Arial" w:cs="Arial"/>
          <w:color w:val="000000" w:themeColor="text1"/>
        </w:rPr>
        <w:t>against a detector</w:t>
      </w:r>
      <w:r w:rsidR="00377FDD" w:rsidRPr="000C186A">
        <w:rPr>
          <w:rFonts w:ascii="Arial" w:hAnsi="Arial" w:cs="Arial"/>
          <w:color w:val="000000" w:themeColor="text1"/>
        </w:rPr>
        <w:t>.</w:t>
      </w:r>
      <w:r w:rsidRPr="000C186A">
        <w:rPr>
          <w:rFonts w:ascii="Arial" w:hAnsi="Arial" w:cs="Arial"/>
          <w:color w:val="000000" w:themeColor="text1"/>
        </w:rPr>
        <w:t xml:space="preserve"> The technique embeds the payload using statistical methods, then iteratively modifies the image to reduce detector confidence, making it less detectable in the feature.</w:t>
      </w:r>
    </w:p>
    <w:p w14:paraId="00999C66" w14:textId="77777777" w:rsidR="00154A43" w:rsidRPr="000C186A" w:rsidRDefault="00377FDD" w:rsidP="00154A43">
      <w:pPr>
        <w:jc w:val="both"/>
        <w:rPr>
          <w:rFonts w:ascii="Arial" w:hAnsi="Arial" w:cs="Arial"/>
          <w:color w:val="000000" w:themeColor="text1"/>
        </w:rPr>
      </w:pPr>
      <w:r w:rsidRPr="000C186A">
        <w:rPr>
          <w:rFonts w:ascii="Arial" w:hAnsi="Arial" w:cs="Arial"/>
          <w:color w:val="000000" w:themeColor="text1"/>
        </w:rPr>
        <w:t>SGAN (Steganographic Generative Adversarial Networks):</w:t>
      </w:r>
      <w:r w:rsidR="00FE7B96" w:rsidRPr="000C186A">
        <w:rPr>
          <w:rFonts w:ascii="Arial" w:hAnsi="Arial" w:cs="Arial"/>
          <w:color w:val="000000" w:themeColor="text1"/>
        </w:rPr>
        <w:t xml:space="preserve"> </w:t>
      </w:r>
      <w:r w:rsidRPr="000C186A">
        <w:rPr>
          <w:rFonts w:ascii="Arial" w:hAnsi="Arial" w:cs="Arial"/>
          <w:color w:val="000000" w:themeColor="text1"/>
        </w:rPr>
        <w:t xml:space="preserve"> </w:t>
      </w:r>
    </w:p>
    <w:p w14:paraId="0C0B2D74" w14:textId="32A92347" w:rsidR="00377FDD" w:rsidRPr="000C186A" w:rsidRDefault="00154A43" w:rsidP="00154A43">
      <w:pPr>
        <w:jc w:val="both"/>
        <w:rPr>
          <w:rFonts w:ascii="Arial" w:hAnsi="Arial" w:cs="Arial"/>
          <w:color w:val="000000" w:themeColor="text1"/>
        </w:rPr>
      </w:pPr>
      <w:r w:rsidRPr="000C186A">
        <w:rPr>
          <w:rFonts w:ascii="Arial" w:hAnsi="Arial" w:cs="Arial"/>
          <w:color w:val="000000" w:themeColor="text1"/>
        </w:rPr>
        <w:t>It adds the steganalyser to the conventional GAN framework that will see the difference between a clean and stego image. The generator is then trained to deceive both the steganalyser and the discriminator producing cover images that are more realistic and evasive.</w:t>
      </w:r>
    </w:p>
    <w:p w14:paraId="5D2599A8" w14:textId="77777777" w:rsidR="00154A43" w:rsidRPr="000C186A" w:rsidRDefault="009B60E7" w:rsidP="00154A43">
      <w:pPr>
        <w:jc w:val="both"/>
        <w:rPr>
          <w:rFonts w:ascii="Arial" w:hAnsi="Arial" w:cs="Arial"/>
          <w:color w:val="000000" w:themeColor="text1"/>
        </w:rPr>
      </w:pPr>
      <w:r w:rsidRPr="000C186A">
        <w:rPr>
          <w:rFonts w:ascii="Arial" w:hAnsi="Arial" w:cs="Arial"/>
          <w:color w:val="000000" w:themeColor="text1"/>
        </w:rPr>
        <w:t>Hidden</w:t>
      </w:r>
      <w:r w:rsidR="00377FDD" w:rsidRPr="000C186A">
        <w:rPr>
          <w:rFonts w:ascii="Arial" w:hAnsi="Arial" w:cs="Arial"/>
          <w:color w:val="000000" w:themeColor="text1"/>
        </w:rPr>
        <w:t xml:space="preserve">: </w:t>
      </w:r>
    </w:p>
    <w:p w14:paraId="31C162F3" w14:textId="77777777" w:rsidR="00D9687F" w:rsidRPr="000C186A" w:rsidRDefault="002F0974" w:rsidP="00154A43">
      <w:pPr>
        <w:jc w:val="both"/>
        <w:rPr>
          <w:rFonts w:ascii="Arial" w:hAnsi="Arial" w:cs="Arial"/>
          <w:color w:val="000000" w:themeColor="text1"/>
        </w:rPr>
      </w:pPr>
      <w:r w:rsidRPr="000C186A">
        <w:rPr>
          <w:rFonts w:ascii="Arial" w:hAnsi="Arial" w:cs="Arial"/>
          <w:color w:val="000000" w:themeColor="text1"/>
        </w:rPr>
        <w:t>This technique introduces differentiable noise layer between the encoder and decoder, allowing the model to learn embeddings to common image transformations such as compression, resizing, or noise. This allows the generation of stego-images that remain undetectable even after real-world distortions.</w:t>
      </w:r>
    </w:p>
    <w:p w14:paraId="66A1E9C0" w14:textId="49045CFB" w:rsidR="00563780" w:rsidRPr="000C186A" w:rsidRDefault="00D9687F" w:rsidP="00563780">
      <w:pPr>
        <w:jc w:val="both"/>
        <w:rPr>
          <w:rFonts w:ascii="Arial" w:hAnsi="Arial" w:cs="Arial"/>
          <w:color w:val="000000" w:themeColor="text1"/>
        </w:rPr>
      </w:pPr>
      <w:r w:rsidRPr="000C186A">
        <w:rPr>
          <w:rFonts w:ascii="Arial" w:hAnsi="Arial" w:cs="Arial"/>
          <w:color w:val="000000" w:themeColor="text1"/>
        </w:rPr>
        <w:t xml:space="preserve">These evasion techniques show how deep learning allows attackers to create flexible and advanced image concealment strategies that can encode and decode information with high precision and minimal distortion </w:t>
      </w:r>
      <w:r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&lt;EndNote&gt;&lt;Cite&gt;&lt;Author&gt;Sadeq&lt;/Author&gt;&lt;Year&gt;2023&lt;/Year&gt;&lt;RecNum&gt;194&lt;/RecNum&gt;&lt;DisplayText&gt;(Sadeq and Kapure 2023)&lt;/DisplayText&gt;&lt;record&gt;&lt;rec-number&gt;194&lt;/rec-number&gt;&lt;foreign-keys&gt;&lt;key app="EN" db-id="vr22xts9l0dte4e5w54va9z5xst0ra5ewttv" timestamp="1762247507"&gt;194&lt;/key&gt;&lt;/foreign-keys&gt;&lt;ref-type name="Journal Article"&gt;17&lt;/ref-type&gt;&lt;contributors&gt;&lt;authors&gt;&lt;author&gt;Sadeq, Hafiz&lt;/author&gt;&lt;author&gt;Kapure, Anil&lt;/author&gt;&lt;/authors&gt;&lt;/contributors&gt;&lt;titles&gt;&lt;title&gt;Image Processing and AI for Intelligent Data Concealment in Edge Devices&lt;/title&gt;&lt;/titles&gt;&lt;dates&gt;&lt;year&gt;2023&lt;/year&gt;&lt;/dates&gt;&lt;urls&gt;&lt;/urls&gt;&lt;/record&gt;&lt;/Cite&gt;&lt;/EndNote&gt;</w:instrText>
      </w:r>
      <w:r w:rsidRPr="000C186A">
        <w:rPr>
          <w:rFonts w:ascii="Arial" w:hAnsi="Arial" w:cs="Arial"/>
          <w:color w:val="000000" w:themeColor="text1"/>
        </w:rPr>
        <w:fldChar w:fldCharType="separate"/>
      </w:r>
      <w:r w:rsidRPr="000C186A">
        <w:rPr>
          <w:rFonts w:ascii="Arial" w:hAnsi="Arial" w:cs="Arial"/>
          <w:noProof/>
          <w:color w:val="000000" w:themeColor="text1"/>
        </w:rPr>
        <w:t>(Sadeq and Kapure 2023)</w:t>
      </w:r>
      <w:r w:rsidRPr="000C186A">
        <w:rPr>
          <w:rFonts w:ascii="Arial" w:hAnsi="Arial" w:cs="Arial"/>
          <w:color w:val="000000" w:themeColor="text1"/>
        </w:rPr>
        <w:fldChar w:fldCharType="end"/>
      </w:r>
      <w:r w:rsidRPr="000C186A">
        <w:rPr>
          <w:rFonts w:ascii="Arial" w:hAnsi="Arial" w:cs="Arial"/>
          <w:color w:val="000000" w:themeColor="text1"/>
        </w:rPr>
        <w:t>.</w:t>
      </w:r>
      <w:r w:rsidR="00377FDD" w:rsidRPr="000C186A">
        <w:rPr>
          <w:rFonts w:ascii="Arial" w:hAnsi="Arial" w:cs="Arial"/>
          <w:color w:val="000000" w:themeColor="text1"/>
        </w:rPr>
        <w:t xml:space="preserve"> </w:t>
      </w:r>
      <w:r w:rsidR="00CE7253" w:rsidRPr="000C186A">
        <w:rPr>
          <w:rFonts w:ascii="Arial" w:hAnsi="Arial" w:cs="Arial"/>
          <w:color w:val="000000" w:themeColor="text1"/>
        </w:rPr>
        <w:t xml:space="preserve">The growing challenge of these techniques underscores the need for an approach that combines rule-based and machine learning techniques to enhance the interpretability of anomaly detection systems </w:t>
      </w:r>
      <w:r w:rsidR="00CE7253" w:rsidRPr="000C186A">
        <w:rPr>
          <w:rFonts w:ascii="Arial" w:hAnsi="Arial" w:cs="Arial"/>
          <w:color w:val="000000" w:themeColor="text1"/>
        </w:rPr>
        <w:fldChar w:fldCharType="begin"/>
      </w:r>
      <w:r w:rsidR="00CE7253" w:rsidRPr="000C186A">
        <w:rPr>
          <w:rFonts w:ascii="Arial" w:hAnsi="Arial" w:cs="Arial"/>
          <w:color w:val="000000" w:themeColor="text1"/>
        </w:rPr>
        <w:instrText xml:space="preserve"> ADDIN EN.CITE &lt;EndNote&gt;&lt;Cite&gt;&lt;Author&gt;Mohite&lt;/Author&gt;&lt;Year&gt;2024&lt;/Year&gt;&lt;RecNum&gt;196&lt;/RecNum&gt;&lt;DisplayText&gt;(Mohite and Ouarbya 2024)&lt;/DisplayText&gt;&lt;record&gt;&lt;rec-number&gt;196&lt;/rec-number&gt;&lt;foreign-keys&gt;&lt;key app="EN" db-id="vr22xts9l0dte4e5w54va9z5xst0ra5ewttv" timestamp="1762248309"&gt;196&lt;/key&gt;&lt;/foreign-keys&gt;&lt;ref-type name="Conference Proceedings"&gt;10&lt;/ref-type&gt;&lt;contributors&gt;&lt;authors&gt;&lt;author&gt;Mohite, Rahul&lt;/author&gt;&lt;author&gt;Ouarbya, Lahcen&lt;/author&gt;&lt;/authors&gt;&lt;/contributors&gt;&lt;titles&gt;&lt;title&gt;Interpretable anomaly detection: A hybrid approach using rule-based and machine learning techniques&lt;/title&gt;&lt;secondary-title&gt;2024 IEEE 9th International Conference for Convergence in Technology (I2CT)&lt;/secondary-title&gt;&lt;/titles&gt;&lt;pages&gt;1-10&lt;/pages&gt;&lt;dates&gt;&lt;year&gt;2024&lt;/year&gt;&lt;/dates&gt;&lt;publisher&gt;IEEE&lt;/publisher&gt;&lt;isbn&gt;9798350394474&lt;/isbn&gt;&lt;urls&gt;&lt;/urls&gt;&lt;/record&gt;&lt;/Cite&gt;&lt;/EndNote&gt;</w:instrText>
      </w:r>
      <w:r w:rsidR="00CE7253" w:rsidRPr="000C186A">
        <w:rPr>
          <w:rFonts w:ascii="Arial" w:hAnsi="Arial" w:cs="Arial"/>
          <w:color w:val="000000" w:themeColor="text1"/>
        </w:rPr>
        <w:fldChar w:fldCharType="separate"/>
      </w:r>
      <w:r w:rsidR="00CE7253" w:rsidRPr="000C186A">
        <w:rPr>
          <w:rFonts w:ascii="Arial" w:hAnsi="Arial" w:cs="Arial"/>
          <w:noProof/>
          <w:color w:val="000000" w:themeColor="text1"/>
        </w:rPr>
        <w:t>(Mohite and Ouarbya 2024)</w:t>
      </w:r>
      <w:r w:rsidR="00CE7253" w:rsidRPr="000C186A">
        <w:rPr>
          <w:rFonts w:ascii="Arial" w:hAnsi="Arial" w:cs="Arial"/>
          <w:color w:val="000000" w:themeColor="text1"/>
        </w:rPr>
        <w:fldChar w:fldCharType="end"/>
      </w:r>
      <w:r w:rsidR="00CE7253" w:rsidRPr="000C186A">
        <w:rPr>
          <w:rFonts w:ascii="Arial" w:hAnsi="Arial" w:cs="Arial"/>
          <w:color w:val="000000" w:themeColor="text1"/>
        </w:rPr>
        <w:t>.</w:t>
      </w:r>
    </w:p>
    <w:p w14:paraId="27DF10A0" w14:textId="68F23E9F" w:rsidR="001548DE" w:rsidRPr="000C186A" w:rsidRDefault="001548DE" w:rsidP="001D12FE">
      <w:pPr>
        <w:pStyle w:val="Heading2"/>
        <w:jc w:val="both"/>
        <w:rPr>
          <w:rFonts w:ascii="Arial" w:hAnsi="Arial" w:cs="Arial"/>
          <w:color w:val="000000" w:themeColor="text1"/>
          <w:sz w:val="28"/>
          <w:szCs w:val="28"/>
        </w:rPr>
      </w:pPr>
      <w:bookmarkStart w:id="32" w:name="_Toc213429865"/>
      <w:r w:rsidRPr="000C186A">
        <w:rPr>
          <w:rFonts w:ascii="Arial" w:hAnsi="Arial" w:cs="Arial"/>
          <w:color w:val="000000" w:themeColor="text1"/>
          <w:sz w:val="28"/>
          <w:szCs w:val="28"/>
        </w:rPr>
        <w:t>2.4.3. Need for Advanced Algorithms</w:t>
      </w:r>
      <w:bookmarkEnd w:id="32"/>
    </w:p>
    <w:p w14:paraId="2ED3EB9D" w14:textId="61ECC6A5" w:rsidR="00426568" w:rsidRPr="000C186A" w:rsidRDefault="00426568" w:rsidP="001D12FE">
      <w:pPr>
        <w:jc w:val="both"/>
        <w:rPr>
          <w:rFonts w:ascii="Arial" w:hAnsi="Arial" w:cs="Arial"/>
          <w:color w:val="000000" w:themeColor="text1"/>
        </w:rPr>
      </w:pPr>
      <w:r w:rsidRPr="000C186A">
        <w:rPr>
          <w:rFonts w:ascii="Arial" w:hAnsi="Arial" w:cs="Arial"/>
          <w:color w:val="000000" w:themeColor="text1"/>
        </w:rPr>
        <w:t>The demonstrated ineffectiveness of existing signature-based tools explain</w:t>
      </w:r>
      <w:r w:rsidR="00354E20" w:rsidRPr="000C186A">
        <w:rPr>
          <w:rFonts w:ascii="Arial" w:hAnsi="Arial" w:cs="Arial"/>
          <w:color w:val="000000" w:themeColor="text1"/>
        </w:rPr>
        <w:t>ed</w:t>
      </w:r>
      <w:r w:rsidRPr="000C186A">
        <w:rPr>
          <w:rFonts w:ascii="Arial" w:hAnsi="Arial" w:cs="Arial"/>
          <w:color w:val="000000" w:themeColor="text1"/>
        </w:rPr>
        <w:t xml:space="preserve"> on </w:t>
      </w:r>
      <w:hyperlink w:anchor="_2.4.1._Ineffectiveness_of" w:history="1">
        <w:r w:rsidRPr="000C186A">
          <w:rPr>
            <w:rStyle w:val="Hyperlink"/>
            <w:rFonts w:ascii="Arial" w:hAnsi="Arial" w:cs="Arial"/>
            <w:color w:val="000000" w:themeColor="text1"/>
          </w:rPr>
          <w:t>2.4.1</w:t>
        </w:r>
      </w:hyperlink>
      <w:r w:rsidRPr="000C186A">
        <w:rPr>
          <w:rFonts w:ascii="Arial" w:hAnsi="Arial" w:cs="Arial"/>
          <w:color w:val="000000" w:themeColor="text1"/>
        </w:rPr>
        <w:t xml:space="preserve"> coupled with the development of sophisticated, AI-driven evasion techniques shown on </w:t>
      </w:r>
      <w:hyperlink w:anchor="_2.4.2._Evasion_Techniques" w:history="1">
        <w:r w:rsidRPr="000C186A">
          <w:rPr>
            <w:rStyle w:val="Hyperlink"/>
            <w:rFonts w:ascii="Arial" w:hAnsi="Arial" w:cs="Arial"/>
            <w:color w:val="000000" w:themeColor="text1"/>
          </w:rPr>
          <w:t>2.4.2</w:t>
        </w:r>
      </w:hyperlink>
      <w:r w:rsidRPr="000C186A">
        <w:rPr>
          <w:rFonts w:ascii="Arial" w:hAnsi="Arial" w:cs="Arial"/>
          <w:color w:val="000000" w:themeColor="text1"/>
        </w:rPr>
        <w:t xml:space="preserve"> creates a significant security gap.</w:t>
      </w:r>
      <w:r w:rsidR="00CE7253" w:rsidRPr="000C186A">
        <w:rPr>
          <w:rFonts w:ascii="Arial" w:hAnsi="Arial" w:cs="Arial"/>
          <w:color w:val="000000" w:themeColor="text1"/>
        </w:rPr>
        <w:t xml:space="preserve"> As demonstrated by</w:t>
      </w:r>
      <w:r w:rsidR="00DF465E" w:rsidRPr="000C186A">
        <w:rPr>
          <w:rFonts w:ascii="Arial" w:hAnsi="Arial" w:cs="Arial"/>
          <w:color w:val="000000" w:themeColor="text1"/>
        </w:rPr>
        <w:t xml:space="preserve"> </w:t>
      </w:r>
      <w:r w:rsidR="001E0BD3" w:rsidRPr="000C186A">
        <w:rPr>
          <w:rFonts w:ascii="Arial" w:hAnsi="Arial" w:cs="Arial"/>
          <w:color w:val="000000" w:themeColor="text1"/>
        </w:rPr>
        <w:fldChar w:fldCharType="begin"/>
      </w:r>
      <w:r w:rsidR="001E0BD3" w:rsidRPr="000C186A">
        <w:rPr>
          <w:rFonts w:ascii="Arial" w:hAnsi="Arial" w:cs="Arial"/>
          <w:color w:val="000000" w:themeColor="text1"/>
        </w:rPr>
        <w:instrText xml:space="preserve"> ADDIN EN.CITE &lt;EndNote&gt;&lt;Cite AuthorYear="1"&gt;&lt;Author&gt;Suarez-Tangil&lt;/Author&gt;&lt;Year&gt;2014&lt;/Year&gt;&lt;RecNum&gt;176&lt;/RecNum&gt;&lt;DisplayText&gt;Suarez-Tangil, et al. (2014)&lt;/DisplayText&gt;&lt;record&gt;&lt;rec-number&gt;176&lt;/rec-number&gt;&lt;foreign-keys&gt;&lt;key app="EN" db-id="vr22xts9l0dte4e5w54va9z5xst0ra5ewttv" timestamp="1758534486"&gt;176&lt;/key&gt;&lt;/foreign-keys&gt;&lt;ref-type name="Conference Proceedings"&gt;10&lt;/ref-type&gt;&lt;contributors&gt;&lt;authors&gt;&lt;author&gt;Suarez-Tangil, Guillermo&lt;/author&gt;&lt;author&gt;Tapiador, Juan E&lt;/author&gt;&lt;author&gt;Peris-Lopez, Pedro&lt;/author&gt;&lt;/authors&gt;&lt;/contributors&gt;&lt;titles&gt;&lt;title&gt;Stegomalware: Playing hide and seek with malicious components in smartphone apps&lt;/title&gt;&lt;secondary-title&gt;International conference on information security and cryptology&lt;/secondary-title&gt;&lt;/titles&gt;&lt;pages&gt;496-515&lt;/pages&gt;&lt;dates&gt;&lt;year&gt;2014&lt;/year&gt;&lt;/dates&gt;&lt;publisher&gt;Springer&lt;/publisher&gt;&lt;urls&gt;&lt;/urls&gt;&lt;/record&gt;&lt;/Cite&gt;&lt;/EndNote&gt;</w:instrText>
      </w:r>
      <w:r w:rsidR="001E0BD3" w:rsidRPr="000C186A">
        <w:rPr>
          <w:rFonts w:ascii="Arial" w:hAnsi="Arial" w:cs="Arial"/>
          <w:color w:val="000000" w:themeColor="text1"/>
        </w:rPr>
        <w:fldChar w:fldCharType="separate"/>
      </w:r>
      <w:r w:rsidR="001E0BD3" w:rsidRPr="000C186A">
        <w:rPr>
          <w:rFonts w:ascii="Arial" w:hAnsi="Arial" w:cs="Arial"/>
          <w:color w:val="000000" w:themeColor="text1"/>
        </w:rPr>
        <w:t>Suarez-Tangil, et al. (2014)</w:t>
      </w:r>
      <w:r w:rsidR="001E0BD3" w:rsidRPr="000C186A">
        <w:rPr>
          <w:rFonts w:ascii="Arial" w:hAnsi="Arial" w:cs="Arial"/>
          <w:color w:val="000000" w:themeColor="text1"/>
        </w:rPr>
        <w:fldChar w:fldCharType="end"/>
      </w:r>
      <w:r w:rsidR="001E0BD3" w:rsidRPr="000C186A">
        <w:rPr>
          <w:rFonts w:ascii="Arial" w:hAnsi="Arial" w:cs="Arial"/>
          <w:color w:val="000000" w:themeColor="text1"/>
        </w:rPr>
        <w:t xml:space="preserve"> </w:t>
      </w:r>
      <w:r w:rsidR="00853116" w:rsidRPr="000C186A">
        <w:rPr>
          <w:rFonts w:ascii="Arial" w:hAnsi="Arial" w:cs="Arial"/>
          <w:color w:val="000000" w:themeColor="text1"/>
        </w:rPr>
        <w:t xml:space="preserve">and later </w:t>
      </w:r>
      <w:r w:rsidR="00853116" w:rsidRPr="000C186A">
        <w:rPr>
          <w:rFonts w:ascii="Arial" w:hAnsi="Arial" w:cs="Arial"/>
          <w:color w:val="000000" w:themeColor="text1"/>
        </w:rPr>
        <w:fldChar w:fldCharType="begin"/>
      </w:r>
      <w:r w:rsidR="00853116" w:rsidRPr="000C186A">
        <w:rPr>
          <w:rFonts w:ascii="Arial" w:hAnsi="Arial" w:cs="Arial"/>
          <w:color w:val="000000" w:themeColor="text1"/>
        </w:rPr>
        <w:instrText xml:space="preserve"> ADDIN EN.CITE &lt;EndNote&gt;&lt;Cite AuthorYear="1"&gt;&lt;Author&gt;Badhani&lt;/Author&gt;&lt;Year&gt;2018&lt;/Year&gt;&lt;RecNum&gt;177&lt;/RecNum&gt;&lt;DisplayText&gt;Badhani and Muttoo (2018)&lt;/DisplayText&gt;&lt;record&gt;&lt;rec-number&gt;177&lt;/rec-number&gt;&lt;foreign-keys&gt;&lt;key app="EN" db-id="vr22xts9l0dte4e5w54va9z5xst0ra5ewttv" timestamp="1758535120"&gt;177&lt;/key&gt;&lt;/foreign-keys&gt;&lt;ref-type name="Journal Article"&gt;17&lt;/ref-type&gt;&lt;contributors&gt;&lt;authors&gt;&lt;author&gt;Badhani, Shikha&lt;/author&gt;&lt;author&gt;Muttoo, Sunil K&lt;/author&gt;&lt;/authors&gt;&lt;/contributors&gt;&lt;titles&gt;&lt;title&gt;Evading android anti-malware by hiding malicious application inside images&lt;/title&gt;&lt;secondary-title&gt;International Journal of System Assurance Engineering and Management&lt;/secondary-title&gt;&lt;/titles&gt;&lt;periodical&gt;&lt;full-title&gt;International Journal of System Assurance Engineering and Management&lt;/full-title&gt;&lt;/periodical&gt;&lt;pages&gt;482-493&lt;/pages&gt;&lt;volume&gt;9&lt;/volume&gt;&lt;number&gt;2&lt;/number&gt;&lt;dates&gt;&lt;year&gt;2018&lt;/year&gt;&lt;/dates&gt;&lt;isbn&gt;0975-6809&lt;/isbn&gt;&lt;urls&gt;&lt;/urls&gt;&lt;/record&gt;&lt;/Cite&gt;&lt;/EndNote&gt;</w:instrText>
      </w:r>
      <w:r w:rsidR="00853116" w:rsidRPr="000C186A">
        <w:rPr>
          <w:rFonts w:ascii="Arial" w:hAnsi="Arial" w:cs="Arial"/>
          <w:color w:val="000000" w:themeColor="text1"/>
        </w:rPr>
        <w:fldChar w:fldCharType="separate"/>
      </w:r>
      <w:r w:rsidR="00853116" w:rsidRPr="000C186A">
        <w:rPr>
          <w:rFonts w:ascii="Arial" w:hAnsi="Arial" w:cs="Arial"/>
          <w:color w:val="000000" w:themeColor="text1"/>
        </w:rPr>
        <w:t>Badhani and Muttoo (2018)</w:t>
      </w:r>
      <w:r w:rsidR="00853116" w:rsidRPr="000C186A">
        <w:rPr>
          <w:rFonts w:ascii="Arial" w:hAnsi="Arial" w:cs="Arial"/>
          <w:color w:val="000000" w:themeColor="text1"/>
        </w:rPr>
        <w:fldChar w:fldCharType="end"/>
      </w:r>
      <w:r w:rsidR="00853116" w:rsidRPr="000C186A">
        <w:rPr>
          <w:rFonts w:ascii="Arial" w:hAnsi="Arial" w:cs="Arial"/>
          <w:color w:val="000000" w:themeColor="text1"/>
        </w:rPr>
        <w:t xml:space="preserve">, </w:t>
      </w:r>
      <w:r w:rsidR="00DF465E" w:rsidRPr="000C186A">
        <w:rPr>
          <w:rFonts w:ascii="Arial" w:hAnsi="Arial" w:cs="Arial"/>
          <w:color w:val="000000" w:themeColor="text1"/>
        </w:rPr>
        <w:t>t</w:t>
      </w:r>
      <w:r w:rsidRPr="000C186A">
        <w:rPr>
          <w:rFonts w:ascii="Arial" w:hAnsi="Arial" w:cs="Arial"/>
          <w:color w:val="000000" w:themeColor="text1"/>
        </w:rPr>
        <w:t>raditional antivirus solutions are fundamentally ill-equipped to handle the dynamic and subtle nature of modern stegomalware, as they rely on detecting known patterns.</w:t>
      </w:r>
    </w:p>
    <w:p w14:paraId="201B7CE5" w14:textId="385D2662" w:rsidR="007E7044" w:rsidRPr="000C186A" w:rsidRDefault="00426568" w:rsidP="001D12FE">
      <w:pPr>
        <w:jc w:val="both"/>
        <w:rPr>
          <w:rFonts w:ascii="Arial" w:hAnsi="Arial" w:cs="Arial"/>
          <w:color w:val="000000" w:themeColor="text1"/>
        </w:rPr>
      </w:pPr>
      <w:r w:rsidRPr="000C186A">
        <w:rPr>
          <w:rFonts w:ascii="Arial" w:hAnsi="Arial" w:cs="Arial"/>
          <w:color w:val="000000" w:themeColor="text1"/>
        </w:rPr>
        <w:t xml:space="preserve">The evasion methods detailed, such as SGAN and EAST, are not merely hiding data; they are leveraging advanced machine learning concepts like Generative Adversarial Networks and adversarial attacks to actively fool detection systems </w:t>
      </w:r>
      <w:r w:rsidR="00283F5E"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&lt;EndNote&gt;&lt;Cite&gt;&lt;Author&gt;Ghamizi&lt;/Author&gt;&lt;Year&gt;2021&lt;/Year&gt;&lt;RecNum&gt;179&lt;/RecNum&gt;&lt;DisplayText&gt;(Ghamizi, et al. 2021)&lt;/DisplayText&gt;&lt;record&gt;&lt;rec-number&gt;179&lt;/rec-number&gt;&lt;foreign-keys&gt;&lt;key app="EN" db-id="vr22xts9l0dte4e5w54va9z5xst0ra5ewttv" timestamp="1758536619"&gt;179&lt;/key&gt;&lt;/foreign-keys&gt;&lt;ref-type name="Conference Proceedings"&gt;10&lt;/ref-type&gt;&lt;contributors&gt;&lt;authors&gt;&lt;author&gt;Ghamizi, Salah&lt;/author&gt;&lt;author&gt;Cordy, Maxime&lt;/author&gt;&lt;author&gt;Papadakis, Mike&lt;/author&gt;&lt;author&gt;Le Traon, Yves&lt;/author&gt;&lt;/authors&gt;&lt;/contributors&gt;&lt;titles&gt;&lt;title&gt;Evasion attack steganography: Turning vulnerability of machine learning to adversarial attacks into a real-world application&lt;/title&gt;&lt;secondary-title&gt;Proceedings of the IEEE/CVF International conference on computer vision&lt;/secondary-title&gt;&lt;/titles&gt;&lt;pages&gt;31-40&lt;/pages&gt;&lt;dates&gt;&lt;year&gt;2021&lt;/year&gt;&lt;/dates&gt;&lt;urls&gt;&lt;/urls&gt;&lt;/record&gt;&lt;/Cite&gt;&lt;/EndNote&gt;</w:instrText>
      </w:r>
      <w:r w:rsidR="00283F5E" w:rsidRPr="000C186A">
        <w:rPr>
          <w:rFonts w:ascii="Arial" w:hAnsi="Arial" w:cs="Arial"/>
          <w:color w:val="000000" w:themeColor="text1"/>
        </w:rPr>
        <w:fldChar w:fldCharType="separate"/>
      </w:r>
      <w:r w:rsidR="00122BC7" w:rsidRPr="000C186A">
        <w:rPr>
          <w:rFonts w:ascii="Arial" w:hAnsi="Arial" w:cs="Arial"/>
          <w:color w:val="000000" w:themeColor="text1"/>
        </w:rPr>
        <w:t>(Ghamizi, et al. 2021)</w:t>
      </w:r>
      <w:r w:rsidR="00283F5E" w:rsidRPr="000C186A">
        <w:rPr>
          <w:rFonts w:ascii="Arial" w:hAnsi="Arial" w:cs="Arial"/>
          <w:color w:val="000000" w:themeColor="text1"/>
        </w:rPr>
        <w:fldChar w:fldCharType="end"/>
      </w:r>
      <w:r w:rsidRPr="000C186A">
        <w:rPr>
          <w:rFonts w:ascii="Arial" w:hAnsi="Arial" w:cs="Arial"/>
          <w:color w:val="000000" w:themeColor="text1"/>
        </w:rPr>
        <w:t>. This represents a shift where attackers are using intelligent algorithms to create steganographic content that is statistically indistinguishable from legitimate media</w:t>
      </w:r>
      <w:r w:rsidR="007E7044" w:rsidRPr="000C186A">
        <w:rPr>
          <w:rFonts w:ascii="Arial" w:hAnsi="Arial" w:cs="Arial"/>
          <w:color w:val="000000" w:themeColor="text1"/>
        </w:rPr>
        <w:t xml:space="preserve"> </w:t>
      </w:r>
      <w:r w:rsidR="00BF3DF3" w:rsidRPr="000C186A">
        <w:rPr>
          <w:rFonts w:ascii="Arial" w:hAnsi="Arial" w:cs="Arial"/>
          <w:color w:val="000000" w:themeColor="text1"/>
        </w:rPr>
        <w:t>making the</w:t>
      </w:r>
      <w:r w:rsidRPr="000C186A">
        <w:rPr>
          <w:rFonts w:ascii="Arial" w:hAnsi="Arial" w:cs="Arial"/>
          <w:color w:val="000000" w:themeColor="text1"/>
        </w:rPr>
        <w:t xml:space="preserve"> reactive signature-based </w:t>
      </w:r>
      <w:r w:rsidR="0062675E" w:rsidRPr="000C186A">
        <w:rPr>
          <w:rFonts w:ascii="Arial" w:hAnsi="Arial" w:cs="Arial"/>
          <w:color w:val="000000" w:themeColor="text1"/>
        </w:rPr>
        <w:t>defence</w:t>
      </w:r>
      <w:r w:rsidR="00BF3DF3" w:rsidRPr="000C186A">
        <w:rPr>
          <w:rFonts w:ascii="Arial" w:hAnsi="Arial" w:cs="Arial"/>
          <w:color w:val="000000" w:themeColor="text1"/>
        </w:rPr>
        <w:t>s</w:t>
      </w:r>
      <w:r w:rsidRPr="000C186A">
        <w:rPr>
          <w:rFonts w:ascii="Arial" w:hAnsi="Arial" w:cs="Arial"/>
          <w:color w:val="000000" w:themeColor="text1"/>
        </w:rPr>
        <w:t xml:space="preserve"> no longer viable</w:t>
      </w:r>
      <w:r w:rsidR="00853116" w:rsidRPr="000C186A">
        <w:rPr>
          <w:rFonts w:ascii="Arial" w:hAnsi="Arial" w:cs="Arial"/>
          <w:color w:val="000000" w:themeColor="text1"/>
        </w:rPr>
        <w:t xml:space="preserve"> </w:t>
      </w:r>
      <w:r w:rsidR="00853116" w:rsidRPr="000C186A">
        <w:rPr>
          <w:rFonts w:ascii="Arial" w:hAnsi="Arial" w:cs="Arial"/>
          <w:color w:val="000000" w:themeColor="text1"/>
        </w:rPr>
        <w:fldChar w:fldCharType="begin"/>
      </w:r>
      <w:r w:rsidR="00853116" w:rsidRPr="000C186A">
        <w:rPr>
          <w:rFonts w:ascii="Arial" w:hAnsi="Arial" w:cs="Arial"/>
          <w:color w:val="000000" w:themeColor="text1"/>
        </w:rPr>
        <w:instrText xml:space="preserve"> ADDIN EN.CITE &lt;EndNote&gt;&lt;Cite&gt;&lt;Author&gt;Rafy&lt;/Author&gt;&lt;Year&gt;2024&lt;/Year&gt;&lt;RecNum&gt;197&lt;/RecNum&gt;&lt;DisplayText&gt;(Rafy 2024)&lt;/DisplayText&gt;&lt;record&gt;&lt;rec-number&gt;197&lt;/rec-number&gt;&lt;foreign-keys&gt;&lt;key app="EN" db-id="vr22xts9l0dte4e5w54va9z5xst0ra5ewttv" timestamp="1762248993"&gt;197&lt;/key&gt;&lt;/foreign-keys&gt;&lt;ref-type name="Journal Article"&gt;17&lt;/ref-type&gt;&lt;contributors&gt;&lt;authors&gt;&lt;author&gt;Rafy, Md Fazley&lt;/author&gt;&lt;/authors&gt;&lt;/contributors&gt;&lt;titles&gt;&lt;title&gt;Artificial intelligence in cyber security&lt;/title&gt;&lt;secondary-title&gt;Available at SSRN 4687831&lt;/secondary-title&gt;&lt;/titles&gt;&lt;periodical&gt;&lt;full-title&gt;Available at SSRN 4687831&lt;/full-title&gt;&lt;/periodical&gt;&lt;dates&gt;&lt;year&gt;2024&lt;/year&gt;&lt;/dates&gt;&lt;urls&gt;&lt;/urls&gt;&lt;/record&gt;&lt;/Cite&gt;&lt;/EndNote&gt;</w:instrText>
      </w:r>
      <w:r w:rsidR="00853116" w:rsidRPr="000C186A">
        <w:rPr>
          <w:rFonts w:ascii="Arial" w:hAnsi="Arial" w:cs="Arial"/>
          <w:color w:val="000000" w:themeColor="text1"/>
        </w:rPr>
        <w:fldChar w:fldCharType="separate"/>
      </w:r>
      <w:r w:rsidR="00853116" w:rsidRPr="000C186A">
        <w:rPr>
          <w:rFonts w:ascii="Arial" w:hAnsi="Arial" w:cs="Arial"/>
          <w:noProof/>
          <w:color w:val="000000" w:themeColor="text1"/>
        </w:rPr>
        <w:t>(Rafy 2024)</w:t>
      </w:r>
      <w:r w:rsidR="00853116" w:rsidRPr="000C186A">
        <w:rPr>
          <w:rFonts w:ascii="Arial" w:hAnsi="Arial" w:cs="Arial"/>
          <w:color w:val="000000" w:themeColor="text1"/>
        </w:rPr>
        <w:fldChar w:fldCharType="end"/>
      </w:r>
      <w:r w:rsidRPr="000C186A">
        <w:rPr>
          <w:rFonts w:ascii="Arial" w:hAnsi="Arial" w:cs="Arial"/>
          <w:color w:val="000000" w:themeColor="text1"/>
        </w:rPr>
        <w:t xml:space="preserve">. </w:t>
      </w:r>
    </w:p>
    <w:p w14:paraId="64946DC5" w14:textId="5DF4BCE6" w:rsidR="00563780" w:rsidRPr="000C186A" w:rsidRDefault="006D493F" w:rsidP="001D12FE">
      <w:pPr>
        <w:jc w:val="both"/>
        <w:rPr>
          <w:rFonts w:ascii="Arial" w:hAnsi="Arial" w:cs="Arial"/>
          <w:color w:val="000000" w:themeColor="text1"/>
        </w:rPr>
      </w:pPr>
      <w:r w:rsidRPr="000C186A">
        <w:rPr>
          <w:rFonts w:ascii="Arial" w:hAnsi="Arial" w:cs="Arial"/>
          <w:color w:val="000000" w:themeColor="text1"/>
        </w:rPr>
        <w:lastRenderedPageBreak/>
        <w:t xml:space="preserve">Dealing with these threats calls for a new type of detection algorithm that goes beyond simple pattern matching and uses adaptive, learning-based methods to uncover hidden data </w:t>
      </w:r>
      <w:r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&lt;EndNote&gt;&lt;Cite&gt;&lt;Author&gt;Apau&lt;/Author&gt;&lt;Year&gt;2024&lt;/Year&gt;&lt;RecNum&gt;198&lt;/RecNum&gt;&lt;DisplayText&gt;(Apau, et al. 2024)&lt;/DisplayText&gt;&lt;record&gt;&lt;rec-number&gt;198&lt;/rec-number&gt;&lt;foreign-keys&gt;&lt;key app="EN" db-id="vr22xts9l0dte4e5w54va9z5xst0ra5ewttv" timestamp="1762413846"&gt;198&lt;/key&gt;&lt;/foreign-keys&gt;&lt;ref-type name="Journal Article"&gt;17&lt;/ref-type&gt;&lt;contributors&gt;&lt;authors&gt;&lt;author&gt;Apau, Richard&lt;/author&gt;&lt;author&gt;Asante, Michael&lt;/author&gt;&lt;author&gt;Twum, Frimpong&lt;/author&gt;&lt;author&gt;Ben Hayfron-Acquah, James&lt;/author&gt;&lt;author&gt;Peasah, Kwame Ofosuhene&lt;/author&gt;&lt;/authors&gt;&lt;/contributors&gt;&lt;titles&gt;&lt;title&gt;Image steganography techniques for resisting statistical steganalysis attacks: A systematic literature review&lt;/title&gt;&lt;secondary-title&gt;PloS one&lt;/secondary-title&gt;&lt;/titles&gt;&lt;periodical&gt;&lt;full-title&gt;PloS one&lt;/full-title&gt;&lt;/periodical&gt;&lt;pages&gt;e0308807&lt;/pages&gt;&lt;volume&gt;19&lt;/volume&gt;&lt;number&gt;9&lt;/number&gt;&lt;dates&gt;&lt;year&gt;2024&lt;/year&gt;&lt;/dates&gt;&lt;isbn&gt;1932-6203&lt;/isbn&gt;&lt;urls&gt;&lt;/urls&gt;&lt;/record&gt;&lt;/Cite&gt;&lt;/EndNote&gt;</w:instrText>
      </w:r>
      <w:r w:rsidRPr="000C186A">
        <w:rPr>
          <w:rFonts w:ascii="Arial" w:hAnsi="Arial" w:cs="Arial"/>
          <w:color w:val="000000" w:themeColor="text1"/>
        </w:rPr>
        <w:fldChar w:fldCharType="separate"/>
      </w:r>
      <w:r w:rsidRPr="000C186A">
        <w:rPr>
          <w:rFonts w:ascii="Arial" w:hAnsi="Arial" w:cs="Arial"/>
          <w:noProof/>
          <w:color w:val="000000" w:themeColor="text1"/>
        </w:rPr>
        <w:t>(Apau, et al. 2024)</w:t>
      </w:r>
      <w:r w:rsidRPr="000C186A">
        <w:rPr>
          <w:rFonts w:ascii="Arial" w:hAnsi="Arial" w:cs="Arial"/>
          <w:color w:val="000000" w:themeColor="text1"/>
        </w:rPr>
        <w:fldChar w:fldCharType="end"/>
      </w:r>
      <w:r w:rsidRPr="000C186A">
        <w:rPr>
          <w:rFonts w:ascii="Arial" w:hAnsi="Arial" w:cs="Arial"/>
          <w:color w:val="000000" w:themeColor="text1"/>
        </w:rPr>
        <w:t xml:space="preserve">. </w:t>
      </w:r>
      <w:r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 AuthorYear="1"&gt;&lt;Author&gt;De La Croix&lt;/Author&gt;&lt;Year&gt;2024&lt;/Year&gt;&lt;RecNum&gt;199&lt;/RecNum&gt;&lt;DisplayText&gt;De La Croix, et al. (2024)&lt;/DisplayText&gt;&lt;record&gt;&lt;rec-number&gt;199&lt;/rec-number&gt;&lt;foreign-keys&gt;&lt;key app="EN" db-id="vr22xts9l0dte4e5w54va9z5xst0ra5ewttv" timestamp="1762413943"&gt;199&lt;/key&gt;&lt;/foreign-keys&gt;&lt;ref-type name="Journal Article"&gt;17&lt;/ref-type&gt;&lt;contributors&gt;&lt;authors&gt;&lt;author&gt;De La Croix, Ntivuguruzwa Jean&lt;/author&gt;&lt;author&gt;Ahmad, Tohari&lt;/author&gt;&lt;author&gt;Han, Fengling&lt;/author&gt;&lt;/authors&gt;&lt;/contributors&gt;&lt;titles&gt;&lt;title&gt;Comprehensive survey on image steganalysis using deep learning&lt;/title&gt;&lt;secondary-title&gt;array&lt;/secondary-title&gt;&lt;/titles&gt;&lt;periodical&gt;&lt;full-title&gt;array&lt;/full-title&gt;&lt;/periodical&gt;&lt;pages&gt;100353&lt;/pages&gt;&lt;volume&gt;22&lt;/volume&gt;&lt;dates&gt;&lt;year&gt;2024&lt;/year&gt;&lt;/dates&gt;&lt;isbn&gt;2590-0056&lt;/isbn&gt;&lt;urls&gt;&lt;/urls&gt;&lt;/record&gt;&lt;/Cite&gt;&lt;/EndNote&gt;</w:instrText>
      </w:r>
      <w:r w:rsidRPr="000C186A">
        <w:rPr>
          <w:rFonts w:ascii="Arial" w:hAnsi="Arial" w:cs="Arial"/>
          <w:color w:val="000000" w:themeColor="text1"/>
        </w:rPr>
        <w:fldChar w:fldCharType="separate"/>
      </w:r>
      <w:r w:rsidRPr="000C186A">
        <w:rPr>
          <w:rFonts w:ascii="Arial" w:hAnsi="Arial" w:cs="Arial"/>
          <w:noProof/>
          <w:color w:val="000000" w:themeColor="text1"/>
        </w:rPr>
        <w:t>De La Croix, et al. (2024)</w:t>
      </w:r>
      <w:r w:rsidRPr="000C186A">
        <w:rPr>
          <w:rFonts w:ascii="Arial" w:hAnsi="Arial" w:cs="Arial"/>
          <w:color w:val="000000" w:themeColor="text1"/>
        </w:rPr>
        <w:fldChar w:fldCharType="end"/>
      </w:r>
      <w:r w:rsidR="00371347" w:rsidRPr="000C186A">
        <w:rPr>
          <w:rFonts w:ascii="Arial" w:hAnsi="Arial" w:cs="Arial"/>
          <w:color w:val="000000" w:themeColor="text1"/>
        </w:rPr>
        <w:t xml:space="preserve"> described how such systems can combine statistical feature analysis, deep learning models, and anomaly detection tools to spot the small patterns left behind by AI-generated steganography.</w:t>
      </w:r>
      <w:r w:rsidR="00736C7B" w:rsidRPr="000C186A">
        <w:rPr>
          <w:rFonts w:ascii="Arial" w:hAnsi="Arial" w:cs="Arial"/>
          <w:color w:val="000000" w:themeColor="text1"/>
        </w:rPr>
        <w:t xml:space="preserve"> In addition, these models need to be resilient against adversarial attacks and able to adapt to new embedding methods, maintaining their effectiveness across different image changes and attack conditions </w:t>
      </w:r>
      <w:r w:rsidR="00736C7B" w:rsidRPr="000C186A">
        <w:rPr>
          <w:rFonts w:ascii="Arial" w:hAnsi="Arial" w:cs="Arial"/>
          <w:color w:val="000000" w:themeColor="text1"/>
        </w:rPr>
        <w:fldChar w:fldCharType="begin"/>
      </w:r>
      <w:r w:rsidR="00736C7B" w:rsidRPr="000C186A">
        <w:rPr>
          <w:rFonts w:ascii="Arial" w:hAnsi="Arial" w:cs="Arial"/>
          <w:color w:val="000000" w:themeColor="text1"/>
        </w:rPr>
        <w:instrText xml:space="preserve"> ADDIN EN.CITE &lt;EndNote&gt;&lt;Cite&gt;&lt;Author&gt;Alrusaini&lt;/Author&gt;&lt;Year&gt;2025&lt;/Year&gt;&lt;RecNum&gt;200&lt;/RecNum&gt;&lt;DisplayText&gt;(Alrusaini 2025)&lt;/DisplayText&gt;&lt;record&gt;&lt;rec-number&gt;200&lt;/rec-number&gt;&lt;foreign-keys&gt;&lt;key app="EN" db-id="vr22xts9l0dte4e5w54va9z5xst0ra5ewttv" timestamp="1762427069"&gt;200&lt;/key&gt;&lt;/foreign-keys&gt;&lt;ref-type name="Journal Article"&gt;17&lt;/ref-type&gt;&lt;contributors&gt;&lt;authors&gt;&lt;author&gt;Alrusaini, Othman A&lt;/author&gt;&lt;/authors&gt;&lt;/contributors&gt;&lt;titles&gt;&lt;title&gt;Deep learning for steganalysis: evaluating model robustness against image transformations&lt;/title&gt;&lt;secondary-title&gt;Frontiers in Artificial Intelligence&lt;/secondary-title&gt;&lt;/titles&gt;&lt;periodical&gt;&lt;full-title&gt;Frontiers in Artificial Intelligence&lt;/full-title&gt;&lt;/periodical&gt;&lt;pages&gt;1532895&lt;/pages&gt;&lt;volume&gt;8&lt;/volume&gt;&lt;dates&gt;&lt;year&gt;2025&lt;/year&gt;&lt;/dates&gt;&lt;isbn&gt;2624-8212&lt;/isbn&gt;&lt;urls&gt;&lt;/urls&gt;&lt;/record&gt;&lt;/Cite&gt;&lt;/EndNote&gt;</w:instrText>
      </w:r>
      <w:r w:rsidR="00736C7B" w:rsidRPr="000C186A">
        <w:rPr>
          <w:rFonts w:ascii="Arial" w:hAnsi="Arial" w:cs="Arial"/>
          <w:color w:val="000000" w:themeColor="text1"/>
        </w:rPr>
        <w:fldChar w:fldCharType="separate"/>
      </w:r>
      <w:r w:rsidR="00736C7B" w:rsidRPr="000C186A">
        <w:rPr>
          <w:rFonts w:ascii="Arial" w:hAnsi="Arial" w:cs="Arial"/>
          <w:noProof/>
          <w:color w:val="000000" w:themeColor="text1"/>
        </w:rPr>
        <w:t>(Alrusaini 2025)</w:t>
      </w:r>
      <w:r w:rsidR="00736C7B" w:rsidRPr="000C186A">
        <w:rPr>
          <w:rFonts w:ascii="Arial" w:hAnsi="Arial" w:cs="Arial"/>
          <w:color w:val="000000" w:themeColor="text1"/>
        </w:rPr>
        <w:fldChar w:fldCharType="end"/>
      </w:r>
      <w:r w:rsidR="00736C7B" w:rsidRPr="000C186A">
        <w:rPr>
          <w:rFonts w:ascii="Arial" w:hAnsi="Arial" w:cs="Arial"/>
          <w:color w:val="000000" w:themeColor="text1"/>
        </w:rPr>
        <w:t>. The next section examines how rule-based tools like YARA can form the foundation of hybrid detection systems that merge traditional pattern-matching with intelligent, learning-based methods for detecting anomalies.</w:t>
      </w:r>
    </w:p>
    <w:p w14:paraId="0242A878" w14:textId="361606E3" w:rsidR="001548DE" w:rsidRPr="000C186A" w:rsidRDefault="00E2346F" w:rsidP="001D12FE">
      <w:pPr>
        <w:pStyle w:val="Heading1"/>
        <w:jc w:val="both"/>
        <w:rPr>
          <w:rFonts w:ascii="Arial" w:hAnsi="Arial" w:cs="Arial"/>
          <w:color w:val="000000" w:themeColor="text1"/>
          <w:sz w:val="28"/>
          <w:szCs w:val="28"/>
        </w:rPr>
      </w:pPr>
      <w:bookmarkStart w:id="33" w:name="_Toc213429866"/>
      <w:r w:rsidRPr="000C186A">
        <w:rPr>
          <w:rFonts w:ascii="Arial" w:hAnsi="Arial" w:cs="Arial"/>
          <w:color w:val="000000" w:themeColor="text1"/>
          <w:sz w:val="28"/>
          <w:szCs w:val="28"/>
        </w:rPr>
        <w:t xml:space="preserve">2.5. </w:t>
      </w:r>
      <w:r w:rsidR="003A43CD" w:rsidRPr="000C186A">
        <w:rPr>
          <w:rFonts w:ascii="Arial" w:hAnsi="Arial" w:cs="Arial"/>
          <w:color w:val="000000" w:themeColor="text1"/>
          <w:sz w:val="28"/>
          <w:szCs w:val="28"/>
        </w:rPr>
        <w:t>Y</w:t>
      </w:r>
      <w:r w:rsidRPr="000C186A">
        <w:rPr>
          <w:rFonts w:ascii="Arial" w:hAnsi="Arial" w:cs="Arial"/>
          <w:color w:val="000000" w:themeColor="text1"/>
          <w:sz w:val="28"/>
          <w:szCs w:val="28"/>
        </w:rPr>
        <w:t>ARA</w:t>
      </w:r>
      <w:r w:rsidR="003A43CD" w:rsidRPr="000C186A">
        <w:rPr>
          <w:rFonts w:ascii="Arial" w:hAnsi="Arial" w:cs="Arial"/>
          <w:color w:val="000000" w:themeColor="text1"/>
          <w:sz w:val="28"/>
          <w:szCs w:val="28"/>
        </w:rPr>
        <w:t>: Capabilities and Limitations</w:t>
      </w:r>
      <w:bookmarkEnd w:id="33"/>
    </w:p>
    <w:p w14:paraId="08F5ADB7" w14:textId="04CD21A2" w:rsidR="001446E1" w:rsidRPr="000C186A" w:rsidRDefault="000B1457" w:rsidP="001D12FE">
      <w:pPr>
        <w:jc w:val="both"/>
        <w:rPr>
          <w:rFonts w:ascii="Arial" w:hAnsi="Arial" w:cs="Arial"/>
          <w:color w:val="000000" w:themeColor="text1"/>
        </w:rPr>
      </w:pPr>
      <w:r w:rsidRPr="000C186A">
        <w:rPr>
          <w:rFonts w:ascii="Arial" w:hAnsi="Arial" w:cs="Arial"/>
          <w:color w:val="000000" w:themeColor="text1"/>
        </w:rPr>
        <w:t>YARA is a powerful tool</w:t>
      </w:r>
      <w:r w:rsidR="002A42F0" w:rsidRPr="000C186A">
        <w:rPr>
          <w:rFonts w:ascii="Arial" w:hAnsi="Arial" w:cs="Arial"/>
          <w:color w:val="000000" w:themeColor="text1"/>
        </w:rPr>
        <w:t xml:space="preserve"> used</w:t>
      </w:r>
      <w:r w:rsidRPr="000C186A">
        <w:rPr>
          <w:rFonts w:ascii="Arial" w:hAnsi="Arial" w:cs="Arial"/>
          <w:color w:val="000000" w:themeColor="text1"/>
        </w:rPr>
        <w:t xml:space="preserve"> for pattern matching and rule-based classification that has become a critical component in modern malware identification and mitigation </w:t>
      </w:r>
      <w:r w:rsidR="00351D33"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351D33" w:rsidRPr="000C186A">
        <w:rPr>
          <w:rFonts w:ascii="Arial" w:hAnsi="Arial" w:cs="Arial"/>
          <w:color w:val="000000" w:themeColor="text1"/>
        </w:rPr>
        <w:fldChar w:fldCharType="separate"/>
      </w:r>
      <w:r w:rsidR="00122BC7" w:rsidRPr="000C186A">
        <w:rPr>
          <w:rFonts w:ascii="Arial" w:hAnsi="Arial" w:cs="Arial"/>
          <w:color w:val="000000" w:themeColor="text1"/>
        </w:rPr>
        <w:t>(Vinay Patil 2025)</w:t>
      </w:r>
      <w:r w:rsidR="00351D33" w:rsidRPr="000C186A">
        <w:rPr>
          <w:rFonts w:ascii="Arial" w:hAnsi="Arial" w:cs="Arial"/>
          <w:color w:val="000000" w:themeColor="text1"/>
        </w:rPr>
        <w:fldChar w:fldCharType="end"/>
      </w:r>
      <w:r w:rsidRPr="000C186A">
        <w:rPr>
          <w:rFonts w:ascii="Arial" w:hAnsi="Arial" w:cs="Arial"/>
          <w:color w:val="000000" w:themeColor="text1"/>
        </w:rPr>
        <w:t xml:space="preserve">. </w:t>
      </w:r>
      <w:r w:rsidR="002A42F0" w:rsidRPr="000C186A">
        <w:rPr>
          <w:rFonts w:ascii="Arial" w:hAnsi="Arial" w:cs="Arial"/>
          <w:color w:val="000000" w:themeColor="text1"/>
        </w:rPr>
        <w:t>YARA</w:t>
      </w:r>
      <w:r w:rsidRPr="000C186A">
        <w:rPr>
          <w:rFonts w:ascii="Arial" w:hAnsi="Arial" w:cs="Arial"/>
          <w:color w:val="000000" w:themeColor="text1"/>
        </w:rPr>
        <w:t xml:space="preserve"> enables security professionals to create custom rules that detect specific patterns in files, memory, or network traffic, moving beyond the limitations of traditional hash-based indicators </w:t>
      </w:r>
      <w:r w:rsidR="00A97E1B"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00A97E1B" w:rsidRPr="000C186A">
        <w:rPr>
          <w:rFonts w:ascii="Arial" w:hAnsi="Arial" w:cs="Arial"/>
          <w:color w:val="000000" w:themeColor="text1"/>
        </w:rPr>
        <w:fldChar w:fldCharType="separate"/>
      </w:r>
      <w:r w:rsidR="00122BC7" w:rsidRPr="000C186A">
        <w:rPr>
          <w:rFonts w:ascii="Arial" w:hAnsi="Arial" w:cs="Arial"/>
          <w:color w:val="000000" w:themeColor="text1"/>
        </w:rPr>
        <w:t>(NCCIC 2015)</w:t>
      </w:r>
      <w:r w:rsidR="00A97E1B" w:rsidRPr="000C186A">
        <w:rPr>
          <w:rFonts w:ascii="Arial" w:hAnsi="Arial" w:cs="Arial"/>
          <w:color w:val="000000" w:themeColor="text1"/>
        </w:rPr>
        <w:fldChar w:fldCharType="end"/>
      </w:r>
      <w:r w:rsidRPr="000C186A">
        <w:rPr>
          <w:rFonts w:ascii="Arial" w:hAnsi="Arial" w:cs="Arial"/>
          <w:color w:val="000000" w:themeColor="text1"/>
        </w:rPr>
        <w:t xml:space="preserve">. Understanding both the extensive capabilities and the inherent limitations of this signature-based approach is essential for using it effectively and for developing a comprehensive, layered </w:t>
      </w:r>
      <w:r w:rsidR="0062675E" w:rsidRPr="000C186A">
        <w:rPr>
          <w:rFonts w:ascii="Arial" w:hAnsi="Arial" w:cs="Arial"/>
          <w:color w:val="000000" w:themeColor="text1"/>
        </w:rPr>
        <w:t>defence</w:t>
      </w:r>
      <w:r w:rsidRPr="000C186A">
        <w:rPr>
          <w:rFonts w:ascii="Arial" w:hAnsi="Arial" w:cs="Arial"/>
          <w:color w:val="000000" w:themeColor="text1"/>
        </w:rPr>
        <w:t xml:space="preserve"> against evolving cyber threats </w:t>
      </w:r>
      <w:r w:rsidR="00A97E1B"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A97E1B" w:rsidRPr="000C186A">
        <w:rPr>
          <w:rFonts w:ascii="Arial" w:hAnsi="Arial" w:cs="Arial"/>
          <w:color w:val="000000" w:themeColor="text1"/>
        </w:rPr>
        <w:fldChar w:fldCharType="separate"/>
      </w:r>
      <w:r w:rsidR="00122BC7" w:rsidRPr="000C186A">
        <w:rPr>
          <w:rFonts w:ascii="Arial" w:hAnsi="Arial" w:cs="Arial"/>
          <w:color w:val="000000" w:themeColor="text1"/>
        </w:rPr>
        <w:t>(Vinay Patil 2025)</w:t>
      </w:r>
      <w:r w:rsidR="00A97E1B" w:rsidRPr="000C186A">
        <w:rPr>
          <w:rFonts w:ascii="Arial" w:hAnsi="Arial" w:cs="Arial"/>
          <w:color w:val="000000" w:themeColor="text1"/>
        </w:rPr>
        <w:fldChar w:fldCharType="end"/>
      </w:r>
      <w:r w:rsidRPr="000C186A">
        <w:rPr>
          <w:rFonts w:ascii="Arial" w:hAnsi="Arial" w:cs="Arial"/>
          <w:color w:val="000000" w:themeColor="text1"/>
        </w:rPr>
        <w:t>.</w:t>
      </w:r>
      <w:r w:rsidR="002A42F0" w:rsidRPr="000C186A">
        <w:rPr>
          <w:rFonts w:ascii="Arial" w:hAnsi="Arial" w:cs="Arial"/>
          <w:color w:val="000000" w:themeColor="text1"/>
        </w:rPr>
        <w:t xml:space="preserve"> This section looks at the </w:t>
      </w:r>
      <w:r w:rsidR="00E82FEB" w:rsidRPr="000C186A">
        <w:rPr>
          <w:rFonts w:ascii="Arial" w:hAnsi="Arial" w:cs="Arial"/>
          <w:color w:val="000000" w:themeColor="text1"/>
        </w:rPr>
        <w:t>tool’s</w:t>
      </w:r>
      <w:r w:rsidR="002A42F0" w:rsidRPr="000C186A">
        <w:rPr>
          <w:rFonts w:ascii="Arial" w:hAnsi="Arial" w:cs="Arial"/>
          <w:color w:val="000000" w:themeColor="text1"/>
        </w:rPr>
        <w:t xml:space="preserve"> roles and capabilities in relation to this study and further explore the limitations.</w:t>
      </w:r>
    </w:p>
    <w:p w14:paraId="56600934" w14:textId="0523F2DB" w:rsidR="003A43CD" w:rsidRPr="000C186A" w:rsidRDefault="00E2346F" w:rsidP="001D12FE">
      <w:pPr>
        <w:pStyle w:val="Heading2"/>
        <w:jc w:val="both"/>
        <w:rPr>
          <w:rFonts w:ascii="Arial" w:hAnsi="Arial" w:cs="Arial"/>
          <w:color w:val="000000" w:themeColor="text1"/>
          <w:sz w:val="28"/>
          <w:szCs w:val="28"/>
        </w:rPr>
      </w:pPr>
      <w:bookmarkStart w:id="34" w:name="_Toc213429867"/>
      <w:r w:rsidRPr="000C186A">
        <w:rPr>
          <w:rFonts w:ascii="Arial" w:hAnsi="Arial" w:cs="Arial"/>
          <w:color w:val="000000" w:themeColor="text1"/>
          <w:sz w:val="28"/>
          <w:szCs w:val="28"/>
        </w:rPr>
        <w:t xml:space="preserve">2.5.1. </w:t>
      </w:r>
      <w:r w:rsidR="003A43CD" w:rsidRPr="000C186A">
        <w:rPr>
          <w:rFonts w:ascii="Arial" w:hAnsi="Arial" w:cs="Arial"/>
          <w:color w:val="000000" w:themeColor="text1"/>
          <w:sz w:val="28"/>
          <w:szCs w:val="28"/>
        </w:rPr>
        <w:t>YARA’s Role and Capabili</w:t>
      </w:r>
      <w:r w:rsidRPr="000C186A">
        <w:rPr>
          <w:rFonts w:ascii="Arial" w:hAnsi="Arial" w:cs="Arial"/>
          <w:color w:val="000000" w:themeColor="text1"/>
          <w:sz w:val="28"/>
          <w:szCs w:val="28"/>
        </w:rPr>
        <w:t>ties</w:t>
      </w:r>
      <w:bookmarkEnd w:id="34"/>
    </w:p>
    <w:p w14:paraId="75E3B66B" w14:textId="102B7222" w:rsidR="00122BC7" w:rsidRPr="000C186A" w:rsidRDefault="00297669" w:rsidP="001D12FE">
      <w:pPr>
        <w:jc w:val="both"/>
        <w:rPr>
          <w:rFonts w:ascii="Arial" w:hAnsi="Arial" w:cs="Arial"/>
          <w:color w:val="000000" w:themeColor="text1"/>
        </w:rPr>
      </w:pPr>
      <w:r w:rsidRPr="000C186A">
        <w:rPr>
          <w:rFonts w:ascii="Arial" w:hAnsi="Arial" w:cs="Arial"/>
          <w:color w:val="000000" w:themeColor="text1"/>
        </w:rPr>
        <w:t xml:space="preserve">YARA, often described as "The pattern matching </w:t>
      </w:r>
      <w:r w:rsidR="0062675E" w:rsidRPr="000C186A">
        <w:rPr>
          <w:rFonts w:ascii="Arial" w:hAnsi="Arial" w:cs="Arial"/>
          <w:color w:val="000000" w:themeColor="text1"/>
        </w:rPr>
        <w:t>Swiss</w:t>
      </w:r>
      <w:r w:rsidRPr="000C186A">
        <w:rPr>
          <w:rFonts w:ascii="Arial" w:hAnsi="Arial" w:cs="Arial"/>
          <w:color w:val="000000" w:themeColor="text1"/>
        </w:rPr>
        <w:t xml:space="preserve"> knife for malware researchers</w:t>
      </w:r>
      <w:r w:rsidR="002A42F0" w:rsidRPr="000C186A">
        <w:rPr>
          <w:rFonts w:ascii="Arial" w:hAnsi="Arial" w:cs="Arial"/>
          <w:color w:val="000000" w:themeColor="text1"/>
        </w:rPr>
        <w:t xml:space="preserve"> </w:t>
      </w:r>
      <w:r w:rsidRPr="000C186A">
        <w:rPr>
          <w:rFonts w:ascii="Arial" w:hAnsi="Arial" w:cs="Arial"/>
          <w:color w:val="000000" w:themeColor="text1"/>
        </w:rPr>
        <w:t>"</w:t>
      </w:r>
      <w:r w:rsidR="002A42F0" w:rsidRPr="000C186A">
        <w:rPr>
          <w:rFonts w:ascii="Arial" w:hAnsi="Arial" w:cs="Arial"/>
          <w:color w:val="000000" w:themeColor="text1"/>
        </w:rPr>
        <w:t xml:space="preserve">, </w:t>
      </w:r>
      <w:r w:rsidRPr="000C186A">
        <w:rPr>
          <w:rFonts w:ascii="Arial" w:hAnsi="Arial" w:cs="Arial"/>
          <w:color w:val="000000" w:themeColor="text1"/>
        </w:rPr>
        <w:t xml:space="preserve"> serves as a de-facto standard for malware identification and classification </w:t>
      </w:r>
      <w:r w:rsidR="00E67FDD" w:rsidRPr="000C186A">
        <w:rPr>
          <w:rFonts w:ascii="Arial" w:hAnsi="Arial" w:cs="Arial"/>
          <w:color w:val="000000" w:themeColor="text1"/>
        </w:rPr>
        <w:fldChar w:fldCharType="begin"/>
      </w:r>
      <w:r w:rsidR="00E67FDD" w:rsidRPr="000C186A">
        <w:rPr>
          <w:rFonts w:ascii="Arial" w:hAnsi="Arial" w:cs="Arial"/>
          <w:color w:val="000000" w:themeColor="text1"/>
        </w:rPr>
        <w:instrText xml:space="preserve"> ADDIN EN.CITE &lt;EndNote&gt;&lt;Cite&gt;&lt;Author&gt;VirusTotal&lt;/Author&gt;&lt;Year&gt;2019&lt;/Year&gt;&lt;RecNum&gt;129&lt;/RecNum&gt;&lt;DisplayText&gt;(VirusTotal 2019)&lt;/DisplayText&gt;&lt;record&gt;&lt;rec-number&gt;129&lt;/rec-number&gt;&lt;foreign-keys&gt;&lt;key app="EN" db-id="vr22xts9l0dte4e5w54va9z5xst0ra5ewttv" timestamp="1757697804"&gt;129&lt;/key&gt;&lt;/foreign-keys&gt;&lt;ref-type name="Journal Article"&gt;17&lt;/ref-type&gt;&lt;contributors&gt;&lt;authors&gt;&lt;author&gt;VirusTotal&lt;/author&gt;&lt;/authors&gt;&lt;/contributors&gt;&lt;titles&gt;&lt;title&gt; YARA in a nutshell&lt;/title&gt;&lt;/titles&gt;&lt;dates&gt;&lt;year&gt;2019&lt;/year&gt;&lt;/dates&gt;&lt;urls&gt;&lt;related-urls&gt;&lt;url&gt;https://virustotal.github.io/yara/&lt;/url&gt;&lt;/related-urls&gt;&lt;/urls&gt;&lt;/record&gt;&lt;/Cite&gt;&lt;/EndNote&gt;</w:instrText>
      </w:r>
      <w:r w:rsidR="00E67FDD" w:rsidRPr="000C186A">
        <w:rPr>
          <w:rFonts w:ascii="Arial" w:hAnsi="Arial" w:cs="Arial"/>
          <w:color w:val="000000" w:themeColor="text1"/>
        </w:rPr>
        <w:fldChar w:fldCharType="separate"/>
      </w:r>
      <w:r w:rsidR="00E67FDD" w:rsidRPr="000C186A">
        <w:rPr>
          <w:rFonts w:ascii="Arial" w:hAnsi="Arial" w:cs="Arial"/>
          <w:color w:val="000000" w:themeColor="text1"/>
        </w:rPr>
        <w:t>(VirusTotal 2019)</w:t>
      </w:r>
      <w:r w:rsidR="00E67FDD" w:rsidRPr="000C186A">
        <w:rPr>
          <w:rFonts w:ascii="Arial" w:hAnsi="Arial" w:cs="Arial"/>
          <w:color w:val="000000" w:themeColor="text1"/>
        </w:rPr>
        <w:fldChar w:fldCharType="end"/>
      </w:r>
      <w:r w:rsidRPr="000C186A">
        <w:rPr>
          <w:rFonts w:ascii="Arial" w:hAnsi="Arial" w:cs="Arial"/>
          <w:color w:val="000000" w:themeColor="text1"/>
        </w:rPr>
        <w:t xml:space="preserve">. Its primary function is to identify and classify malware by creating rules that search for specific patterns, which can be either textual or binary in nature </w:t>
      </w:r>
      <w:r w:rsidR="00D04361"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00D04361" w:rsidRPr="000C186A">
        <w:rPr>
          <w:rFonts w:ascii="Arial" w:hAnsi="Arial" w:cs="Arial"/>
          <w:color w:val="000000" w:themeColor="text1"/>
        </w:rPr>
        <w:fldChar w:fldCharType="separate"/>
      </w:r>
      <w:r w:rsidR="00122BC7" w:rsidRPr="000C186A">
        <w:rPr>
          <w:rFonts w:ascii="Arial" w:hAnsi="Arial" w:cs="Arial"/>
          <w:color w:val="000000" w:themeColor="text1"/>
        </w:rPr>
        <w:t>(Lockett 2021)</w:t>
      </w:r>
      <w:r w:rsidR="00D04361" w:rsidRPr="000C186A">
        <w:rPr>
          <w:rFonts w:ascii="Arial" w:hAnsi="Arial" w:cs="Arial"/>
          <w:color w:val="000000" w:themeColor="text1"/>
        </w:rPr>
        <w:fldChar w:fldCharType="end"/>
      </w:r>
      <w:r w:rsidRPr="000C186A">
        <w:rPr>
          <w:rFonts w:ascii="Arial" w:hAnsi="Arial" w:cs="Arial"/>
          <w:color w:val="000000" w:themeColor="text1"/>
        </w:rPr>
        <w:t xml:space="preserve">. Unlike traditional cryptographic hashing that looks for exact file matches, YARA excels at identifying entire malware families by exploiting common code similarities </w:t>
      </w:r>
      <w:r w:rsidR="0029078F"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0029078F" w:rsidRPr="000C186A">
        <w:rPr>
          <w:rFonts w:ascii="Arial" w:hAnsi="Arial" w:cs="Arial"/>
          <w:color w:val="000000" w:themeColor="text1"/>
        </w:rPr>
        <w:fldChar w:fldCharType="separate"/>
      </w:r>
      <w:r w:rsidR="00122BC7" w:rsidRPr="000C186A">
        <w:rPr>
          <w:rFonts w:ascii="Arial" w:hAnsi="Arial" w:cs="Arial"/>
          <w:color w:val="000000" w:themeColor="text1"/>
        </w:rPr>
        <w:t>(NCCIC 2015)</w:t>
      </w:r>
      <w:r w:rsidR="0029078F" w:rsidRPr="000C186A">
        <w:rPr>
          <w:rFonts w:ascii="Arial" w:hAnsi="Arial" w:cs="Arial"/>
          <w:color w:val="000000" w:themeColor="text1"/>
        </w:rPr>
        <w:fldChar w:fldCharType="end"/>
      </w:r>
      <w:r w:rsidRPr="000C186A">
        <w:rPr>
          <w:rFonts w:ascii="Arial" w:hAnsi="Arial" w:cs="Arial"/>
          <w:color w:val="000000" w:themeColor="text1"/>
        </w:rPr>
        <w:t>.</w:t>
      </w:r>
      <w:r w:rsidR="002A42F0" w:rsidRPr="000C186A">
        <w:rPr>
          <w:rFonts w:ascii="Arial" w:hAnsi="Arial" w:cs="Arial"/>
          <w:color w:val="000000" w:themeColor="text1"/>
        </w:rPr>
        <w:t xml:space="preserve"> As demonstrated by</w:t>
      </w:r>
      <w:r w:rsidRPr="000C186A">
        <w:rPr>
          <w:rFonts w:ascii="Arial" w:hAnsi="Arial" w:cs="Arial"/>
          <w:color w:val="000000" w:themeColor="text1"/>
        </w:rPr>
        <w:t xml:space="preserve"> </w:t>
      </w:r>
      <w:r w:rsidR="00A144BB" w:rsidRPr="000C186A">
        <w:rPr>
          <w:rFonts w:ascii="Arial" w:hAnsi="Arial" w:cs="Arial"/>
          <w:color w:val="000000" w:themeColor="text1"/>
        </w:rPr>
        <w:fldChar w:fldCharType="begin"/>
      </w:r>
      <w:r w:rsidR="00A144BB" w:rsidRPr="000C186A">
        <w:rPr>
          <w:rFonts w:ascii="Arial" w:hAnsi="Arial" w:cs="Arial"/>
          <w:color w:val="000000" w:themeColor="text1"/>
        </w:rPr>
        <w:instrText xml:space="preserve"> ADDIN EN.CITE &lt;EndNote&gt;&lt;Cite AuthorYear="1"&gt;&lt;Author&gt;Coscia&lt;/Author&gt;&lt;Year&gt;2025&lt;/Year&gt;&lt;RecNum&gt;94&lt;/RecNum&gt;&lt;DisplayText&gt;Coscia, et al. (2025)&lt;/DisplayText&gt;&lt;record&gt;&lt;rec-number&gt;94&lt;/rec-number&gt;&lt;foreign-keys&gt;&lt;key app="EN" db-id="vr22xts9l0dte4e5w54va9z5xst0ra5ewttv" timestamp="1749057223"&gt;94&lt;/key&gt;&lt;/foreign-keys&gt;&lt;ref-type name="Journal Article"&gt;17&lt;/ref-type&gt;&lt;contributors&gt;&lt;authors&gt;&lt;author&gt;Coscia, Antonio&lt;/author&gt;&lt;author&gt;Lorusso, Roberto&lt;/author&gt;&lt;author&gt;Maci, Antonio&lt;/author&gt;&lt;author&gt;Urbano, Giuseppe&lt;/author&gt;&lt;/authors&gt;&lt;/contributors&gt;&lt;titles&gt;&lt;title&gt;APIARY: An API-based automatic rule generator for yara to enhance malware detection&lt;/title&gt;&lt;secondary-title&gt;Computers &amp;amp; Security&lt;/secondary-title&gt;&lt;/titles&gt;&lt;periodical&gt;&lt;full-title&gt;Computers &amp;amp; Security&lt;/full-title&gt;&lt;/periodical&gt;&lt;pages&gt;104397&lt;/pages&gt;&lt;volume&gt;153&lt;/volume&gt;&lt;dates&gt;&lt;year&gt;2025&lt;/year&gt;&lt;/dates&gt;&lt;isbn&gt;0167-4048&lt;/isbn&gt;&lt;urls&gt;&lt;/urls&gt;&lt;/record&gt;&lt;/Cite&gt;&lt;/EndNote&gt;</w:instrText>
      </w:r>
      <w:r w:rsidR="00A144BB" w:rsidRPr="000C186A">
        <w:rPr>
          <w:rFonts w:ascii="Arial" w:hAnsi="Arial" w:cs="Arial"/>
          <w:color w:val="000000" w:themeColor="text1"/>
        </w:rPr>
        <w:fldChar w:fldCharType="separate"/>
      </w:r>
      <w:r w:rsidR="00A144BB" w:rsidRPr="000C186A">
        <w:rPr>
          <w:rFonts w:ascii="Arial" w:hAnsi="Arial" w:cs="Arial"/>
          <w:color w:val="000000" w:themeColor="text1"/>
        </w:rPr>
        <w:t>Coscia, et al. (2025)</w:t>
      </w:r>
      <w:r w:rsidR="00A144BB" w:rsidRPr="000C186A">
        <w:rPr>
          <w:rFonts w:ascii="Arial" w:hAnsi="Arial" w:cs="Arial"/>
          <w:color w:val="000000" w:themeColor="text1"/>
        </w:rPr>
        <w:fldChar w:fldCharType="end"/>
      </w:r>
      <w:r w:rsidR="002A42F0" w:rsidRPr="000C186A">
        <w:rPr>
          <w:rFonts w:ascii="Arial" w:hAnsi="Arial" w:cs="Arial"/>
          <w:color w:val="000000" w:themeColor="text1"/>
        </w:rPr>
        <w:t xml:space="preserve">, a </w:t>
      </w:r>
      <w:r w:rsidRPr="000C186A">
        <w:rPr>
          <w:rFonts w:ascii="Arial" w:hAnsi="Arial" w:cs="Arial"/>
          <w:color w:val="000000" w:themeColor="text1"/>
        </w:rPr>
        <w:t>YARA rule</w:t>
      </w:r>
      <w:r w:rsidR="002A42F0" w:rsidRPr="000C186A">
        <w:rPr>
          <w:rFonts w:ascii="Arial" w:hAnsi="Arial" w:cs="Arial"/>
          <w:color w:val="000000" w:themeColor="text1"/>
        </w:rPr>
        <w:t xml:space="preserve"> which is a created pattern,</w:t>
      </w:r>
      <w:r w:rsidRPr="000C186A">
        <w:rPr>
          <w:rFonts w:ascii="Arial" w:hAnsi="Arial" w:cs="Arial"/>
          <w:color w:val="000000" w:themeColor="text1"/>
        </w:rPr>
        <w:t xml:space="preserve"> is composed of a meta section for descriptive information, a strings section where patterns are defined, and a condition section that contains a </w:t>
      </w:r>
      <w:r w:rsidR="0062675E" w:rsidRPr="000C186A">
        <w:rPr>
          <w:rFonts w:ascii="Arial" w:hAnsi="Arial" w:cs="Arial"/>
          <w:color w:val="000000" w:themeColor="text1"/>
        </w:rPr>
        <w:t>Boolean</w:t>
      </w:r>
      <w:r w:rsidRPr="000C186A">
        <w:rPr>
          <w:rFonts w:ascii="Arial" w:hAnsi="Arial" w:cs="Arial"/>
          <w:color w:val="000000" w:themeColor="text1"/>
        </w:rPr>
        <w:t xml:space="preserve"> expression determining when the rule should trigger a match</w:t>
      </w:r>
      <w:r w:rsidR="002A42F0" w:rsidRPr="000C186A">
        <w:rPr>
          <w:rFonts w:ascii="Arial" w:hAnsi="Arial" w:cs="Arial"/>
          <w:color w:val="000000" w:themeColor="text1"/>
        </w:rPr>
        <w:t>, this is</w:t>
      </w:r>
      <w:r w:rsidR="0062675E" w:rsidRPr="000C186A">
        <w:rPr>
          <w:rFonts w:ascii="Arial" w:hAnsi="Arial" w:cs="Arial"/>
          <w:color w:val="000000" w:themeColor="text1"/>
        </w:rPr>
        <w:t xml:space="preserve"> further explained by </w:t>
      </w:r>
      <w:r w:rsidR="0062675E" w:rsidRPr="000C186A">
        <w:rPr>
          <w:rFonts w:ascii="Arial" w:hAnsi="Arial" w:cs="Arial"/>
          <w:color w:val="000000" w:themeColor="text1"/>
        </w:rPr>
        <w:fldChar w:fldCharType="begin"/>
      </w:r>
      <w:r w:rsidR="0062675E" w:rsidRPr="000C186A">
        <w:rPr>
          <w:rFonts w:ascii="Arial" w:hAnsi="Arial" w:cs="Arial"/>
          <w:color w:val="000000" w:themeColor="text1"/>
        </w:rPr>
        <w:instrText xml:space="preserve"> ADDIN EN.CITE &lt;EndNote&gt;&lt;Cite AuthorYear="1"&gt;&lt;Author&gt;Dittmann&lt;/Author&gt;&lt;Year&gt;2024&lt;/Year&gt;&lt;RecNum&gt;131&lt;/RecNum&gt;&lt;DisplayText&gt;Dittmann, et al. (2024)&lt;/DisplayText&gt;&lt;record&gt;&lt;rec-number&gt;131&lt;/rec-number&gt;&lt;foreign-keys&gt;&lt;key app="EN" db-id="vr22xts9l0dte4e5w54va9z5xst0ra5ewttv" timestamp="1757699887"&gt;131&lt;/key&gt;&lt;/foreign-keys&gt;&lt;ref-type name="Conference Proceedings"&gt;10&lt;/ref-type&gt;&lt;contributors&gt;&lt;authors&gt;&lt;author&gt;Dittmann, Jana&lt;/author&gt;&lt;author&gt;Kraetzer, Christian&lt;/author&gt;&lt;author&gt;Alemann, Jost&lt;/author&gt;&lt;author&gt;Birnbaum, Bernhard&lt;/author&gt;&lt;/authors&gt;&lt;/contributors&gt;&lt;titles&gt;&lt;title&gt;Forensic trace analysis for MP3 based stego-malware: Exemplary study for stego-algorithm and capacity attribution to derive YARA rules for malware identification&lt;/title&gt;&lt;secondary-title&gt;Proceedings of the 2024 ACM Workshop on Information Hiding and Multimedia Security&lt;/secondary-title&gt;&lt;/titles&gt;&lt;pages&gt;101-112&lt;/pages&gt;&lt;dates&gt;&lt;year&gt;2024&lt;/year&gt;&lt;/dates&gt;&lt;urls&gt;&lt;/urls&gt;&lt;/record&gt;&lt;/Cite&gt;&lt;/EndNote&gt;</w:instrText>
      </w:r>
      <w:r w:rsidR="0062675E" w:rsidRPr="000C186A">
        <w:rPr>
          <w:rFonts w:ascii="Arial" w:hAnsi="Arial" w:cs="Arial"/>
          <w:color w:val="000000" w:themeColor="text1"/>
        </w:rPr>
        <w:fldChar w:fldCharType="separate"/>
      </w:r>
      <w:r w:rsidR="0062675E" w:rsidRPr="000C186A">
        <w:rPr>
          <w:rFonts w:ascii="Arial" w:hAnsi="Arial" w:cs="Arial"/>
          <w:color w:val="000000" w:themeColor="text1"/>
        </w:rPr>
        <w:t>Dittmann, et al. (2024)</w:t>
      </w:r>
      <w:r w:rsidR="0062675E" w:rsidRPr="000C186A">
        <w:rPr>
          <w:rFonts w:ascii="Arial" w:hAnsi="Arial" w:cs="Arial"/>
          <w:color w:val="000000" w:themeColor="text1"/>
        </w:rPr>
        <w:fldChar w:fldCharType="end"/>
      </w:r>
      <w:r w:rsidR="002A42F0" w:rsidRPr="000C186A">
        <w:rPr>
          <w:rFonts w:ascii="Arial" w:hAnsi="Arial" w:cs="Arial"/>
          <w:color w:val="000000" w:themeColor="text1"/>
        </w:rPr>
        <w:t xml:space="preserve"> who discussed some of the k</w:t>
      </w:r>
      <w:r w:rsidR="00122BC7" w:rsidRPr="000C186A">
        <w:rPr>
          <w:rFonts w:ascii="Arial" w:hAnsi="Arial" w:cs="Arial"/>
          <w:color w:val="000000" w:themeColor="text1"/>
        </w:rPr>
        <w:t xml:space="preserve">ey capabilities of YARA </w:t>
      </w:r>
      <w:r w:rsidR="002A42F0" w:rsidRPr="000C186A">
        <w:rPr>
          <w:rFonts w:ascii="Arial" w:hAnsi="Arial" w:cs="Arial"/>
          <w:color w:val="000000" w:themeColor="text1"/>
        </w:rPr>
        <w:t>shown below:</w:t>
      </w:r>
    </w:p>
    <w:p w14:paraId="66C4266E" w14:textId="77777777" w:rsidR="002A42F0" w:rsidRPr="000C186A" w:rsidRDefault="00122BC7" w:rsidP="002A42F0">
      <w:pPr>
        <w:jc w:val="both"/>
        <w:rPr>
          <w:rFonts w:ascii="Arial" w:hAnsi="Arial" w:cs="Arial"/>
          <w:color w:val="000000" w:themeColor="text1"/>
        </w:rPr>
      </w:pPr>
      <w:r w:rsidRPr="000C186A">
        <w:rPr>
          <w:rFonts w:ascii="Arial" w:hAnsi="Arial" w:cs="Arial"/>
          <w:color w:val="000000" w:themeColor="text1"/>
        </w:rPr>
        <w:t xml:space="preserve">Flexibility and Customization: </w:t>
      </w:r>
    </w:p>
    <w:p w14:paraId="1DCB4F7B" w14:textId="6DC62D48" w:rsidR="00122BC7" w:rsidRPr="000C186A" w:rsidRDefault="00122BC7" w:rsidP="002A42F0">
      <w:pPr>
        <w:jc w:val="both"/>
        <w:rPr>
          <w:rFonts w:ascii="Arial" w:hAnsi="Arial" w:cs="Arial"/>
          <w:color w:val="000000" w:themeColor="text1"/>
        </w:rPr>
      </w:pPr>
      <w:r w:rsidRPr="000C186A">
        <w:rPr>
          <w:rFonts w:ascii="Arial" w:hAnsi="Arial" w:cs="Arial"/>
          <w:color w:val="000000" w:themeColor="text1"/>
        </w:rPr>
        <w:t xml:space="preserve">YARA is widely accepted for its flexible and customizable nature, which allows malware analysts to develop rules tailored to the requirements of a specific security domain </w:t>
      </w:r>
      <w:r w:rsidR="0018348D" w:rsidRPr="000C186A">
        <w:rPr>
          <w:rFonts w:ascii="Arial" w:hAnsi="Arial" w:cs="Arial"/>
          <w:color w:val="000000" w:themeColor="text1"/>
        </w:rPr>
        <w:fldChar w:fldCharType="begin"/>
      </w:r>
      <w:r w:rsidR="0018348D" w:rsidRPr="000C186A">
        <w:rPr>
          <w:rFonts w:ascii="Arial" w:hAnsi="Arial" w:cs="Arial"/>
          <w:color w:val="000000" w:themeColor="text1"/>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18348D" w:rsidRPr="000C186A">
        <w:rPr>
          <w:rFonts w:ascii="Arial" w:hAnsi="Arial" w:cs="Arial"/>
          <w:color w:val="000000" w:themeColor="text1"/>
        </w:rPr>
        <w:fldChar w:fldCharType="separate"/>
      </w:r>
      <w:r w:rsidR="0018348D" w:rsidRPr="000C186A">
        <w:rPr>
          <w:rFonts w:ascii="Arial" w:hAnsi="Arial" w:cs="Arial"/>
          <w:color w:val="000000" w:themeColor="text1"/>
        </w:rPr>
        <w:t>(Naik, et al. 2020)</w:t>
      </w:r>
      <w:r w:rsidR="0018348D" w:rsidRPr="000C186A">
        <w:rPr>
          <w:rFonts w:ascii="Arial" w:hAnsi="Arial" w:cs="Arial"/>
          <w:color w:val="000000" w:themeColor="text1"/>
        </w:rPr>
        <w:fldChar w:fldCharType="end"/>
      </w:r>
      <w:r w:rsidRPr="000C186A">
        <w:rPr>
          <w:rFonts w:ascii="Arial" w:hAnsi="Arial" w:cs="Arial"/>
          <w:color w:val="000000" w:themeColor="text1"/>
        </w:rPr>
        <w:t xml:space="preserve">. Rules can be crafted with great precision using text strings, hexadecimal strings, and regular expressions to define patterns </w:t>
      </w:r>
      <w:r w:rsidR="001E1958" w:rsidRPr="000C186A">
        <w:rPr>
          <w:rFonts w:ascii="Arial" w:hAnsi="Arial" w:cs="Arial"/>
          <w:color w:val="000000" w:themeColor="text1"/>
        </w:rPr>
        <w:fldChar w:fldCharType="begin"/>
      </w:r>
      <w:r w:rsidR="001E1958" w:rsidRPr="000C186A">
        <w:rPr>
          <w:rFonts w:ascii="Arial" w:hAnsi="Arial" w:cs="Arial"/>
          <w:color w:val="000000" w:themeColor="text1"/>
        </w:rPr>
        <w:instrText xml:space="preserve"> ADDIN EN.CITE &lt;EndNote&gt;&lt;Cite&gt;&lt;Author&gt;Coscia&lt;/Author&gt;&lt;Year&gt;2025&lt;/Year&gt;&lt;RecNum&gt;94&lt;/RecNum&gt;&lt;DisplayText&gt;(Coscia, et al. 2025)&lt;/DisplayText&gt;&lt;record&gt;&lt;rec-number&gt;94&lt;/rec-number&gt;&lt;foreign-keys&gt;&lt;key app="EN" db-id="vr22xts9l0dte4e5w54va9z5xst0ra5ewttv" timestamp="1749057223"&gt;94&lt;/key&gt;&lt;/foreign-keys&gt;&lt;ref-type name="Journal Article"&gt;17&lt;/ref-type&gt;&lt;contributors&gt;&lt;authors&gt;&lt;author&gt;Coscia, Antonio&lt;/author&gt;&lt;author&gt;Lorusso, Roberto&lt;/author&gt;&lt;author&gt;Maci, Antonio&lt;/author&gt;&lt;author&gt;Urbano, Giuseppe&lt;/author&gt;&lt;/authors&gt;&lt;/contributors&gt;&lt;titles&gt;&lt;title&gt;APIARY: An API-based automatic rule generator for yara to enhance malware detection&lt;/title&gt;&lt;secondary-title&gt;Computers &amp;amp; Security&lt;/secondary-title&gt;&lt;/titles&gt;&lt;periodical&gt;&lt;full-title&gt;Computers &amp;amp; Security&lt;/full-title&gt;&lt;/periodical&gt;&lt;pages&gt;104397&lt;/pages&gt;&lt;volume&gt;153&lt;/volume&gt;&lt;dates&gt;&lt;year&gt;2025&lt;/year&gt;&lt;/dates&gt;&lt;isbn&gt;0167-4048&lt;/isbn&gt;&lt;urls&gt;&lt;/urls&gt;&lt;/record&gt;&lt;/Cite&gt;&lt;/EndNote&gt;</w:instrText>
      </w:r>
      <w:r w:rsidR="001E1958" w:rsidRPr="000C186A">
        <w:rPr>
          <w:rFonts w:ascii="Arial" w:hAnsi="Arial" w:cs="Arial"/>
          <w:color w:val="000000" w:themeColor="text1"/>
        </w:rPr>
        <w:fldChar w:fldCharType="separate"/>
      </w:r>
      <w:r w:rsidR="001E1958" w:rsidRPr="000C186A">
        <w:rPr>
          <w:rFonts w:ascii="Arial" w:hAnsi="Arial" w:cs="Arial"/>
          <w:color w:val="000000" w:themeColor="text1"/>
        </w:rPr>
        <w:t>(Coscia, et al. 2025)</w:t>
      </w:r>
      <w:r w:rsidR="001E1958" w:rsidRPr="000C186A">
        <w:rPr>
          <w:rFonts w:ascii="Arial" w:hAnsi="Arial" w:cs="Arial"/>
          <w:color w:val="000000" w:themeColor="text1"/>
        </w:rPr>
        <w:fldChar w:fldCharType="end"/>
      </w:r>
      <w:r w:rsidRPr="000C186A">
        <w:rPr>
          <w:rFonts w:ascii="Arial" w:hAnsi="Arial" w:cs="Arial"/>
          <w:color w:val="000000" w:themeColor="text1"/>
        </w:rPr>
        <w:t>.</w:t>
      </w:r>
    </w:p>
    <w:p w14:paraId="22236A5C" w14:textId="77777777" w:rsidR="002A42F0" w:rsidRPr="000C186A" w:rsidRDefault="00122BC7" w:rsidP="002A42F0">
      <w:pPr>
        <w:jc w:val="both"/>
        <w:rPr>
          <w:rFonts w:ascii="Arial" w:hAnsi="Arial" w:cs="Arial"/>
          <w:b/>
          <w:bCs/>
          <w:color w:val="000000" w:themeColor="text1"/>
        </w:rPr>
      </w:pPr>
      <w:r w:rsidRPr="000C186A">
        <w:rPr>
          <w:rFonts w:ascii="Arial" w:hAnsi="Arial" w:cs="Arial"/>
          <w:b/>
          <w:bCs/>
          <w:color w:val="000000" w:themeColor="text1"/>
        </w:rPr>
        <w:lastRenderedPageBreak/>
        <w:t xml:space="preserve">Platform Support and Integration: </w:t>
      </w:r>
    </w:p>
    <w:p w14:paraId="06389C2D" w14:textId="30615C6C" w:rsidR="0062675E" w:rsidRPr="000C186A" w:rsidRDefault="00122BC7" w:rsidP="002A42F0">
      <w:pPr>
        <w:jc w:val="both"/>
        <w:rPr>
          <w:rFonts w:ascii="Arial" w:hAnsi="Arial" w:cs="Arial"/>
          <w:color w:val="000000" w:themeColor="text1"/>
        </w:rPr>
      </w:pPr>
      <w:r w:rsidRPr="000C186A">
        <w:rPr>
          <w:rFonts w:ascii="Arial" w:hAnsi="Arial" w:cs="Arial"/>
          <w:color w:val="000000" w:themeColor="text1"/>
        </w:rPr>
        <w:t>It is an open-source, multi-platform tool that works on Windows, Linux, and Mac OS</w:t>
      </w:r>
      <w:r w:rsidR="00CA7C5E" w:rsidRPr="000C186A">
        <w:rPr>
          <w:rFonts w:ascii="Arial" w:hAnsi="Arial" w:cs="Arial"/>
          <w:color w:val="000000" w:themeColor="text1"/>
        </w:rPr>
        <w:t xml:space="preserve"> explained by</w:t>
      </w:r>
      <w:r w:rsidRPr="000C186A">
        <w:rPr>
          <w:rFonts w:ascii="Arial" w:hAnsi="Arial" w:cs="Arial"/>
          <w:color w:val="000000" w:themeColor="text1"/>
        </w:rPr>
        <w:t xml:space="preserve"> </w:t>
      </w:r>
      <w:r w:rsidR="00CA7C5E" w:rsidRPr="000C186A">
        <w:rPr>
          <w:rFonts w:ascii="Arial" w:hAnsi="Arial" w:cs="Arial"/>
          <w:color w:val="000000" w:themeColor="text1"/>
        </w:rPr>
        <w:fldChar w:fldCharType="begin"/>
      </w:r>
      <w:r w:rsidR="00CA7C5E" w:rsidRPr="000C186A">
        <w:rPr>
          <w:rFonts w:ascii="Arial" w:hAnsi="Arial" w:cs="Arial"/>
          <w:color w:val="000000" w:themeColor="text1"/>
        </w:rPr>
        <w:instrText xml:space="preserve"> ADDIN EN.CITE &lt;EndNote&gt;&lt;Cite AuthorYear="1"&gt;&lt;Author&gt;Naik&lt;/Author&gt;&lt;Year&gt;2020&lt;/Year&gt;&lt;RecNum&gt;62&lt;/RecNum&gt;&lt;DisplayText&gt;Naik,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CA7C5E" w:rsidRPr="000C186A">
        <w:rPr>
          <w:rFonts w:ascii="Arial" w:hAnsi="Arial" w:cs="Arial"/>
          <w:color w:val="000000" w:themeColor="text1"/>
        </w:rPr>
        <w:fldChar w:fldCharType="separate"/>
      </w:r>
      <w:r w:rsidR="00CA7C5E" w:rsidRPr="000C186A">
        <w:rPr>
          <w:rFonts w:ascii="Arial" w:hAnsi="Arial" w:cs="Arial"/>
          <w:color w:val="000000" w:themeColor="text1"/>
        </w:rPr>
        <w:t>Naik, et al. (2020)</w:t>
      </w:r>
      <w:r w:rsidR="00CA7C5E" w:rsidRPr="000C186A">
        <w:rPr>
          <w:rFonts w:ascii="Arial" w:hAnsi="Arial" w:cs="Arial"/>
          <w:color w:val="000000" w:themeColor="text1"/>
        </w:rPr>
        <w:fldChar w:fldCharType="end"/>
      </w:r>
      <w:r w:rsidRPr="000C186A">
        <w:rPr>
          <w:rFonts w:ascii="Arial" w:hAnsi="Arial" w:cs="Arial"/>
          <w:color w:val="000000" w:themeColor="text1"/>
        </w:rPr>
        <w:t xml:space="preserve"> </w:t>
      </w:r>
      <w:r w:rsidR="00CA7C5E" w:rsidRPr="000C186A">
        <w:rPr>
          <w:rFonts w:ascii="Arial" w:hAnsi="Arial" w:cs="Arial"/>
          <w:color w:val="000000" w:themeColor="text1"/>
        </w:rPr>
        <w:t xml:space="preserve">and further noted that </w:t>
      </w:r>
      <w:r w:rsidRPr="000C186A">
        <w:rPr>
          <w:rFonts w:ascii="Arial" w:hAnsi="Arial" w:cs="Arial"/>
          <w:color w:val="000000" w:themeColor="text1"/>
        </w:rPr>
        <w:t>YARA can be integrated as a library into other applications and programming languages, including popular antivirus engines like ClamAV, Python, and C/C++.</w:t>
      </w:r>
    </w:p>
    <w:p w14:paraId="4D6F4741" w14:textId="77777777" w:rsidR="002A42F0" w:rsidRPr="000C186A" w:rsidRDefault="00122BC7" w:rsidP="002A42F0">
      <w:pPr>
        <w:jc w:val="both"/>
        <w:rPr>
          <w:rFonts w:ascii="Arial" w:hAnsi="Arial" w:cs="Arial"/>
          <w:b/>
          <w:bCs/>
          <w:color w:val="000000" w:themeColor="text1"/>
        </w:rPr>
      </w:pPr>
      <w:r w:rsidRPr="000C186A">
        <w:rPr>
          <w:rFonts w:ascii="Arial" w:hAnsi="Arial" w:cs="Arial"/>
          <w:b/>
          <w:bCs/>
          <w:color w:val="000000" w:themeColor="text1"/>
        </w:rPr>
        <w:t xml:space="preserve">Versatility in Analysis: </w:t>
      </w:r>
    </w:p>
    <w:p w14:paraId="4A49026B" w14:textId="7F7AFF6B" w:rsidR="003A66F7" w:rsidRPr="000C186A" w:rsidRDefault="00122BC7" w:rsidP="002A42F0">
      <w:pPr>
        <w:jc w:val="both"/>
        <w:rPr>
          <w:rFonts w:ascii="Arial" w:hAnsi="Arial" w:cs="Arial"/>
          <w:color w:val="000000" w:themeColor="text1"/>
        </w:rPr>
      </w:pPr>
      <w:r w:rsidRPr="000C186A">
        <w:rPr>
          <w:rFonts w:ascii="Arial" w:hAnsi="Arial" w:cs="Arial"/>
          <w:color w:val="000000" w:themeColor="text1"/>
        </w:rPr>
        <w:t xml:space="preserve">The tool can be used for both static and dynamic malware analysis </w:t>
      </w:r>
      <w:r w:rsidR="003C74CD" w:rsidRPr="000C186A">
        <w:rPr>
          <w:rFonts w:ascii="Arial" w:hAnsi="Arial" w:cs="Arial"/>
          <w:color w:val="000000" w:themeColor="text1"/>
        </w:rPr>
        <w:fldChar w:fldCharType="begin"/>
      </w:r>
      <w:r w:rsidR="003C74CD" w:rsidRPr="000C186A">
        <w:rPr>
          <w:rFonts w:ascii="Arial" w:hAnsi="Arial" w:cs="Arial"/>
          <w:color w:val="000000" w:themeColor="text1"/>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3C74CD" w:rsidRPr="000C186A">
        <w:rPr>
          <w:rFonts w:ascii="Arial" w:hAnsi="Arial" w:cs="Arial"/>
          <w:color w:val="000000" w:themeColor="text1"/>
        </w:rPr>
        <w:fldChar w:fldCharType="separate"/>
      </w:r>
      <w:r w:rsidR="003C74CD" w:rsidRPr="000C186A">
        <w:rPr>
          <w:rFonts w:ascii="Arial" w:hAnsi="Arial" w:cs="Arial"/>
          <w:color w:val="000000" w:themeColor="text1"/>
        </w:rPr>
        <w:t>(Naik, et al. 2020)</w:t>
      </w:r>
      <w:r w:rsidR="003C74CD" w:rsidRPr="000C186A">
        <w:rPr>
          <w:rFonts w:ascii="Arial" w:hAnsi="Arial" w:cs="Arial"/>
          <w:color w:val="000000" w:themeColor="text1"/>
        </w:rPr>
        <w:fldChar w:fldCharType="end"/>
      </w:r>
      <w:r w:rsidRPr="000C186A">
        <w:rPr>
          <w:rFonts w:ascii="Arial" w:hAnsi="Arial" w:cs="Arial"/>
          <w:color w:val="000000" w:themeColor="text1"/>
        </w:rPr>
        <w:t xml:space="preserve">. It is effective at detecting </w:t>
      </w:r>
      <w:r w:rsidR="002A42F0" w:rsidRPr="000C186A">
        <w:rPr>
          <w:rFonts w:ascii="Arial" w:hAnsi="Arial" w:cs="Arial"/>
          <w:color w:val="000000" w:themeColor="text1"/>
        </w:rPr>
        <w:t>disguised</w:t>
      </w:r>
      <w:r w:rsidRPr="000C186A">
        <w:rPr>
          <w:rFonts w:ascii="Arial" w:hAnsi="Arial" w:cs="Arial"/>
          <w:color w:val="000000" w:themeColor="text1"/>
        </w:rPr>
        <w:t xml:space="preserve"> malware, as rules can be built to identify specific obfuscation techniques like packing or anti-debugging capabilities </w:t>
      </w:r>
      <w:r w:rsidR="003E4388" w:rsidRPr="000C186A">
        <w:rPr>
          <w:rFonts w:ascii="Arial" w:hAnsi="Arial" w:cs="Arial"/>
          <w:color w:val="000000" w:themeColor="text1"/>
        </w:rPr>
        <w:fldChar w:fldCharType="begin"/>
      </w:r>
      <w:r w:rsidR="003E4388" w:rsidRPr="000C186A">
        <w:rPr>
          <w:rFonts w:ascii="Arial" w:hAnsi="Arial" w:cs="Arial"/>
          <w:color w:val="000000" w:themeColor="text1"/>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003E4388" w:rsidRPr="000C186A">
        <w:rPr>
          <w:rFonts w:ascii="Arial" w:hAnsi="Arial" w:cs="Arial"/>
          <w:color w:val="000000" w:themeColor="text1"/>
        </w:rPr>
        <w:fldChar w:fldCharType="separate"/>
      </w:r>
      <w:r w:rsidR="003E4388" w:rsidRPr="000C186A">
        <w:rPr>
          <w:rFonts w:ascii="Arial" w:hAnsi="Arial" w:cs="Arial"/>
          <w:color w:val="000000" w:themeColor="text1"/>
        </w:rPr>
        <w:t>(Lockett 2021)</w:t>
      </w:r>
      <w:r w:rsidR="003E4388" w:rsidRPr="000C186A">
        <w:rPr>
          <w:rFonts w:ascii="Arial" w:hAnsi="Arial" w:cs="Arial"/>
          <w:color w:val="000000" w:themeColor="text1"/>
        </w:rPr>
        <w:fldChar w:fldCharType="end"/>
      </w:r>
      <w:r w:rsidRPr="000C186A">
        <w:rPr>
          <w:rFonts w:ascii="Arial" w:hAnsi="Arial" w:cs="Arial"/>
          <w:color w:val="000000" w:themeColor="text1"/>
        </w:rPr>
        <w:t>.</w:t>
      </w:r>
    </w:p>
    <w:p w14:paraId="3BFD3B04" w14:textId="77777777" w:rsidR="002A42F0" w:rsidRPr="000C186A" w:rsidRDefault="00122BC7" w:rsidP="002A42F0">
      <w:pPr>
        <w:jc w:val="both"/>
        <w:rPr>
          <w:rFonts w:ascii="Arial" w:hAnsi="Arial" w:cs="Arial"/>
          <w:color w:val="000000" w:themeColor="text1"/>
        </w:rPr>
      </w:pPr>
      <w:r w:rsidRPr="000C186A">
        <w:rPr>
          <w:rFonts w:ascii="Arial" w:hAnsi="Arial" w:cs="Arial"/>
          <w:b/>
          <w:bCs/>
          <w:color w:val="000000" w:themeColor="text1"/>
        </w:rPr>
        <w:t>Extensibility</w:t>
      </w:r>
      <w:r w:rsidRPr="000C186A">
        <w:rPr>
          <w:rFonts w:ascii="Arial" w:hAnsi="Arial" w:cs="Arial"/>
          <w:color w:val="000000" w:themeColor="text1"/>
        </w:rPr>
        <w:t xml:space="preserve">: </w:t>
      </w:r>
    </w:p>
    <w:p w14:paraId="0F89412D" w14:textId="78ADBB74" w:rsidR="00122BC7" w:rsidRPr="000C186A" w:rsidRDefault="00122BC7" w:rsidP="002A42F0">
      <w:pPr>
        <w:jc w:val="both"/>
        <w:rPr>
          <w:rFonts w:ascii="Arial" w:hAnsi="Arial" w:cs="Arial"/>
          <w:color w:val="000000" w:themeColor="text1"/>
        </w:rPr>
      </w:pPr>
      <w:r w:rsidRPr="000C186A">
        <w:rPr>
          <w:rFonts w:ascii="Arial" w:hAnsi="Arial" w:cs="Arial"/>
          <w:color w:val="000000" w:themeColor="text1"/>
        </w:rPr>
        <w:t xml:space="preserve">For conditions that are too complex for the default syntax, YARA’s functionality can be extended with custom modules that provide additional metrics and functions not available in the default toolset </w:t>
      </w:r>
      <w:r w:rsidR="003E4388" w:rsidRPr="000C186A">
        <w:rPr>
          <w:rFonts w:ascii="Arial" w:hAnsi="Arial" w:cs="Arial"/>
          <w:color w:val="000000" w:themeColor="text1"/>
        </w:rPr>
        <w:fldChar w:fldCharType="begin"/>
      </w:r>
      <w:r w:rsidR="003E4388" w:rsidRPr="000C186A">
        <w:rPr>
          <w:rFonts w:ascii="Arial" w:hAnsi="Arial" w:cs="Arial"/>
          <w:color w:val="000000" w:themeColor="text1"/>
        </w:rPr>
        <w:instrText xml:space="preserve"> ADDIN EN.CITE &lt;EndNote&gt;&lt;Cite&gt;&lt;Author&gt;Dittmann&lt;/Author&gt;&lt;Year&gt;2024&lt;/Year&gt;&lt;RecNum&gt;131&lt;/RecNum&gt;&lt;DisplayText&gt;(Dittmann, et al. 2024)&lt;/DisplayText&gt;&lt;record&gt;&lt;rec-number&gt;131&lt;/rec-number&gt;&lt;foreign-keys&gt;&lt;key app="EN" db-id="vr22xts9l0dte4e5w54va9z5xst0ra5ewttv" timestamp="1757699887"&gt;131&lt;/key&gt;&lt;/foreign-keys&gt;&lt;ref-type name="Conference Proceedings"&gt;10&lt;/ref-type&gt;&lt;contributors&gt;&lt;authors&gt;&lt;author&gt;Dittmann, Jana&lt;/author&gt;&lt;author&gt;Kraetzer, Christian&lt;/author&gt;&lt;author&gt;Alemann, Jost&lt;/author&gt;&lt;author&gt;Birnbaum, Bernhard&lt;/author&gt;&lt;/authors&gt;&lt;/contributors&gt;&lt;titles&gt;&lt;title&gt;Forensic trace analysis for MP3 based stego-malware: Exemplary study for stego-algorithm and capacity attribution to derive YARA rules for malware identification&lt;/title&gt;&lt;secondary-title&gt;Proceedings of the 2024 ACM Workshop on Information Hiding and Multimedia Security&lt;/secondary-title&gt;&lt;/titles&gt;&lt;pages&gt;101-112&lt;/pages&gt;&lt;dates&gt;&lt;year&gt;2024&lt;/year&gt;&lt;/dates&gt;&lt;urls&gt;&lt;/urls&gt;&lt;/record&gt;&lt;/Cite&gt;&lt;/EndNote&gt;</w:instrText>
      </w:r>
      <w:r w:rsidR="003E4388" w:rsidRPr="000C186A">
        <w:rPr>
          <w:rFonts w:ascii="Arial" w:hAnsi="Arial" w:cs="Arial"/>
          <w:color w:val="000000" w:themeColor="text1"/>
        </w:rPr>
        <w:fldChar w:fldCharType="separate"/>
      </w:r>
      <w:r w:rsidR="003E4388" w:rsidRPr="000C186A">
        <w:rPr>
          <w:rFonts w:ascii="Arial" w:hAnsi="Arial" w:cs="Arial"/>
          <w:color w:val="000000" w:themeColor="text1"/>
        </w:rPr>
        <w:t>(Dittmann, et al. 2024)</w:t>
      </w:r>
      <w:r w:rsidR="003E4388" w:rsidRPr="000C186A">
        <w:rPr>
          <w:rFonts w:ascii="Arial" w:hAnsi="Arial" w:cs="Arial"/>
          <w:color w:val="000000" w:themeColor="text1"/>
        </w:rPr>
        <w:fldChar w:fldCharType="end"/>
      </w:r>
      <w:r w:rsidRPr="000C186A">
        <w:rPr>
          <w:rFonts w:ascii="Arial" w:hAnsi="Arial" w:cs="Arial"/>
          <w:color w:val="000000" w:themeColor="text1"/>
        </w:rPr>
        <w:t>.</w:t>
      </w:r>
    </w:p>
    <w:p w14:paraId="77BD0A30" w14:textId="77777777" w:rsidR="00122BC7" w:rsidRPr="000C186A" w:rsidRDefault="00122BC7" w:rsidP="001D12FE">
      <w:pPr>
        <w:pStyle w:val="ListParagraph"/>
        <w:jc w:val="both"/>
        <w:rPr>
          <w:rFonts w:ascii="Arial" w:hAnsi="Arial" w:cs="Arial"/>
          <w:color w:val="000000" w:themeColor="text1"/>
        </w:rPr>
      </w:pPr>
    </w:p>
    <w:p w14:paraId="6D92B265" w14:textId="53702F96" w:rsidR="00E2346F" w:rsidRPr="000C186A" w:rsidRDefault="00E2346F" w:rsidP="001D12FE">
      <w:pPr>
        <w:pStyle w:val="Heading2"/>
        <w:jc w:val="both"/>
        <w:rPr>
          <w:rFonts w:ascii="Arial" w:hAnsi="Arial" w:cs="Arial"/>
          <w:color w:val="000000" w:themeColor="text1"/>
          <w:sz w:val="28"/>
          <w:szCs w:val="28"/>
        </w:rPr>
      </w:pPr>
      <w:bookmarkStart w:id="35" w:name="_Toc213429868"/>
      <w:r w:rsidRPr="000C186A">
        <w:rPr>
          <w:rFonts w:ascii="Arial" w:hAnsi="Arial" w:cs="Arial"/>
          <w:color w:val="000000" w:themeColor="text1"/>
          <w:sz w:val="28"/>
          <w:szCs w:val="28"/>
        </w:rPr>
        <w:t>2.5.2. YARA’s Limitations</w:t>
      </w:r>
      <w:bookmarkEnd w:id="35"/>
    </w:p>
    <w:p w14:paraId="1772AB05" w14:textId="0336AD7A" w:rsidR="00D7692B" w:rsidRPr="000C186A" w:rsidRDefault="00D7692B" w:rsidP="001D12FE">
      <w:pPr>
        <w:jc w:val="both"/>
        <w:rPr>
          <w:rFonts w:ascii="Arial" w:hAnsi="Arial" w:cs="Arial"/>
          <w:color w:val="000000" w:themeColor="text1"/>
        </w:rPr>
      </w:pPr>
      <w:r w:rsidRPr="000C186A">
        <w:rPr>
          <w:rFonts w:ascii="Arial" w:hAnsi="Arial" w:cs="Arial"/>
          <w:color w:val="000000" w:themeColor="text1"/>
        </w:rPr>
        <w:t xml:space="preserve">Despite its widespread use and capabilities, YARA is not a complete solution and has several limitations, many of which are inherent to its nature as a signature-based detection tool </w:t>
      </w:r>
      <w:r w:rsidR="002A64CC" w:rsidRPr="000C186A">
        <w:rPr>
          <w:rFonts w:ascii="Arial" w:hAnsi="Arial" w:cs="Arial"/>
          <w:color w:val="000000" w:themeColor="text1"/>
        </w:rPr>
        <w:fldChar w:fldCharType="begin"/>
      </w:r>
      <w:r w:rsidR="002A64CC" w:rsidRPr="000C186A">
        <w:rPr>
          <w:rFonts w:ascii="Arial" w:hAnsi="Arial" w:cs="Arial"/>
          <w:color w:val="000000" w:themeColor="text1"/>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002A64CC" w:rsidRPr="000C186A">
        <w:rPr>
          <w:rFonts w:ascii="Arial" w:hAnsi="Arial" w:cs="Arial"/>
          <w:color w:val="000000" w:themeColor="text1"/>
        </w:rPr>
        <w:fldChar w:fldCharType="separate"/>
      </w:r>
      <w:r w:rsidR="002A64CC" w:rsidRPr="000C186A">
        <w:rPr>
          <w:rFonts w:ascii="Arial" w:hAnsi="Arial" w:cs="Arial"/>
          <w:color w:val="000000" w:themeColor="text1"/>
        </w:rPr>
        <w:t>(Lockett 2021)</w:t>
      </w:r>
      <w:r w:rsidR="002A64CC" w:rsidRPr="000C186A">
        <w:rPr>
          <w:rFonts w:ascii="Arial" w:hAnsi="Arial" w:cs="Arial"/>
          <w:color w:val="000000" w:themeColor="text1"/>
        </w:rPr>
        <w:fldChar w:fldCharType="end"/>
      </w:r>
      <w:r w:rsidRPr="000C186A">
        <w:rPr>
          <w:rFonts w:ascii="Arial" w:hAnsi="Arial" w:cs="Arial"/>
          <w:color w:val="000000" w:themeColor="text1"/>
        </w:rPr>
        <w:t>.</w:t>
      </w:r>
    </w:p>
    <w:p w14:paraId="514C8E08" w14:textId="77777777" w:rsidR="002A42F0" w:rsidRPr="000C186A" w:rsidRDefault="00D7692B" w:rsidP="002A42F0">
      <w:pPr>
        <w:jc w:val="both"/>
        <w:rPr>
          <w:rFonts w:ascii="Arial" w:hAnsi="Arial" w:cs="Arial"/>
          <w:b/>
          <w:bCs/>
          <w:color w:val="000000" w:themeColor="text1"/>
        </w:rPr>
      </w:pPr>
      <w:r w:rsidRPr="000C186A">
        <w:rPr>
          <w:rFonts w:ascii="Arial" w:hAnsi="Arial" w:cs="Arial"/>
          <w:b/>
          <w:bCs/>
          <w:color w:val="000000" w:themeColor="text1"/>
        </w:rPr>
        <w:t xml:space="preserve">Evasion by Attackers: </w:t>
      </w:r>
    </w:p>
    <w:p w14:paraId="17D7D071" w14:textId="1686ED5C" w:rsidR="00D7692B" w:rsidRPr="000C186A" w:rsidRDefault="00D7692B" w:rsidP="002A42F0">
      <w:pPr>
        <w:jc w:val="both"/>
        <w:rPr>
          <w:rFonts w:ascii="Arial" w:hAnsi="Arial" w:cs="Arial"/>
          <w:color w:val="000000" w:themeColor="text1"/>
        </w:rPr>
      </w:pPr>
      <w:r w:rsidRPr="000C186A">
        <w:rPr>
          <w:rFonts w:ascii="Arial" w:hAnsi="Arial" w:cs="Arial"/>
          <w:color w:val="000000" w:themeColor="text1"/>
        </w:rPr>
        <w:t xml:space="preserve">The effectiveness of YARA rules is dependent on their defined Indicator of Compromise (IoC) strings, but attackers can manipulate, encrypt, or replace these strings to evade detection </w:t>
      </w:r>
      <w:r w:rsidR="00530BAF" w:rsidRPr="000C186A">
        <w:rPr>
          <w:rFonts w:ascii="Arial" w:hAnsi="Arial" w:cs="Arial"/>
          <w:color w:val="000000" w:themeColor="text1"/>
        </w:rPr>
        <w:fldChar w:fldCharType="begin"/>
      </w:r>
      <w:r w:rsidR="00530BAF" w:rsidRPr="000C186A">
        <w:rPr>
          <w:rFonts w:ascii="Arial" w:hAnsi="Arial" w:cs="Arial"/>
          <w:color w:val="000000" w:themeColor="text1"/>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530BAF" w:rsidRPr="000C186A">
        <w:rPr>
          <w:rFonts w:ascii="Arial" w:hAnsi="Arial" w:cs="Arial"/>
          <w:color w:val="000000" w:themeColor="text1"/>
        </w:rPr>
        <w:fldChar w:fldCharType="separate"/>
      </w:r>
      <w:r w:rsidR="00530BAF" w:rsidRPr="000C186A">
        <w:rPr>
          <w:rFonts w:ascii="Arial" w:hAnsi="Arial" w:cs="Arial"/>
          <w:color w:val="000000" w:themeColor="text1"/>
        </w:rPr>
        <w:t>(Naik, et al. 2020)</w:t>
      </w:r>
      <w:r w:rsidR="00530BAF" w:rsidRPr="000C186A">
        <w:rPr>
          <w:rFonts w:ascii="Arial" w:hAnsi="Arial" w:cs="Arial"/>
          <w:color w:val="000000" w:themeColor="text1"/>
        </w:rPr>
        <w:fldChar w:fldCharType="end"/>
      </w:r>
      <w:r w:rsidRPr="000C186A">
        <w:rPr>
          <w:rFonts w:ascii="Arial" w:hAnsi="Arial" w:cs="Arial"/>
          <w:color w:val="000000" w:themeColor="text1"/>
        </w:rPr>
        <w:t xml:space="preserve">. Static rules that rely on fixed byte sequences are often ineffective against polymorphic or metamorphic malware, which is designed to constantly change its code structure to avoid signature matching </w:t>
      </w:r>
      <w:r w:rsidR="00AC5B3D" w:rsidRPr="000C186A">
        <w:rPr>
          <w:rFonts w:ascii="Arial" w:hAnsi="Arial" w:cs="Arial"/>
          <w:color w:val="000000" w:themeColor="text1"/>
        </w:rPr>
        <w:fldChar w:fldCharType="begin"/>
      </w:r>
      <w:r w:rsidR="00AC5B3D" w:rsidRPr="000C186A">
        <w:rPr>
          <w:rFonts w:ascii="Arial" w:hAnsi="Arial" w:cs="Arial"/>
          <w:color w:val="000000" w:themeColor="text1"/>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AC5B3D" w:rsidRPr="000C186A">
        <w:rPr>
          <w:rFonts w:ascii="Arial" w:hAnsi="Arial" w:cs="Arial"/>
          <w:color w:val="000000" w:themeColor="text1"/>
        </w:rPr>
        <w:fldChar w:fldCharType="separate"/>
      </w:r>
      <w:r w:rsidR="00AC5B3D" w:rsidRPr="000C186A">
        <w:rPr>
          <w:rFonts w:ascii="Arial" w:hAnsi="Arial" w:cs="Arial"/>
          <w:color w:val="000000" w:themeColor="text1"/>
        </w:rPr>
        <w:t>(Vinay Patil 2025)</w:t>
      </w:r>
      <w:r w:rsidR="00AC5B3D" w:rsidRPr="000C186A">
        <w:rPr>
          <w:rFonts w:ascii="Arial" w:hAnsi="Arial" w:cs="Arial"/>
          <w:color w:val="000000" w:themeColor="text1"/>
        </w:rPr>
        <w:fldChar w:fldCharType="end"/>
      </w:r>
      <w:r w:rsidRPr="000C186A">
        <w:rPr>
          <w:rFonts w:ascii="Arial" w:hAnsi="Arial" w:cs="Arial"/>
          <w:color w:val="000000" w:themeColor="text1"/>
        </w:rPr>
        <w:t>.</w:t>
      </w:r>
    </w:p>
    <w:p w14:paraId="73239882" w14:textId="77777777" w:rsidR="002A42F0" w:rsidRPr="000C186A" w:rsidRDefault="00D7692B" w:rsidP="002A42F0">
      <w:pPr>
        <w:jc w:val="both"/>
        <w:rPr>
          <w:rFonts w:ascii="Arial" w:hAnsi="Arial" w:cs="Arial"/>
          <w:b/>
          <w:bCs/>
          <w:color w:val="000000" w:themeColor="text1"/>
        </w:rPr>
      </w:pPr>
      <w:r w:rsidRPr="000C186A">
        <w:rPr>
          <w:rFonts w:ascii="Arial" w:hAnsi="Arial" w:cs="Arial"/>
          <w:b/>
          <w:bCs/>
          <w:color w:val="000000" w:themeColor="text1"/>
        </w:rPr>
        <w:t xml:space="preserve">Rule Creation and Maintenance: </w:t>
      </w:r>
    </w:p>
    <w:p w14:paraId="1A0CBE89" w14:textId="6E37A0B1" w:rsidR="00D7692B" w:rsidRPr="000C186A" w:rsidRDefault="00D7692B" w:rsidP="002A42F0">
      <w:pPr>
        <w:jc w:val="both"/>
        <w:rPr>
          <w:rFonts w:ascii="Arial" w:hAnsi="Arial" w:cs="Arial"/>
          <w:color w:val="000000" w:themeColor="text1"/>
        </w:rPr>
      </w:pPr>
      <w:r w:rsidRPr="000C186A">
        <w:rPr>
          <w:rFonts w:ascii="Arial" w:hAnsi="Arial" w:cs="Arial"/>
          <w:color w:val="000000" w:themeColor="text1"/>
        </w:rPr>
        <w:t xml:space="preserve">Writing high-quality, effective YARA rules is a tedious process that requires a highly specialized skill-set and expert knowledge of malware analysis. As new malware variants are constantly developed, the continuous maintenance, refinement, and updating of rule sets </w:t>
      </w:r>
      <w:r w:rsidR="00584D59" w:rsidRPr="000C186A">
        <w:rPr>
          <w:rFonts w:ascii="Arial" w:hAnsi="Arial" w:cs="Arial"/>
          <w:color w:val="000000" w:themeColor="text1"/>
        </w:rPr>
        <w:t>can be</w:t>
      </w:r>
      <w:r w:rsidRPr="000C186A">
        <w:rPr>
          <w:rFonts w:ascii="Arial" w:hAnsi="Arial" w:cs="Arial"/>
          <w:color w:val="000000" w:themeColor="text1"/>
        </w:rPr>
        <w:t xml:space="preserve"> a complex and time-consuming task </w:t>
      </w:r>
      <w:r w:rsidR="007325AC" w:rsidRPr="000C186A">
        <w:rPr>
          <w:rFonts w:ascii="Arial" w:hAnsi="Arial" w:cs="Arial"/>
          <w:color w:val="000000" w:themeColor="text1"/>
        </w:rPr>
        <w:fldChar w:fldCharType="begin"/>
      </w:r>
      <w:r w:rsidR="007325AC" w:rsidRPr="000C186A">
        <w:rPr>
          <w:rFonts w:ascii="Arial" w:hAnsi="Arial" w:cs="Arial"/>
          <w:color w:val="000000" w:themeColor="text1"/>
        </w:rPr>
        <w:instrText xml:space="preserve"> ADDIN EN.CITE &lt;EndNote&gt;&lt;Cite&gt;&lt;Author&gt;Khalid&lt;/Author&gt;&lt;Year&gt;2020&lt;/Year&gt;&lt;RecNum&gt;109&lt;/RecNum&gt;&lt;DisplayText&gt;(Khalid, et al. 2020)&lt;/DisplayText&gt;&lt;record&gt;&lt;rec-number&gt;109&lt;/rec-number&gt;&lt;foreign-keys&gt;&lt;key app="EN" db-id="vr22xts9l0dte4e5w54va9z5xst0ra5ewttv" timestamp="1749662737"&gt;109&lt;/key&gt;&lt;/foreign-keys&gt;&lt;ref-type name="Conference Proceedings"&gt;10&lt;/ref-type&gt;&lt;contributors&gt;&lt;authors&gt;&lt;author&gt;Khalid, Myra&lt;/author&gt;&lt;author&gt;Ismail, Maliha&lt;/author&gt;&lt;author&gt;Hussain, Mureed&lt;/author&gt;&lt;author&gt;Durad, Muhammad Hanif&lt;/author&gt;&lt;/authors&gt;&lt;/contributors&gt;&lt;titles&gt;&lt;title&gt;Automatic YARA rule generation&lt;/title&gt;&lt;secondary-title&gt;2020 International Conference on Cyber Warfare and Security (ICCWS)&lt;/secondary-title&gt;&lt;/titles&gt;&lt;pages&gt;1-5&lt;/pages&gt;&lt;dates&gt;&lt;year&gt;2020&lt;/year&gt;&lt;/dates&gt;&lt;publisher&gt;IEEE&lt;/publisher&gt;&lt;isbn&gt;1728168406&lt;/isbn&gt;&lt;urls&gt;&lt;/urls&gt;&lt;/record&gt;&lt;/Cite&gt;&lt;/EndNote&gt;</w:instrText>
      </w:r>
      <w:r w:rsidR="007325AC" w:rsidRPr="000C186A">
        <w:rPr>
          <w:rFonts w:ascii="Arial" w:hAnsi="Arial" w:cs="Arial"/>
          <w:color w:val="000000" w:themeColor="text1"/>
        </w:rPr>
        <w:fldChar w:fldCharType="separate"/>
      </w:r>
      <w:r w:rsidR="007325AC" w:rsidRPr="000C186A">
        <w:rPr>
          <w:rFonts w:ascii="Arial" w:hAnsi="Arial" w:cs="Arial"/>
          <w:color w:val="000000" w:themeColor="text1"/>
        </w:rPr>
        <w:t>(Khalid, et al. 2020)</w:t>
      </w:r>
      <w:r w:rsidR="007325AC" w:rsidRPr="000C186A">
        <w:rPr>
          <w:rFonts w:ascii="Arial" w:hAnsi="Arial" w:cs="Arial"/>
          <w:color w:val="000000" w:themeColor="text1"/>
        </w:rPr>
        <w:fldChar w:fldCharType="end"/>
      </w:r>
      <w:r w:rsidRPr="000C186A">
        <w:rPr>
          <w:rFonts w:ascii="Arial" w:hAnsi="Arial" w:cs="Arial"/>
          <w:color w:val="000000" w:themeColor="text1"/>
        </w:rPr>
        <w:t>.</w:t>
      </w:r>
    </w:p>
    <w:p w14:paraId="6598D47E" w14:textId="77777777" w:rsidR="002A42F0" w:rsidRPr="000C186A" w:rsidRDefault="00D7692B" w:rsidP="002A42F0">
      <w:pPr>
        <w:jc w:val="both"/>
        <w:rPr>
          <w:rFonts w:ascii="Arial" w:hAnsi="Arial" w:cs="Arial"/>
          <w:b/>
          <w:bCs/>
          <w:color w:val="000000" w:themeColor="text1"/>
        </w:rPr>
      </w:pPr>
      <w:r w:rsidRPr="000C186A">
        <w:rPr>
          <w:rFonts w:ascii="Arial" w:hAnsi="Arial" w:cs="Arial"/>
          <w:b/>
          <w:bCs/>
          <w:color w:val="000000" w:themeColor="text1"/>
        </w:rPr>
        <w:t xml:space="preserve">Balancing False Positives and Negatives: </w:t>
      </w:r>
    </w:p>
    <w:p w14:paraId="75F63D6C" w14:textId="789ED25D" w:rsidR="00D7692B" w:rsidRPr="000C186A" w:rsidRDefault="00782886" w:rsidP="002A42F0">
      <w:pPr>
        <w:jc w:val="both"/>
        <w:rPr>
          <w:rFonts w:ascii="Arial" w:hAnsi="Arial" w:cs="Arial"/>
          <w:color w:val="000000" w:themeColor="text1"/>
        </w:rPr>
      </w:pPr>
      <w:r w:rsidRPr="000C186A">
        <w:rPr>
          <w:rFonts w:ascii="Arial" w:hAnsi="Arial" w:cs="Arial"/>
          <w:color w:val="000000" w:themeColor="text1"/>
        </w:rPr>
        <w:t>Creating</w:t>
      </w:r>
      <w:r w:rsidR="00D7692B" w:rsidRPr="000C186A">
        <w:rPr>
          <w:rFonts w:ascii="Arial" w:hAnsi="Arial" w:cs="Arial"/>
          <w:color w:val="000000" w:themeColor="text1"/>
        </w:rPr>
        <w:t xml:space="preserve"> a </w:t>
      </w:r>
      <w:r w:rsidRPr="000C186A">
        <w:rPr>
          <w:rFonts w:ascii="Arial" w:hAnsi="Arial" w:cs="Arial"/>
          <w:color w:val="000000" w:themeColor="text1"/>
        </w:rPr>
        <w:t>good</w:t>
      </w:r>
      <w:r w:rsidR="00D7692B" w:rsidRPr="000C186A">
        <w:rPr>
          <w:rFonts w:ascii="Arial" w:hAnsi="Arial" w:cs="Arial"/>
          <w:color w:val="000000" w:themeColor="text1"/>
        </w:rPr>
        <w:t xml:space="preserve"> rule involves a difficult trade-off between sensitivity and precision. A rule that is too specific might miss new malware variants, while a rule that is too general can produce a high number of false positives by incorrectly flagging benign files </w:t>
      </w:r>
      <w:r w:rsidR="00AC5B3D" w:rsidRPr="000C186A">
        <w:rPr>
          <w:rFonts w:ascii="Arial" w:hAnsi="Arial" w:cs="Arial"/>
          <w:color w:val="000000" w:themeColor="text1"/>
        </w:rPr>
        <w:fldChar w:fldCharType="begin"/>
      </w:r>
      <w:r w:rsidR="00AC5B3D" w:rsidRPr="000C186A">
        <w:rPr>
          <w:rFonts w:ascii="Arial" w:hAnsi="Arial" w:cs="Arial"/>
          <w:color w:val="000000" w:themeColor="text1"/>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AC5B3D" w:rsidRPr="000C186A">
        <w:rPr>
          <w:rFonts w:ascii="Arial" w:hAnsi="Arial" w:cs="Arial"/>
          <w:color w:val="000000" w:themeColor="text1"/>
        </w:rPr>
        <w:fldChar w:fldCharType="separate"/>
      </w:r>
      <w:r w:rsidR="00AC5B3D" w:rsidRPr="000C186A">
        <w:rPr>
          <w:rFonts w:ascii="Arial" w:hAnsi="Arial" w:cs="Arial"/>
          <w:color w:val="000000" w:themeColor="text1"/>
        </w:rPr>
        <w:t>(Vinay Patil 2025)</w:t>
      </w:r>
      <w:r w:rsidR="00AC5B3D" w:rsidRPr="000C186A">
        <w:rPr>
          <w:rFonts w:ascii="Arial" w:hAnsi="Arial" w:cs="Arial"/>
          <w:color w:val="000000" w:themeColor="text1"/>
        </w:rPr>
        <w:fldChar w:fldCharType="end"/>
      </w:r>
      <w:r w:rsidR="00D7692B" w:rsidRPr="000C186A">
        <w:rPr>
          <w:rFonts w:ascii="Arial" w:hAnsi="Arial" w:cs="Arial"/>
          <w:color w:val="000000" w:themeColor="text1"/>
        </w:rPr>
        <w:t xml:space="preserve">. The success of YARA depends on achieving a challenging balance of the right types and number of IoC strings </w:t>
      </w:r>
      <w:r w:rsidR="00530BAF" w:rsidRPr="000C186A">
        <w:rPr>
          <w:rFonts w:ascii="Arial" w:hAnsi="Arial" w:cs="Arial"/>
          <w:color w:val="000000" w:themeColor="text1"/>
        </w:rPr>
        <w:fldChar w:fldCharType="begin"/>
      </w:r>
      <w:r w:rsidR="00530BAF" w:rsidRPr="000C186A">
        <w:rPr>
          <w:rFonts w:ascii="Arial" w:hAnsi="Arial" w:cs="Arial"/>
          <w:color w:val="000000" w:themeColor="text1"/>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530BAF" w:rsidRPr="000C186A">
        <w:rPr>
          <w:rFonts w:ascii="Arial" w:hAnsi="Arial" w:cs="Arial"/>
          <w:color w:val="000000" w:themeColor="text1"/>
        </w:rPr>
        <w:fldChar w:fldCharType="separate"/>
      </w:r>
      <w:r w:rsidR="00530BAF" w:rsidRPr="000C186A">
        <w:rPr>
          <w:rFonts w:ascii="Arial" w:hAnsi="Arial" w:cs="Arial"/>
          <w:color w:val="000000" w:themeColor="text1"/>
        </w:rPr>
        <w:t>(Naik, et al. 2020)</w:t>
      </w:r>
      <w:r w:rsidR="00530BAF" w:rsidRPr="000C186A">
        <w:rPr>
          <w:rFonts w:ascii="Arial" w:hAnsi="Arial" w:cs="Arial"/>
          <w:color w:val="000000" w:themeColor="text1"/>
        </w:rPr>
        <w:fldChar w:fldCharType="end"/>
      </w:r>
      <w:r w:rsidR="00D7692B" w:rsidRPr="000C186A">
        <w:rPr>
          <w:rFonts w:ascii="Arial" w:hAnsi="Arial" w:cs="Arial"/>
          <w:color w:val="000000" w:themeColor="text1"/>
        </w:rPr>
        <w:t>.</w:t>
      </w:r>
    </w:p>
    <w:p w14:paraId="5A6DE25F" w14:textId="77777777" w:rsidR="002A42F0" w:rsidRPr="000C186A" w:rsidRDefault="00D7692B" w:rsidP="002A42F0">
      <w:pPr>
        <w:jc w:val="both"/>
        <w:rPr>
          <w:rFonts w:ascii="Arial" w:hAnsi="Arial" w:cs="Arial"/>
          <w:b/>
          <w:bCs/>
          <w:color w:val="000000" w:themeColor="text1"/>
        </w:rPr>
      </w:pPr>
      <w:r w:rsidRPr="000C186A">
        <w:rPr>
          <w:rFonts w:ascii="Arial" w:hAnsi="Arial" w:cs="Arial"/>
          <w:b/>
          <w:bCs/>
          <w:color w:val="000000" w:themeColor="text1"/>
        </w:rPr>
        <w:lastRenderedPageBreak/>
        <w:t xml:space="preserve">Detection of Novel Threats: </w:t>
      </w:r>
    </w:p>
    <w:p w14:paraId="335331FE" w14:textId="376A6BAE" w:rsidR="00D7692B" w:rsidRPr="000C186A" w:rsidRDefault="00D7692B" w:rsidP="002A42F0">
      <w:pPr>
        <w:jc w:val="both"/>
        <w:rPr>
          <w:rFonts w:ascii="Arial" w:hAnsi="Arial" w:cs="Arial"/>
          <w:color w:val="000000" w:themeColor="text1"/>
        </w:rPr>
      </w:pPr>
      <w:r w:rsidRPr="000C186A">
        <w:rPr>
          <w:rFonts w:ascii="Arial" w:hAnsi="Arial" w:cs="Arial"/>
          <w:color w:val="000000" w:themeColor="text1"/>
        </w:rPr>
        <w:t xml:space="preserve">YARA is most effective in detecting </w:t>
      </w:r>
      <w:r w:rsidR="00782886" w:rsidRPr="000C186A">
        <w:rPr>
          <w:rFonts w:ascii="Arial" w:hAnsi="Arial" w:cs="Arial"/>
          <w:color w:val="000000" w:themeColor="text1"/>
        </w:rPr>
        <w:t>already</w:t>
      </w:r>
      <w:r w:rsidRPr="000C186A">
        <w:rPr>
          <w:rFonts w:ascii="Arial" w:hAnsi="Arial" w:cs="Arial"/>
          <w:color w:val="000000" w:themeColor="text1"/>
        </w:rPr>
        <w:t xml:space="preserve"> existing </w:t>
      </w:r>
      <w:r w:rsidR="00782886" w:rsidRPr="000C186A">
        <w:rPr>
          <w:rFonts w:ascii="Arial" w:hAnsi="Arial" w:cs="Arial"/>
          <w:color w:val="000000" w:themeColor="text1"/>
        </w:rPr>
        <w:t xml:space="preserve">malware </w:t>
      </w:r>
      <w:r w:rsidRPr="000C186A">
        <w:rPr>
          <w:rFonts w:ascii="Arial" w:hAnsi="Arial" w:cs="Arial"/>
          <w:color w:val="000000" w:themeColor="text1"/>
        </w:rPr>
        <w:t xml:space="preserve">families and variants. It may fail to detect entirely new or unique malware strains for which no signatures have yet been created </w:t>
      </w:r>
      <w:r w:rsidR="008C2E0B" w:rsidRPr="000C186A">
        <w:rPr>
          <w:rFonts w:ascii="Arial" w:hAnsi="Arial" w:cs="Arial"/>
          <w:color w:val="000000" w:themeColor="text1"/>
        </w:rPr>
        <w:fldChar w:fldCharType="begin"/>
      </w:r>
      <w:r w:rsidR="008C2E0B" w:rsidRPr="000C186A">
        <w:rPr>
          <w:rFonts w:ascii="Arial" w:hAnsi="Arial" w:cs="Arial"/>
          <w:color w:val="000000" w:themeColor="text1"/>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8C2E0B" w:rsidRPr="000C186A">
        <w:rPr>
          <w:rFonts w:ascii="Arial" w:hAnsi="Arial" w:cs="Arial"/>
          <w:color w:val="000000" w:themeColor="text1"/>
        </w:rPr>
        <w:fldChar w:fldCharType="separate"/>
      </w:r>
      <w:r w:rsidR="008C2E0B" w:rsidRPr="000C186A">
        <w:rPr>
          <w:rFonts w:ascii="Arial" w:hAnsi="Arial" w:cs="Arial"/>
          <w:color w:val="000000" w:themeColor="text1"/>
        </w:rPr>
        <w:t>(Naik, et al. 2020)</w:t>
      </w:r>
      <w:r w:rsidR="008C2E0B" w:rsidRPr="000C186A">
        <w:rPr>
          <w:rFonts w:ascii="Arial" w:hAnsi="Arial" w:cs="Arial"/>
          <w:color w:val="000000" w:themeColor="text1"/>
        </w:rPr>
        <w:fldChar w:fldCharType="end"/>
      </w:r>
      <w:r w:rsidRPr="000C186A">
        <w:rPr>
          <w:rFonts w:ascii="Arial" w:hAnsi="Arial" w:cs="Arial"/>
          <w:color w:val="000000" w:themeColor="text1"/>
        </w:rPr>
        <w:t>.</w:t>
      </w:r>
    </w:p>
    <w:p w14:paraId="65FFD663" w14:textId="77777777" w:rsidR="002A42F0" w:rsidRPr="000C186A" w:rsidRDefault="00D7692B" w:rsidP="002A42F0">
      <w:pPr>
        <w:jc w:val="both"/>
        <w:rPr>
          <w:rFonts w:ascii="Arial" w:hAnsi="Arial" w:cs="Arial"/>
          <w:color w:val="000000" w:themeColor="text1"/>
        </w:rPr>
      </w:pPr>
      <w:r w:rsidRPr="000C186A">
        <w:rPr>
          <w:rFonts w:ascii="Arial" w:hAnsi="Arial" w:cs="Arial"/>
          <w:b/>
          <w:bCs/>
          <w:color w:val="000000" w:themeColor="text1"/>
        </w:rPr>
        <w:t>Automated Rule Generation</w:t>
      </w:r>
      <w:r w:rsidRPr="000C186A">
        <w:rPr>
          <w:rFonts w:ascii="Arial" w:hAnsi="Arial" w:cs="Arial"/>
          <w:color w:val="000000" w:themeColor="text1"/>
        </w:rPr>
        <w:t xml:space="preserve">: </w:t>
      </w:r>
    </w:p>
    <w:p w14:paraId="73C1E6E4" w14:textId="6C548AC4" w:rsidR="00EF13F2" w:rsidRPr="000C186A" w:rsidRDefault="00D7692B" w:rsidP="00EF13F2">
      <w:pPr>
        <w:jc w:val="both"/>
        <w:rPr>
          <w:rFonts w:ascii="Arial" w:hAnsi="Arial" w:cs="Arial"/>
          <w:color w:val="000000" w:themeColor="text1"/>
        </w:rPr>
      </w:pPr>
      <w:r w:rsidRPr="000C186A">
        <w:rPr>
          <w:rFonts w:ascii="Arial" w:hAnsi="Arial" w:cs="Arial"/>
          <w:color w:val="000000" w:themeColor="text1"/>
        </w:rPr>
        <w:t xml:space="preserve">While tools that automatically generate YARA rules exist, their output often requires manual post-processing and optimization to be effective and may not perform as well as rules created manually by an expert analyst </w:t>
      </w:r>
      <w:r w:rsidR="00530BAF" w:rsidRPr="000C186A">
        <w:rPr>
          <w:rFonts w:ascii="Arial" w:hAnsi="Arial" w:cs="Arial"/>
          <w:color w:val="000000" w:themeColor="text1"/>
        </w:rPr>
        <w:fldChar w:fldCharType="begin"/>
      </w:r>
      <w:r w:rsidR="00530BAF" w:rsidRPr="000C186A">
        <w:rPr>
          <w:rFonts w:ascii="Arial" w:hAnsi="Arial" w:cs="Arial"/>
          <w:color w:val="000000" w:themeColor="text1"/>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530BAF" w:rsidRPr="000C186A">
        <w:rPr>
          <w:rFonts w:ascii="Arial" w:hAnsi="Arial" w:cs="Arial"/>
          <w:color w:val="000000" w:themeColor="text1"/>
        </w:rPr>
        <w:fldChar w:fldCharType="separate"/>
      </w:r>
      <w:r w:rsidR="00530BAF" w:rsidRPr="000C186A">
        <w:rPr>
          <w:rFonts w:ascii="Arial" w:hAnsi="Arial" w:cs="Arial"/>
          <w:color w:val="000000" w:themeColor="text1"/>
        </w:rPr>
        <w:t>(Naik, et al. 2020)</w:t>
      </w:r>
      <w:r w:rsidR="00530BAF" w:rsidRPr="000C186A">
        <w:rPr>
          <w:rFonts w:ascii="Arial" w:hAnsi="Arial" w:cs="Arial"/>
          <w:color w:val="000000" w:themeColor="text1"/>
        </w:rPr>
        <w:fldChar w:fldCharType="end"/>
      </w:r>
      <w:r w:rsidRPr="000C186A">
        <w:rPr>
          <w:rFonts w:ascii="Arial" w:hAnsi="Arial" w:cs="Arial"/>
          <w:color w:val="000000" w:themeColor="text1"/>
        </w:rPr>
        <w:t>.</w:t>
      </w:r>
    </w:p>
    <w:p w14:paraId="3B42929E" w14:textId="3E502C72" w:rsidR="00E2346F" w:rsidRPr="000C186A" w:rsidRDefault="00E2346F" w:rsidP="001D12FE">
      <w:pPr>
        <w:pStyle w:val="Heading2"/>
        <w:jc w:val="both"/>
        <w:rPr>
          <w:rFonts w:ascii="Arial" w:hAnsi="Arial" w:cs="Arial"/>
          <w:color w:val="000000" w:themeColor="text1"/>
          <w:sz w:val="28"/>
          <w:szCs w:val="28"/>
        </w:rPr>
      </w:pPr>
      <w:bookmarkStart w:id="36" w:name="_Toc213429869"/>
      <w:r w:rsidRPr="000C186A">
        <w:rPr>
          <w:rFonts w:ascii="Arial" w:hAnsi="Arial" w:cs="Arial"/>
          <w:color w:val="000000" w:themeColor="text1"/>
          <w:sz w:val="28"/>
          <w:szCs w:val="28"/>
        </w:rPr>
        <w:t>2.5.3. The Need for a Hybrid Approach</w:t>
      </w:r>
      <w:bookmarkEnd w:id="36"/>
    </w:p>
    <w:p w14:paraId="5CF3D8A1" w14:textId="1A290752" w:rsidR="00134827" w:rsidRPr="000C186A" w:rsidRDefault="00B21DB7" w:rsidP="001D12FE">
      <w:pPr>
        <w:jc w:val="both"/>
        <w:rPr>
          <w:rFonts w:ascii="Arial" w:hAnsi="Arial" w:cs="Arial"/>
          <w:color w:val="000000" w:themeColor="text1"/>
        </w:rPr>
      </w:pPr>
      <w:r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 AuthorYear="1"&gt;&lt;Author&gt;Vinay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0C186A">
        <w:rPr>
          <w:rFonts w:ascii="Arial" w:hAnsi="Arial" w:cs="Arial"/>
          <w:color w:val="000000" w:themeColor="text1"/>
        </w:rPr>
        <w:fldChar w:fldCharType="separate"/>
      </w:r>
      <w:r w:rsidRPr="000C186A">
        <w:rPr>
          <w:rFonts w:ascii="Arial" w:hAnsi="Arial" w:cs="Arial"/>
          <w:noProof/>
          <w:color w:val="000000" w:themeColor="text1"/>
        </w:rPr>
        <w:t>Vinay Patil (2025)</w:t>
      </w:r>
      <w:r w:rsidRPr="000C186A">
        <w:rPr>
          <w:rFonts w:ascii="Arial" w:hAnsi="Arial" w:cs="Arial"/>
          <w:color w:val="000000" w:themeColor="text1"/>
        </w:rPr>
        <w:fldChar w:fldCharType="end"/>
      </w:r>
      <w:r w:rsidRPr="000C186A">
        <w:rPr>
          <w:rFonts w:ascii="Arial" w:hAnsi="Arial" w:cs="Arial"/>
          <w:color w:val="000000" w:themeColor="text1"/>
        </w:rPr>
        <w:t xml:space="preserve"> highlighted the necessity of adopting a hybrid strategy that combines YARA with other detection techniques to create a more resilient and effective defence due to the limitations YARA offers as a standalone signature-based tool   </w:t>
      </w:r>
      <w:r w:rsidR="00134827" w:rsidRPr="000C186A">
        <w:rPr>
          <w:rFonts w:ascii="Arial" w:hAnsi="Arial" w:cs="Arial"/>
          <w:color w:val="000000" w:themeColor="text1"/>
        </w:rPr>
        <w:t>The limitations of YARA as a standalone, signature-based tool</w:t>
      </w:r>
      <w:r w:rsidRPr="000C186A">
        <w:rPr>
          <w:rFonts w:ascii="Arial" w:hAnsi="Arial" w:cs="Arial"/>
          <w:color w:val="000000" w:themeColor="text1"/>
        </w:rPr>
        <w:t>. They further describe how s</w:t>
      </w:r>
      <w:r w:rsidR="00134827" w:rsidRPr="000C186A">
        <w:rPr>
          <w:rFonts w:ascii="Arial" w:hAnsi="Arial" w:cs="Arial"/>
          <w:color w:val="000000" w:themeColor="text1"/>
        </w:rPr>
        <w:t>ince static YARA rules can be bypassed, especially by evasive malware, they must be augmented with more dynamic and flexible methods</w:t>
      </w:r>
      <w:r w:rsidRPr="000C186A">
        <w:rPr>
          <w:rFonts w:ascii="Arial" w:hAnsi="Arial" w:cs="Arial"/>
          <w:color w:val="000000" w:themeColor="text1"/>
        </w:rPr>
        <w:t>.</w:t>
      </w:r>
    </w:p>
    <w:p w14:paraId="1EE14E92" w14:textId="2DB5E519" w:rsidR="00134827" w:rsidRPr="000C186A" w:rsidRDefault="00134827" w:rsidP="001D12FE">
      <w:pPr>
        <w:jc w:val="both"/>
        <w:rPr>
          <w:rFonts w:ascii="Arial" w:hAnsi="Arial" w:cs="Arial"/>
          <w:color w:val="000000" w:themeColor="text1"/>
        </w:rPr>
      </w:pPr>
      <w:r w:rsidRPr="000C186A">
        <w:rPr>
          <w:rFonts w:ascii="Arial" w:hAnsi="Arial" w:cs="Arial"/>
          <w:color w:val="000000" w:themeColor="text1"/>
        </w:rPr>
        <w:t xml:space="preserve">One proposed hybrid solution is to enhance YARA rules by integrating them with fuzzy hashing </w:t>
      </w:r>
      <w:r w:rsidR="007B370B" w:rsidRPr="000C186A">
        <w:rPr>
          <w:rFonts w:ascii="Arial" w:hAnsi="Arial" w:cs="Arial"/>
          <w:color w:val="000000" w:themeColor="text1"/>
        </w:rPr>
        <w:fldChar w:fldCharType="begin"/>
      </w:r>
      <w:r w:rsidR="007B370B" w:rsidRPr="000C186A">
        <w:rPr>
          <w:rFonts w:ascii="Arial" w:hAnsi="Arial" w:cs="Arial"/>
          <w:color w:val="000000" w:themeColor="text1"/>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7B370B" w:rsidRPr="000C186A">
        <w:rPr>
          <w:rFonts w:ascii="Arial" w:hAnsi="Arial" w:cs="Arial"/>
          <w:color w:val="000000" w:themeColor="text1"/>
        </w:rPr>
        <w:fldChar w:fldCharType="separate"/>
      </w:r>
      <w:r w:rsidR="007B370B" w:rsidRPr="000C186A">
        <w:rPr>
          <w:rFonts w:ascii="Arial" w:hAnsi="Arial" w:cs="Arial"/>
          <w:color w:val="000000" w:themeColor="text1"/>
        </w:rPr>
        <w:t>(Naik, et al. 2020)</w:t>
      </w:r>
      <w:r w:rsidR="007B370B" w:rsidRPr="000C186A">
        <w:rPr>
          <w:rFonts w:ascii="Arial" w:hAnsi="Arial" w:cs="Arial"/>
          <w:color w:val="000000" w:themeColor="text1"/>
        </w:rPr>
        <w:fldChar w:fldCharType="end"/>
      </w:r>
      <w:r w:rsidR="00B21DB7" w:rsidRPr="000C186A">
        <w:rPr>
          <w:rFonts w:ascii="Arial" w:hAnsi="Arial" w:cs="Arial"/>
          <w:color w:val="000000" w:themeColor="text1"/>
        </w:rPr>
        <w:t xml:space="preserve"> which </w:t>
      </w:r>
      <w:r w:rsidRPr="000C186A">
        <w:rPr>
          <w:rFonts w:ascii="Arial" w:hAnsi="Arial" w:cs="Arial"/>
          <w:color w:val="000000" w:themeColor="text1"/>
        </w:rPr>
        <w:t>complements YARA by identifying structural similarities between files</w:t>
      </w:r>
      <w:r w:rsidR="00B21DB7" w:rsidRPr="000C186A">
        <w:rPr>
          <w:rFonts w:ascii="Arial" w:hAnsi="Arial" w:cs="Arial"/>
          <w:color w:val="000000" w:themeColor="text1"/>
        </w:rPr>
        <w:t>. This method is</w:t>
      </w:r>
      <w:r w:rsidRPr="000C186A">
        <w:rPr>
          <w:rFonts w:ascii="Arial" w:hAnsi="Arial" w:cs="Arial"/>
          <w:color w:val="000000" w:themeColor="text1"/>
        </w:rPr>
        <w:t xml:space="preserve"> effective even when specific strings or byte sequences have been modified </w:t>
      </w:r>
      <w:r w:rsidR="00E10AFD" w:rsidRPr="000C186A">
        <w:rPr>
          <w:rFonts w:ascii="Arial" w:hAnsi="Arial" w:cs="Arial"/>
          <w:color w:val="000000" w:themeColor="text1"/>
        </w:rPr>
        <w:fldChar w:fldCharType="begin"/>
      </w:r>
      <w:r w:rsidR="00E10AFD" w:rsidRPr="000C186A">
        <w:rPr>
          <w:rFonts w:ascii="Arial" w:hAnsi="Arial" w:cs="Arial"/>
          <w:color w:val="000000" w:themeColor="text1"/>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E10AFD" w:rsidRPr="000C186A">
        <w:rPr>
          <w:rFonts w:ascii="Arial" w:hAnsi="Arial" w:cs="Arial"/>
          <w:color w:val="000000" w:themeColor="text1"/>
        </w:rPr>
        <w:fldChar w:fldCharType="separate"/>
      </w:r>
      <w:r w:rsidR="00E10AFD" w:rsidRPr="000C186A">
        <w:rPr>
          <w:rFonts w:ascii="Arial" w:hAnsi="Arial" w:cs="Arial"/>
          <w:color w:val="000000" w:themeColor="text1"/>
        </w:rPr>
        <w:t>(Naik, et al. 2020)</w:t>
      </w:r>
      <w:r w:rsidR="00E10AFD" w:rsidRPr="000C186A">
        <w:rPr>
          <w:rFonts w:ascii="Arial" w:hAnsi="Arial" w:cs="Arial"/>
          <w:color w:val="000000" w:themeColor="text1"/>
        </w:rPr>
        <w:fldChar w:fldCharType="end"/>
      </w:r>
      <w:r w:rsidR="00B21DB7" w:rsidRPr="000C186A">
        <w:rPr>
          <w:rFonts w:ascii="Arial" w:hAnsi="Arial" w:cs="Arial"/>
          <w:color w:val="000000" w:themeColor="text1"/>
        </w:rPr>
        <w:t xml:space="preserve"> and t</w:t>
      </w:r>
      <w:r w:rsidRPr="000C186A">
        <w:rPr>
          <w:rFonts w:ascii="Arial" w:hAnsi="Arial" w:cs="Arial"/>
          <w:color w:val="000000" w:themeColor="text1"/>
        </w:rPr>
        <w:t xml:space="preserve">his combined search can increase the accuracy of detection and the overall confidence in the analysis results </w:t>
      </w:r>
      <w:r w:rsidR="00E10AFD" w:rsidRPr="000C186A">
        <w:rPr>
          <w:rFonts w:ascii="Arial" w:hAnsi="Arial" w:cs="Arial"/>
          <w:color w:val="000000" w:themeColor="text1"/>
        </w:rPr>
        <w:t xml:space="preserve">as </w:t>
      </w:r>
      <w:r w:rsidR="00E10AFD" w:rsidRPr="000C186A">
        <w:rPr>
          <w:rFonts w:ascii="Arial" w:hAnsi="Arial" w:cs="Arial"/>
          <w:color w:val="000000" w:themeColor="text1"/>
        </w:rPr>
        <w:fldChar w:fldCharType="begin"/>
      </w:r>
      <w:r w:rsidR="00B21DB7" w:rsidRPr="000C186A">
        <w:rPr>
          <w:rFonts w:ascii="Arial" w:hAnsi="Arial" w:cs="Arial"/>
          <w:color w:val="000000" w:themeColor="text1"/>
        </w:rPr>
        <w:instrText xml:space="preserve"> ADDIN EN.CITE &lt;EndNote&gt;&lt;Cite AuthorYear="1"&gt;&lt;Author&gt;Naik&lt;/Author&gt;&lt;Year&gt;2020&lt;/Year&gt;&lt;RecNum&gt;62&lt;/RecNum&gt;&lt;DisplayText&gt;Naik,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E10AFD" w:rsidRPr="000C186A">
        <w:rPr>
          <w:rFonts w:ascii="Arial" w:hAnsi="Arial" w:cs="Arial"/>
          <w:color w:val="000000" w:themeColor="text1"/>
        </w:rPr>
        <w:fldChar w:fldCharType="separate"/>
      </w:r>
      <w:r w:rsidR="00B21DB7" w:rsidRPr="000C186A">
        <w:rPr>
          <w:rFonts w:ascii="Arial" w:hAnsi="Arial" w:cs="Arial"/>
          <w:noProof/>
          <w:color w:val="000000" w:themeColor="text1"/>
        </w:rPr>
        <w:t>Naik, et al. (2020)</w:t>
      </w:r>
      <w:r w:rsidR="00E10AFD" w:rsidRPr="000C186A">
        <w:rPr>
          <w:rFonts w:ascii="Arial" w:hAnsi="Arial" w:cs="Arial"/>
          <w:color w:val="000000" w:themeColor="text1"/>
        </w:rPr>
        <w:fldChar w:fldCharType="end"/>
      </w:r>
      <w:r w:rsidR="00E10AFD" w:rsidRPr="000C186A">
        <w:rPr>
          <w:rFonts w:ascii="Arial" w:hAnsi="Arial" w:cs="Arial"/>
          <w:color w:val="000000" w:themeColor="text1"/>
        </w:rPr>
        <w:t xml:space="preserve"> </w:t>
      </w:r>
      <w:r w:rsidR="00B21DB7" w:rsidRPr="000C186A">
        <w:rPr>
          <w:rFonts w:ascii="Arial" w:hAnsi="Arial" w:cs="Arial"/>
          <w:color w:val="000000" w:themeColor="text1"/>
        </w:rPr>
        <w:t>described</w:t>
      </w:r>
      <w:r w:rsidR="00E10AFD" w:rsidRPr="000C186A">
        <w:rPr>
          <w:rFonts w:ascii="Arial" w:hAnsi="Arial" w:cs="Arial"/>
          <w:color w:val="000000" w:themeColor="text1"/>
        </w:rPr>
        <w:t xml:space="preserve"> and further r</w:t>
      </w:r>
      <w:r w:rsidRPr="000C186A">
        <w:rPr>
          <w:rFonts w:ascii="Arial" w:hAnsi="Arial" w:cs="Arial"/>
          <w:color w:val="000000" w:themeColor="text1"/>
        </w:rPr>
        <w:t xml:space="preserve">esearch </w:t>
      </w:r>
      <w:r w:rsidR="00B21DB7" w:rsidRPr="000C186A">
        <w:rPr>
          <w:rFonts w:ascii="Arial" w:hAnsi="Arial" w:cs="Arial"/>
          <w:color w:val="000000" w:themeColor="text1"/>
        </w:rPr>
        <w:t xml:space="preserve">by </w:t>
      </w:r>
      <w:r w:rsidR="00B21DB7" w:rsidRPr="000C186A">
        <w:rPr>
          <w:rFonts w:ascii="Arial" w:hAnsi="Arial" w:cs="Arial"/>
          <w:color w:val="000000" w:themeColor="text1"/>
        </w:rPr>
        <w:fldChar w:fldCharType="begin"/>
      </w:r>
      <w:r w:rsidR="00B21DB7" w:rsidRPr="000C186A">
        <w:rPr>
          <w:rFonts w:ascii="Arial" w:hAnsi="Arial" w:cs="Arial"/>
          <w:color w:val="000000" w:themeColor="text1"/>
        </w:rPr>
        <w:instrText xml:space="preserve"> ADDIN EN.CITE &lt;EndNote&gt;&lt;Cite AuthorYear="1"&gt;&lt;Author&gt;Lockett&lt;/Author&gt;&lt;Year&gt;2021&lt;/Year&gt;&lt;RecNum&gt;108&lt;/RecNum&gt;&lt;DisplayText&gt;Lockett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00B21DB7" w:rsidRPr="000C186A">
        <w:rPr>
          <w:rFonts w:ascii="Arial" w:hAnsi="Arial" w:cs="Arial"/>
          <w:color w:val="000000" w:themeColor="text1"/>
        </w:rPr>
        <w:fldChar w:fldCharType="separate"/>
      </w:r>
      <w:r w:rsidR="00B21DB7" w:rsidRPr="000C186A">
        <w:rPr>
          <w:rFonts w:ascii="Arial" w:hAnsi="Arial" w:cs="Arial"/>
          <w:noProof/>
          <w:color w:val="000000" w:themeColor="text1"/>
        </w:rPr>
        <w:t>Lockett (2021)</w:t>
      </w:r>
      <w:r w:rsidR="00B21DB7" w:rsidRPr="000C186A">
        <w:rPr>
          <w:rFonts w:ascii="Arial" w:hAnsi="Arial" w:cs="Arial"/>
          <w:color w:val="000000" w:themeColor="text1"/>
        </w:rPr>
        <w:fldChar w:fldCharType="end"/>
      </w:r>
      <w:r w:rsidR="00B21DB7" w:rsidRPr="000C186A">
        <w:rPr>
          <w:rFonts w:ascii="Arial" w:hAnsi="Arial" w:cs="Arial"/>
          <w:color w:val="000000" w:themeColor="text1"/>
        </w:rPr>
        <w:t xml:space="preserve"> </w:t>
      </w:r>
      <w:r w:rsidRPr="000C186A">
        <w:rPr>
          <w:rFonts w:ascii="Arial" w:hAnsi="Arial" w:cs="Arial"/>
          <w:color w:val="000000" w:themeColor="text1"/>
        </w:rPr>
        <w:t xml:space="preserve">has also suggested building fuzzy hashing functionality directly into YARA rules </w:t>
      </w:r>
      <w:r w:rsidR="00B21DB7" w:rsidRPr="000C186A">
        <w:rPr>
          <w:rFonts w:ascii="Arial" w:hAnsi="Arial" w:cs="Arial"/>
          <w:color w:val="000000" w:themeColor="text1"/>
        </w:rPr>
        <w:t>which can help in</w:t>
      </w:r>
      <w:r w:rsidRPr="000C186A">
        <w:rPr>
          <w:rFonts w:ascii="Arial" w:hAnsi="Arial" w:cs="Arial"/>
          <w:color w:val="000000" w:themeColor="text1"/>
        </w:rPr>
        <w:t xml:space="preserve"> strengthen</w:t>
      </w:r>
      <w:r w:rsidR="00B21DB7" w:rsidRPr="000C186A">
        <w:rPr>
          <w:rFonts w:ascii="Arial" w:hAnsi="Arial" w:cs="Arial"/>
          <w:color w:val="000000" w:themeColor="text1"/>
        </w:rPr>
        <w:t>ing the rules</w:t>
      </w:r>
      <w:r w:rsidRPr="000C186A">
        <w:rPr>
          <w:rFonts w:ascii="Arial" w:hAnsi="Arial" w:cs="Arial"/>
          <w:color w:val="000000" w:themeColor="text1"/>
        </w:rPr>
        <w:t>.</w:t>
      </w:r>
    </w:p>
    <w:p w14:paraId="589F859E" w14:textId="4846026A" w:rsidR="002E7C17" w:rsidRPr="000C186A" w:rsidRDefault="00134827" w:rsidP="001D12FE">
      <w:pPr>
        <w:jc w:val="both"/>
        <w:rPr>
          <w:rFonts w:ascii="Arial" w:hAnsi="Arial" w:cs="Arial"/>
          <w:color w:val="000000" w:themeColor="text1"/>
        </w:rPr>
      </w:pPr>
      <w:r w:rsidRPr="000C186A">
        <w:rPr>
          <w:rFonts w:ascii="Arial" w:hAnsi="Arial" w:cs="Arial"/>
          <w:color w:val="000000" w:themeColor="text1"/>
        </w:rPr>
        <w:t xml:space="preserve">Furthermore, the weakness of signature-based detection against new and evasive threats highlights the need to incorporate </w:t>
      </w:r>
      <w:r w:rsidR="00A53A29" w:rsidRPr="000C186A">
        <w:rPr>
          <w:rFonts w:ascii="Arial" w:hAnsi="Arial" w:cs="Arial"/>
          <w:color w:val="000000" w:themeColor="text1"/>
        </w:rPr>
        <w:t>behaviour</w:t>
      </w:r>
      <w:r w:rsidRPr="000C186A">
        <w:rPr>
          <w:rFonts w:ascii="Arial" w:hAnsi="Arial" w:cs="Arial"/>
          <w:color w:val="000000" w:themeColor="text1"/>
        </w:rPr>
        <w:t xml:space="preserve">-based analysis </w:t>
      </w:r>
      <w:r w:rsidR="00F73583" w:rsidRPr="000C186A">
        <w:rPr>
          <w:rFonts w:ascii="Arial" w:hAnsi="Arial" w:cs="Arial"/>
          <w:color w:val="000000" w:themeColor="text1"/>
        </w:rPr>
        <w:fldChar w:fldCharType="begin"/>
      </w:r>
      <w:r w:rsidR="00F73583" w:rsidRPr="000C186A">
        <w:rPr>
          <w:rFonts w:ascii="Arial" w:hAnsi="Arial" w:cs="Arial"/>
          <w:color w:val="000000" w:themeColor="text1"/>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00F73583" w:rsidRPr="000C186A">
        <w:rPr>
          <w:rFonts w:ascii="Arial" w:hAnsi="Arial" w:cs="Arial"/>
          <w:color w:val="000000" w:themeColor="text1"/>
        </w:rPr>
        <w:fldChar w:fldCharType="separate"/>
      </w:r>
      <w:r w:rsidR="00F73583" w:rsidRPr="000C186A">
        <w:rPr>
          <w:rFonts w:ascii="Arial" w:hAnsi="Arial" w:cs="Arial"/>
          <w:color w:val="000000" w:themeColor="text1"/>
        </w:rPr>
        <w:t>(Lockett 2021)</w:t>
      </w:r>
      <w:r w:rsidR="00F73583" w:rsidRPr="000C186A">
        <w:rPr>
          <w:rFonts w:ascii="Arial" w:hAnsi="Arial" w:cs="Arial"/>
          <w:color w:val="000000" w:themeColor="text1"/>
        </w:rPr>
        <w:fldChar w:fldCharType="end"/>
      </w:r>
      <w:r w:rsidRPr="000C186A">
        <w:rPr>
          <w:rFonts w:ascii="Arial" w:hAnsi="Arial" w:cs="Arial"/>
          <w:color w:val="000000" w:themeColor="text1"/>
        </w:rPr>
        <w:t>. A hybrid strategy that combines YARA’s static pattern matching with dynamic analysis</w:t>
      </w:r>
      <w:r w:rsidR="00F73583" w:rsidRPr="000C186A">
        <w:rPr>
          <w:rFonts w:ascii="Arial" w:hAnsi="Arial" w:cs="Arial"/>
          <w:color w:val="000000" w:themeColor="text1"/>
        </w:rPr>
        <w:t xml:space="preserve"> </w:t>
      </w:r>
      <w:r w:rsidRPr="000C186A">
        <w:rPr>
          <w:rFonts w:ascii="Arial" w:hAnsi="Arial" w:cs="Arial"/>
          <w:color w:val="000000" w:themeColor="text1"/>
        </w:rPr>
        <w:t>which focuses on runtime actions such as suspicious API calls, system modifications, and network activity</w:t>
      </w:r>
      <w:r w:rsidR="00F73583" w:rsidRPr="000C186A">
        <w:rPr>
          <w:rFonts w:ascii="Arial" w:hAnsi="Arial" w:cs="Arial"/>
          <w:color w:val="000000" w:themeColor="text1"/>
        </w:rPr>
        <w:t xml:space="preserve"> </w:t>
      </w:r>
      <w:r w:rsidRPr="000C186A">
        <w:rPr>
          <w:rFonts w:ascii="Arial" w:hAnsi="Arial" w:cs="Arial"/>
          <w:color w:val="000000" w:themeColor="text1"/>
        </w:rPr>
        <w:t xml:space="preserve">is far more effective at spotting complex risks </w:t>
      </w:r>
      <w:r w:rsidR="0047748E" w:rsidRPr="000C186A">
        <w:rPr>
          <w:rFonts w:ascii="Arial" w:hAnsi="Arial" w:cs="Arial"/>
          <w:color w:val="000000" w:themeColor="text1"/>
        </w:rPr>
        <w:fldChar w:fldCharType="begin"/>
      </w:r>
      <w:r w:rsidR="0047748E" w:rsidRPr="000C186A">
        <w:rPr>
          <w:rFonts w:ascii="Arial" w:hAnsi="Arial" w:cs="Arial"/>
          <w:color w:val="000000" w:themeColor="text1"/>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47748E" w:rsidRPr="000C186A">
        <w:rPr>
          <w:rFonts w:ascii="Arial" w:hAnsi="Arial" w:cs="Arial"/>
          <w:color w:val="000000" w:themeColor="text1"/>
        </w:rPr>
        <w:fldChar w:fldCharType="separate"/>
      </w:r>
      <w:r w:rsidR="0047748E" w:rsidRPr="000C186A">
        <w:rPr>
          <w:rFonts w:ascii="Arial" w:hAnsi="Arial" w:cs="Arial"/>
          <w:color w:val="000000" w:themeColor="text1"/>
        </w:rPr>
        <w:t>(Vinay Patil 2025)</w:t>
      </w:r>
      <w:r w:rsidR="0047748E" w:rsidRPr="000C186A">
        <w:rPr>
          <w:rFonts w:ascii="Arial" w:hAnsi="Arial" w:cs="Arial"/>
          <w:color w:val="000000" w:themeColor="text1"/>
        </w:rPr>
        <w:fldChar w:fldCharType="end"/>
      </w:r>
      <w:r w:rsidRPr="000C186A">
        <w:rPr>
          <w:rFonts w:ascii="Arial" w:hAnsi="Arial" w:cs="Arial"/>
          <w:color w:val="000000" w:themeColor="text1"/>
        </w:rPr>
        <w:t xml:space="preserve">. </w:t>
      </w:r>
      <w:r w:rsidR="00B21DB7" w:rsidRPr="000C186A">
        <w:rPr>
          <w:rFonts w:ascii="Arial" w:hAnsi="Arial" w:cs="Arial"/>
          <w:color w:val="000000" w:themeColor="text1"/>
        </w:rPr>
        <w:t>This study explores the i</w:t>
      </w:r>
      <w:r w:rsidRPr="000C186A">
        <w:rPr>
          <w:rFonts w:ascii="Arial" w:hAnsi="Arial" w:cs="Arial"/>
          <w:color w:val="000000" w:themeColor="text1"/>
        </w:rPr>
        <w:t xml:space="preserve">ntegration of machine learning with YARA to automatically generate more adaptive and intelligent rules, helping to overcome the difficulties and time constraints of manual rule creation </w:t>
      </w:r>
      <w:r w:rsidR="0047748E" w:rsidRPr="000C186A">
        <w:rPr>
          <w:rFonts w:ascii="Arial" w:hAnsi="Arial" w:cs="Arial"/>
          <w:color w:val="000000" w:themeColor="text1"/>
        </w:rPr>
        <w:fldChar w:fldCharType="begin"/>
      </w:r>
      <w:r w:rsidR="0047748E" w:rsidRPr="000C186A">
        <w:rPr>
          <w:rFonts w:ascii="Arial" w:hAnsi="Arial" w:cs="Arial"/>
          <w:color w:val="000000" w:themeColor="text1"/>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47748E" w:rsidRPr="000C186A">
        <w:rPr>
          <w:rFonts w:ascii="Arial" w:hAnsi="Arial" w:cs="Arial"/>
          <w:color w:val="000000" w:themeColor="text1"/>
        </w:rPr>
        <w:fldChar w:fldCharType="separate"/>
      </w:r>
      <w:r w:rsidR="0047748E" w:rsidRPr="000C186A">
        <w:rPr>
          <w:rFonts w:ascii="Arial" w:hAnsi="Arial" w:cs="Arial"/>
          <w:color w:val="000000" w:themeColor="text1"/>
        </w:rPr>
        <w:t>(Vinay Patil 2025)</w:t>
      </w:r>
      <w:r w:rsidR="0047748E" w:rsidRPr="000C186A">
        <w:rPr>
          <w:rFonts w:ascii="Arial" w:hAnsi="Arial" w:cs="Arial"/>
          <w:color w:val="000000" w:themeColor="text1"/>
        </w:rPr>
        <w:fldChar w:fldCharType="end"/>
      </w:r>
      <w:r w:rsidRPr="000C186A">
        <w:rPr>
          <w:rFonts w:ascii="Arial" w:hAnsi="Arial" w:cs="Arial"/>
          <w:color w:val="000000" w:themeColor="text1"/>
        </w:rPr>
        <w:t>.</w:t>
      </w:r>
    </w:p>
    <w:p w14:paraId="71521685" w14:textId="77777777" w:rsidR="00C532AF" w:rsidRPr="000C186A" w:rsidRDefault="00C532AF" w:rsidP="001D12FE">
      <w:pPr>
        <w:jc w:val="both"/>
        <w:rPr>
          <w:rFonts w:ascii="Arial" w:hAnsi="Arial" w:cs="Arial"/>
          <w:color w:val="000000" w:themeColor="text1"/>
        </w:rPr>
      </w:pPr>
    </w:p>
    <w:p w14:paraId="7D619974" w14:textId="733BC291" w:rsidR="002E7C17" w:rsidRPr="000C186A" w:rsidRDefault="002E7C17" w:rsidP="001D12FE">
      <w:pPr>
        <w:pStyle w:val="Heading1"/>
        <w:jc w:val="both"/>
        <w:rPr>
          <w:rFonts w:ascii="Arial" w:hAnsi="Arial" w:cs="Arial"/>
          <w:color w:val="000000" w:themeColor="text1"/>
          <w:sz w:val="28"/>
          <w:szCs w:val="28"/>
        </w:rPr>
      </w:pPr>
      <w:bookmarkStart w:id="37" w:name="_Toc213429870"/>
      <w:r w:rsidRPr="000C186A">
        <w:rPr>
          <w:rFonts w:ascii="Arial" w:hAnsi="Arial" w:cs="Arial"/>
          <w:color w:val="000000" w:themeColor="text1"/>
          <w:sz w:val="28"/>
          <w:szCs w:val="28"/>
        </w:rPr>
        <w:t>2.6. The Role of VirusTotal in Testing</w:t>
      </w:r>
      <w:bookmarkEnd w:id="37"/>
    </w:p>
    <w:p w14:paraId="2E71AB6B" w14:textId="77777777" w:rsidR="00824AA6" w:rsidRPr="000C186A" w:rsidRDefault="00A5602C" w:rsidP="001D12FE">
      <w:pPr>
        <w:jc w:val="both"/>
        <w:rPr>
          <w:rFonts w:ascii="Arial" w:hAnsi="Arial" w:cs="Arial"/>
          <w:color w:val="000000" w:themeColor="text1"/>
        </w:rPr>
      </w:pPr>
      <w:r w:rsidRPr="000C186A">
        <w:rPr>
          <w:rFonts w:ascii="Arial" w:hAnsi="Arial" w:cs="Arial"/>
          <w:color w:val="000000" w:themeColor="text1"/>
        </w:rPr>
        <w:t>VirusTotal is a free online tool that</w:t>
      </w:r>
      <w:r w:rsidR="009B3CFC" w:rsidRPr="000C186A">
        <w:rPr>
          <w:rFonts w:ascii="Arial" w:hAnsi="Arial" w:cs="Arial"/>
          <w:color w:val="000000" w:themeColor="text1"/>
        </w:rPr>
        <w:t xml:space="preserve"> one of the most popular malware scanning platforms </w:t>
      </w:r>
      <w:r w:rsidR="009B3CFC" w:rsidRPr="000C186A">
        <w:rPr>
          <w:rFonts w:ascii="Arial" w:hAnsi="Arial" w:cs="Arial"/>
          <w:color w:val="000000" w:themeColor="text1"/>
        </w:rPr>
        <w:fldChar w:fldCharType="begin"/>
      </w:r>
      <w:r w:rsidR="009B3CFC" w:rsidRPr="000C186A">
        <w:rPr>
          <w:rFonts w:ascii="Arial" w:hAnsi="Arial" w:cs="Arial"/>
          <w:color w:val="000000" w:themeColor="text1"/>
        </w:rPr>
        <w:instrText xml:space="preserve"> ADDIN EN.CITE &lt;EndNote&gt;&lt;Cite&gt;&lt;Author&gt;Leka&lt;/Author&gt;&lt;Year&gt;2022&lt;/Year&gt;&lt;RecNum&gt;181&lt;/RecNum&gt;&lt;DisplayText&gt;(Leka, et al. 2022)&lt;/DisplayText&gt;&lt;record&gt;&lt;rec-number&gt;181&lt;/rec-number&gt;&lt;foreign-keys&gt;&lt;key app="EN" db-id="vr22xts9l0dte4e5w54va9z5xst0ra5ewttv" timestamp="1759920006"&gt;181&lt;/key&gt;&lt;/foreign-keys&gt;&lt;ref-type name="Conference Proceedings"&gt;10&lt;/ref-type&gt;&lt;contributors&gt;&lt;authors&gt;&lt;author&gt;Leka, Christian&lt;/author&gt;&lt;author&gt;Ntantogian, Christoforos&lt;/author&gt;&lt;author&gt;Karagiannis, Stylianos&lt;/author&gt;&lt;author&gt;Magkos, Emmanouil&lt;/author&gt;&lt;author&gt;Verykios, Vassilios S&lt;/author&gt;&lt;/authors&gt;&lt;/contributors&gt;&lt;titles&gt;&lt;title&gt;A comparative analysis of virustotal and desktop antivirus detection capabilities&lt;/title&gt;&lt;secondary-title&gt;2022 13th International Conference on Information, Intelligence, Systems &amp;amp; Applications (IISA)&lt;/secondary-title&gt;&lt;/titles&gt;&lt;pages&gt;1-6&lt;/pages&gt;&lt;dates&gt;&lt;year&gt;2022&lt;/year&gt;&lt;/dates&gt;&lt;publisher&gt;IEEE&lt;/publisher&gt;&lt;isbn&gt;1665463902&lt;/isbn&gt;&lt;urls&gt;&lt;/urls&gt;&lt;/record&gt;&lt;/Cite&gt;&lt;/EndNote&gt;</w:instrText>
      </w:r>
      <w:r w:rsidR="009B3CFC" w:rsidRPr="000C186A">
        <w:rPr>
          <w:rFonts w:ascii="Arial" w:hAnsi="Arial" w:cs="Arial"/>
          <w:color w:val="000000" w:themeColor="text1"/>
        </w:rPr>
        <w:fldChar w:fldCharType="separate"/>
      </w:r>
      <w:r w:rsidR="009B3CFC" w:rsidRPr="000C186A">
        <w:rPr>
          <w:rFonts w:ascii="Arial" w:hAnsi="Arial" w:cs="Arial"/>
          <w:color w:val="000000" w:themeColor="text1"/>
        </w:rPr>
        <w:t>(Leka, et al. 2022)</w:t>
      </w:r>
      <w:r w:rsidR="009B3CFC" w:rsidRPr="000C186A">
        <w:rPr>
          <w:rFonts w:ascii="Arial" w:hAnsi="Arial" w:cs="Arial"/>
          <w:color w:val="000000" w:themeColor="text1"/>
        </w:rPr>
        <w:fldChar w:fldCharType="end"/>
      </w:r>
      <w:r w:rsidR="009B3CFC" w:rsidRPr="000C186A">
        <w:rPr>
          <w:rFonts w:ascii="Arial" w:hAnsi="Arial" w:cs="Arial"/>
          <w:color w:val="000000" w:themeColor="text1"/>
        </w:rPr>
        <w:t xml:space="preserve"> which</w:t>
      </w:r>
      <w:r w:rsidRPr="000C186A">
        <w:rPr>
          <w:rFonts w:ascii="Arial" w:hAnsi="Arial" w:cs="Arial"/>
          <w:color w:val="000000" w:themeColor="text1"/>
        </w:rPr>
        <w:t xml:space="preserve"> plays a crucial role in the testing and analysis of potentially malicious files and URLs </w:t>
      </w:r>
      <w:r w:rsidR="008F1E08" w:rsidRPr="000C186A">
        <w:rPr>
          <w:rFonts w:ascii="Arial" w:hAnsi="Arial" w:cs="Arial"/>
          <w:color w:val="000000" w:themeColor="text1"/>
        </w:rPr>
        <w:fldChar w:fldCharType="begin"/>
      </w:r>
      <w:r w:rsidR="008F1E08" w:rsidRPr="000C186A">
        <w:rPr>
          <w:rFonts w:ascii="Arial" w:hAnsi="Arial" w:cs="Arial"/>
          <w:color w:val="000000" w:themeColor="text1"/>
        </w:rPr>
        <w:instrText xml:space="preserve"> ADDIN EN.CITE &lt;EndNote&gt;&lt;Cite&gt;&lt;Author&gt;Masri&lt;/Author&gt;&lt;Year&gt;2017&lt;/Year&gt;&lt;RecNum&gt;72&lt;/RecNum&gt;&lt;DisplayText&gt;(Masri and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008F1E08" w:rsidRPr="000C186A">
        <w:rPr>
          <w:rFonts w:ascii="Arial" w:hAnsi="Arial" w:cs="Arial"/>
          <w:color w:val="000000" w:themeColor="text1"/>
        </w:rPr>
        <w:fldChar w:fldCharType="separate"/>
      </w:r>
      <w:r w:rsidR="008F1E08" w:rsidRPr="000C186A">
        <w:rPr>
          <w:rFonts w:ascii="Arial" w:hAnsi="Arial" w:cs="Arial"/>
          <w:color w:val="000000" w:themeColor="text1"/>
        </w:rPr>
        <w:t>(Masri and Aldwairi 2017)</w:t>
      </w:r>
      <w:r w:rsidR="008F1E08" w:rsidRPr="000C186A">
        <w:rPr>
          <w:rFonts w:ascii="Arial" w:hAnsi="Arial" w:cs="Arial"/>
          <w:color w:val="000000" w:themeColor="text1"/>
        </w:rPr>
        <w:fldChar w:fldCharType="end"/>
      </w:r>
      <w:r w:rsidRPr="000C186A">
        <w:rPr>
          <w:rFonts w:ascii="Arial" w:hAnsi="Arial" w:cs="Arial"/>
          <w:color w:val="000000" w:themeColor="text1"/>
        </w:rPr>
        <w:t xml:space="preserve">. Its primary function is to analyse submissions using a vast collection of different antivirus engines, website scanners, </w:t>
      </w:r>
      <w:r w:rsidRPr="000C186A">
        <w:rPr>
          <w:rFonts w:ascii="Arial" w:hAnsi="Arial" w:cs="Arial"/>
          <w:color w:val="000000" w:themeColor="text1"/>
        </w:rPr>
        <w:lastRenderedPageBreak/>
        <w:t xml:space="preserve">and domain blacklists to detect various types of malwares, including viruses, worms, and trojans </w:t>
      </w:r>
      <w:r w:rsidR="008F1E08" w:rsidRPr="000C186A">
        <w:rPr>
          <w:rFonts w:ascii="Arial" w:hAnsi="Arial" w:cs="Arial"/>
          <w:color w:val="000000" w:themeColor="text1"/>
        </w:rPr>
        <w:fldChar w:fldCharType="begin"/>
      </w:r>
      <w:r w:rsidR="008F1E08" w:rsidRPr="000C186A">
        <w:rPr>
          <w:rFonts w:ascii="Arial" w:hAnsi="Arial" w:cs="Arial"/>
          <w:color w:val="000000" w:themeColor="text1"/>
        </w:rPr>
        <w:instrText xml:space="preserve"> ADDIN EN.CITE &lt;EndNote&gt;&lt;Cite&gt;&lt;Author&gt;Masri&lt;/Author&gt;&lt;Year&gt;2017&lt;/Year&gt;&lt;RecNum&gt;72&lt;/RecNum&gt;&lt;DisplayText&gt;(Masri and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008F1E08" w:rsidRPr="000C186A">
        <w:rPr>
          <w:rFonts w:ascii="Arial" w:hAnsi="Arial" w:cs="Arial"/>
          <w:color w:val="000000" w:themeColor="text1"/>
        </w:rPr>
        <w:fldChar w:fldCharType="separate"/>
      </w:r>
      <w:r w:rsidR="008F1E08" w:rsidRPr="000C186A">
        <w:rPr>
          <w:rFonts w:ascii="Arial" w:hAnsi="Arial" w:cs="Arial"/>
          <w:color w:val="000000" w:themeColor="text1"/>
        </w:rPr>
        <w:t>(Masri and Aldwairi 2017)</w:t>
      </w:r>
      <w:r w:rsidR="008F1E08" w:rsidRPr="000C186A">
        <w:rPr>
          <w:rFonts w:ascii="Arial" w:hAnsi="Arial" w:cs="Arial"/>
          <w:color w:val="000000" w:themeColor="text1"/>
        </w:rPr>
        <w:fldChar w:fldCharType="end"/>
      </w:r>
      <w:r w:rsidRPr="000C186A">
        <w:rPr>
          <w:rFonts w:ascii="Arial" w:hAnsi="Arial" w:cs="Arial"/>
          <w:color w:val="000000" w:themeColor="text1"/>
        </w:rPr>
        <w:t xml:space="preserve">. </w:t>
      </w:r>
    </w:p>
    <w:p w14:paraId="4BE0B61E" w14:textId="3B164C97" w:rsidR="00A5602C" w:rsidRPr="000C186A" w:rsidRDefault="00824AA6" w:rsidP="001D12FE">
      <w:pPr>
        <w:jc w:val="both"/>
        <w:rPr>
          <w:rFonts w:ascii="Arial" w:hAnsi="Arial" w:cs="Arial"/>
          <w:color w:val="000000" w:themeColor="text1"/>
        </w:rPr>
      </w:pPr>
      <w:r w:rsidRPr="000C186A">
        <w:rPr>
          <w:rFonts w:ascii="Arial" w:hAnsi="Arial" w:cs="Arial"/>
          <w:color w:val="000000" w:themeColor="text1"/>
        </w:rPr>
        <w:t>VirusTotal contains the YARA framework which highlights the organization’s key role, ongoing contribution to the malware research community and its central</w:t>
      </w:r>
      <w:r w:rsidR="00A5602C" w:rsidRPr="000C186A">
        <w:rPr>
          <w:rFonts w:ascii="Arial" w:hAnsi="Arial" w:cs="Arial"/>
          <w:color w:val="000000" w:themeColor="text1"/>
        </w:rPr>
        <w:t xml:space="preserve"> role in the malware research community </w:t>
      </w:r>
      <w:r w:rsidR="00877FC3" w:rsidRPr="000C186A">
        <w:rPr>
          <w:rFonts w:ascii="Arial" w:hAnsi="Arial" w:cs="Arial"/>
          <w:color w:val="000000" w:themeColor="text1"/>
        </w:rPr>
        <w:fldChar w:fldCharType="begin"/>
      </w:r>
      <w:r w:rsidR="00877FC3" w:rsidRPr="000C186A">
        <w:rPr>
          <w:rFonts w:ascii="Arial" w:hAnsi="Arial" w:cs="Arial"/>
          <w:color w:val="000000" w:themeColor="text1"/>
        </w:rPr>
        <w:instrText xml:space="preserve"> ADDIN EN.CITE &lt;EndNote&gt;&lt;Cite&gt;&lt;Author&gt;Dittmann&lt;/Author&gt;&lt;Year&gt;2024&lt;/Year&gt;&lt;RecNum&gt;131&lt;/RecNum&gt;&lt;DisplayText&gt;(Dittmann, et al. 2024)&lt;/DisplayText&gt;&lt;record&gt;&lt;rec-number&gt;131&lt;/rec-number&gt;&lt;foreign-keys&gt;&lt;key app="EN" db-id="vr22xts9l0dte4e5w54va9z5xst0ra5ewttv" timestamp="1757699887"&gt;131&lt;/key&gt;&lt;/foreign-keys&gt;&lt;ref-type name="Conference Proceedings"&gt;10&lt;/ref-type&gt;&lt;contributors&gt;&lt;authors&gt;&lt;author&gt;Dittmann, Jana&lt;/author&gt;&lt;author&gt;Kraetzer, Christian&lt;/author&gt;&lt;author&gt;Alemann, Jost&lt;/author&gt;&lt;author&gt;Birnbaum, Bernhard&lt;/author&gt;&lt;/authors&gt;&lt;/contributors&gt;&lt;titles&gt;&lt;title&gt;Forensic trace analysis for MP3 based stego-malware: Exemplary study for stego-algorithm and capacity attribution to derive YARA rules for malware identification&lt;/title&gt;&lt;secondary-title&gt;Proceedings of the 2024 ACM Workshop on Information Hiding and Multimedia Security&lt;/secondary-title&gt;&lt;/titles&gt;&lt;pages&gt;101-112&lt;/pages&gt;&lt;dates&gt;&lt;year&gt;2024&lt;/year&gt;&lt;/dates&gt;&lt;urls&gt;&lt;/urls&gt;&lt;/record&gt;&lt;/Cite&gt;&lt;/EndNote&gt;</w:instrText>
      </w:r>
      <w:r w:rsidR="00877FC3" w:rsidRPr="000C186A">
        <w:rPr>
          <w:rFonts w:ascii="Arial" w:hAnsi="Arial" w:cs="Arial"/>
          <w:color w:val="000000" w:themeColor="text1"/>
        </w:rPr>
        <w:fldChar w:fldCharType="separate"/>
      </w:r>
      <w:r w:rsidR="00877FC3" w:rsidRPr="000C186A">
        <w:rPr>
          <w:rFonts w:ascii="Arial" w:hAnsi="Arial" w:cs="Arial"/>
          <w:color w:val="000000" w:themeColor="text1"/>
        </w:rPr>
        <w:t>(Dittmann, et al. 2024)</w:t>
      </w:r>
      <w:r w:rsidR="00877FC3" w:rsidRPr="000C186A">
        <w:rPr>
          <w:rFonts w:ascii="Arial" w:hAnsi="Arial" w:cs="Arial"/>
          <w:color w:val="000000" w:themeColor="text1"/>
        </w:rPr>
        <w:fldChar w:fldCharType="end"/>
      </w:r>
      <w:r w:rsidR="00A5602C" w:rsidRPr="000C186A">
        <w:rPr>
          <w:rFonts w:ascii="Arial" w:hAnsi="Arial" w:cs="Arial"/>
          <w:color w:val="000000" w:themeColor="text1"/>
        </w:rPr>
        <w:t>. In experimental and research settings, VirusTotal is frequently used as a definitive source to validate whether samples are malicious and to verify their correct classification</w:t>
      </w:r>
      <w:r w:rsidR="00333536" w:rsidRPr="000C186A">
        <w:rPr>
          <w:rFonts w:ascii="Arial" w:hAnsi="Arial" w:cs="Arial"/>
          <w:color w:val="000000" w:themeColor="text1"/>
        </w:rPr>
        <w:t>s</w:t>
      </w:r>
      <w:r w:rsidR="00EF13F2" w:rsidRPr="000C186A">
        <w:rPr>
          <w:rFonts w:ascii="Arial" w:hAnsi="Arial" w:cs="Arial"/>
          <w:color w:val="000000" w:themeColor="text1"/>
        </w:rPr>
        <w:t xml:space="preserve"> which</w:t>
      </w:r>
      <w:r w:rsidR="00333536" w:rsidRPr="000C186A">
        <w:rPr>
          <w:rFonts w:ascii="Arial" w:hAnsi="Arial" w:cs="Arial"/>
          <w:color w:val="000000" w:themeColor="text1"/>
        </w:rPr>
        <w:t xml:space="preserve"> can</w:t>
      </w:r>
      <w:r w:rsidR="00EF13F2" w:rsidRPr="000C186A">
        <w:rPr>
          <w:rFonts w:ascii="Arial" w:hAnsi="Arial" w:cs="Arial"/>
          <w:color w:val="000000" w:themeColor="text1"/>
        </w:rPr>
        <w:t xml:space="preserve"> be achieved </w:t>
      </w:r>
      <w:r w:rsidR="00333536" w:rsidRPr="000C186A">
        <w:rPr>
          <w:rFonts w:ascii="Arial" w:hAnsi="Arial" w:cs="Arial"/>
          <w:color w:val="000000" w:themeColor="text1"/>
        </w:rPr>
        <w:t>upload</w:t>
      </w:r>
      <w:r w:rsidR="00EF13F2" w:rsidRPr="000C186A">
        <w:rPr>
          <w:rFonts w:ascii="Arial" w:hAnsi="Arial" w:cs="Arial"/>
          <w:color w:val="000000" w:themeColor="text1"/>
        </w:rPr>
        <w:t>ing script</w:t>
      </w:r>
      <w:r w:rsidR="00333536" w:rsidRPr="000C186A">
        <w:rPr>
          <w:rFonts w:ascii="Arial" w:hAnsi="Arial" w:cs="Arial"/>
          <w:color w:val="000000" w:themeColor="text1"/>
        </w:rPr>
        <w:t xml:space="preserve"> of a URL or binary and retrieve the</w:t>
      </w:r>
      <w:r w:rsidR="00EF13F2" w:rsidRPr="000C186A">
        <w:rPr>
          <w:rFonts w:ascii="Arial" w:hAnsi="Arial" w:cs="Arial"/>
          <w:color w:val="000000" w:themeColor="text1"/>
        </w:rPr>
        <w:t xml:space="preserve"> “ </w:t>
      </w:r>
      <w:r w:rsidR="00333536" w:rsidRPr="000C186A">
        <w:rPr>
          <w:rFonts w:ascii="Arial" w:hAnsi="Arial" w:cs="Arial"/>
          <w:color w:val="000000" w:themeColor="text1"/>
        </w:rPr>
        <w:t>detection ratio</w:t>
      </w:r>
      <w:r w:rsidR="00EF13F2" w:rsidRPr="000C186A">
        <w:rPr>
          <w:rFonts w:ascii="Arial" w:hAnsi="Arial" w:cs="Arial"/>
          <w:color w:val="000000" w:themeColor="text1"/>
        </w:rPr>
        <w:t>”</w:t>
      </w:r>
      <w:r w:rsidR="00333536" w:rsidRPr="000C186A">
        <w:rPr>
          <w:rFonts w:ascii="Arial" w:hAnsi="Arial" w:cs="Arial"/>
          <w:color w:val="000000" w:themeColor="text1"/>
        </w:rPr>
        <w:t xml:space="preserve"> (number of engines that label it malicious)</w:t>
      </w:r>
      <w:r w:rsidR="00A5602C" w:rsidRPr="000C186A">
        <w:rPr>
          <w:rFonts w:ascii="Arial" w:hAnsi="Arial" w:cs="Arial"/>
          <w:color w:val="000000" w:themeColor="text1"/>
        </w:rPr>
        <w:t xml:space="preserve"> </w:t>
      </w:r>
      <w:r w:rsidR="00877FC3" w:rsidRPr="000C186A">
        <w:rPr>
          <w:rFonts w:ascii="Arial" w:hAnsi="Arial" w:cs="Arial"/>
          <w:color w:val="000000" w:themeColor="text1"/>
        </w:rPr>
        <w:fldChar w:fldCharType="begin"/>
      </w:r>
      <w:r w:rsidR="00877FC3" w:rsidRPr="000C186A">
        <w:rPr>
          <w:rFonts w:ascii="Arial" w:hAnsi="Arial" w:cs="Arial"/>
          <w:color w:val="000000" w:themeColor="text1"/>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00877FC3" w:rsidRPr="000C186A">
        <w:rPr>
          <w:rFonts w:ascii="Arial" w:hAnsi="Arial" w:cs="Arial"/>
          <w:color w:val="000000" w:themeColor="text1"/>
        </w:rPr>
        <w:fldChar w:fldCharType="separate"/>
      </w:r>
      <w:r w:rsidR="00877FC3" w:rsidRPr="000C186A">
        <w:rPr>
          <w:rFonts w:ascii="Arial" w:hAnsi="Arial" w:cs="Arial"/>
          <w:color w:val="000000" w:themeColor="text1"/>
        </w:rPr>
        <w:t>(Lockett 2021)</w:t>
      </w:r>
      <w:r w:rsidR="00877FC3" w:rsidRPr="000C186A">
        <w:rPr>
          <w:rFonts w:ascii="Arial" w:hAnsi="Arial" w:cs="Arial"/>
          <w:color w:val="000000" w:themeColor="text1"/>
        </w:rPr>
        <w:fldChar w:fldCharType="end"/>
      </w:r>
      <w:r w:rsidR="00A5602C" w:rsidRPr="000C186A">
        <w:rPr>
          <w:rFonts w:ascii="Arial" w:hAnsi="Arial" w:cs="Arial"/>
          <w:color w:val="000000" w:themeColor="text1"/>
        </w:rPr>
        <w:t xml:space="preserve">. </w:t>
      </w:r>
      <w:r w:rsidR="00BC0605" w:rsidRPr="000C186A">
        <w:rPr>
          <w:rFonts w:ascii="Arial" w:hAnsi="Arial" w:cs="Arial"/>
          <w:color w:val="000000" w:themeColor="text1"/>
        </w:rPr>
        <w:t>Its extensive database of known malware hashes and domains makes it invaluable for validation</w:t>
      </w:r>
      <w:r w:rsidR="00EF13F2" w:rsidRPr="000C186A">
        <w:rPr>
          <w:rFonts w:ascii="Arial" w:hAnsi="Arial" w:cs="Arial"/>
          <w:color w:val="000000" w:themeColor="text1"/>
        </w:rPr>
        <w:t xml:space="preserve"> as it allows</w:t>
      </w:r>
      <w:r w:rsidR="00BC0605" w:rsidRPr="000C186A">
        <w:rPr>
          <w:rFonts w:ascii="Arial" w:hAnsi="Arial" w:cs="Arial"/>
          <w:color w:val="000000" w:themeColor="text1"/>
        </w:rPr>
        <w:t xml:space="preserve"> researchers frequently cross-reference their samples against VirusTotal to ensure correct labelling</w:t>
      </w:r>
      <w:r w:rsidR="00A5602C" w:rsidRPr="000C186A">
        <w:rPr>
          <w:rFonts w:ascii="Arial" w:hAnsi="Arial" w:cs="Arial"/>
          <w:color w:val="000000" w:themeColor="text1"/>
        </w:rPr>
        <w:t xml:space="preserve"> </w:t>
      </w:r>
      <w:r w:rsidR="00877FC3" w:rsidRPr="000C186A">
        <w:rPr>
          <w:rFonts w:ascii="Arial" w:hAnsi="Arial" w:cs="Arial"/>
          <w:color w:val="000000" w:themeColor="text1"/>
        </w:rPr>
        <w:fldChar w:fldCharType="begin"/>
      </w:r>
      <w:r w:rsidR="00877FC3" w:rsidRPr="000C186A">
        <w:rPr>
          <w:rFonts w:ascii="Arial" w:hAnsi="Arial" w:cs="Arial"/>
          <w:color w:val="000000" w:themeColor="text1"/>
        </w:rPr>
        <w:instrText xml:space="preserve"> ADDIN EN.CITE &lt;EndNote&gt;&lt;Cite&gt;&lt;Author&gt;Masri&lt;/Author&gt;&lt;Year&gt;2017&lt;/Year&gt;&lt;RecNum&gt;72&lt;/RecNum&gt;&lt;DisplayText&gt;(Masri and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00877FC3" w:rsidRPr="000C186A">
        <w:rPr>
          <w:rFonts w:ascii="Arial" w:hAnsi="Arial" w:cs="Arial"/>
          <w:color w:val="000000" w:themeColor="text1"/>
        </w:rPr>
        <w:fldChar w:fldCharType="separate"/>
      </w:r>
      <w:r w:rsidR="00877FC3" w:rsidRPr="000C186A">
        <w:rPr>
          <w:rFonts w:ascii="Arial" w:hAnsi="Arial" w:cs="Arial"/>
          <w:color w:val="000000" w:themeColor="text1"/>
        </w:rPr>
        <w:t>(Masri and Aldwairi 2017)</w:t>
      </w:r>
      <w:r w:rsidR="00877FC3" w:rsidRPr="000C186A">
        <w:rPr>
          <w:rFonts w:ascii="Arial" w:hAnsi="Arial" w:cs="Arial"/>
          <w:color w:val="000000" w:themeColor="text1"/>
        </w:rPr>
        <w:fldChar w:fldCharType="end"/>
      </w:r>
      <w:r w:rsidR="00A5602C" w:rsidRPr="000C186A">
        <w:rPr>
          <w:rFonts w:ascii="Arial" w:hAnsi="Arial" w:cs="Arial"/>
          <w:color w:val="000000" w:themeColor="text1"/>
        </w:rPr>
        <w:t>.</w:t>
      </w:r>
    </w:p>
    <w:p w14:paraId="24F8281C" w14:textId="055BA6CD" w:rsidR="00A5602C" w:rsidRPr="000C186A" w:rsidRDefault="00A5602C" w:rsidP="001D12FE">
      <w:pPr>
        <w:jc w:val="both"/>
        <w:rPr>
          <w:rFonts w:ascii="Arial" w:hAnsi="Arial" w:cs="Arial"/>
          <w:color w:val="000000" w:themeColor="text1"/>
        </w:rPr>
      </w:pPr>
      <w:r w:rsidRPr="000C186A">
        <w:rPr>
          <w:rFonts w:ascii="Arial" w:hAnsi="Arial" w:cs="Arial"/>
          <w:color w:val="000000" w:themeColor="text1"/>
        </w:rPr>
        <w:t xml:space="preserve">Beyond manual uploads, </w:t>
      </w:r>
      <w:r w:rsidR="00BC0605" w:rsidRPr="000C186A">
        <w:rPr>
          <w:rFonts w:ascii="Arial" w:hAnsi="Arial" w:cs="Arial"/>
          <w:color w:val="000000" w:themeColor="text1"/>
        </w:rPr>
        <w:t>and apart from its primary public interface, PC uploaders, browser extensions, and an Application Programming Interface (API) are all viable avenues for the transmission of data to VirusTotal</w:t>
      </w:r>
      <w:r w:rsidRPr="000C186A">
        <w:rPr>
          <w:rFonts w:ascii="Arial" w:hAnsi="Arial" w:cs="Arial"/>
          <w:color w:val="000000" w:themeColor="text1"/>
        </w:rPr>
        <w:t xml:space="preserve"> </w:t>
      </w:r>
      <w:r w:rsidR="00BC0605" w:rsidRPr="000C186A">
        <w:rPr>
          <w:rFonts w:ascii="Arial" w:hAnsi="Arial" w:cs="Arial"/>
          <w:color w:val="000000" w:themeColor="text1"/>
        </w:rPr>
        <w:fldChar w:fldCharType="begin"/>
      </w:r>
      <w:r w:rsidR="00BC0605" w:rsidRPr="000C186A">
        <w:rPr>
          <w:rFonts w:ascii="Arial" w:hAnsi="Arial" w:cs="Arial"/>
          <w:color w:val="000000" w:themeColor="text1"/>
        </w:rPr>
        <w:instrText xml:space="preserve"> ADDIN EN.CITE &lt;EndNote&gt;&lt;Cite&gt;&lt;Author&gt;Vasani&lt;/Author&gt;&lt;Year&gt;2023&lt;/Year&gt;&lt;RecNum&gt;180&lt;/RecNum&gt;&lt;DisplayText&gt;(Vasani, et al. 2023)&lt;/DisplayText&gt;&lt;record&gt;&lt;rec-number&gt;180&lt;/rec-number&gt;&lt;foreign-keys&gt;&lt;key app="EN" db-id="vr22xts9l0dte4e5w54va9z5xst0ra5ewttv" timestamp="1759919643"&gt;180&lt;/key&gt;&lt;/foreign-keys&gt;&lt;ref-type name="Journal Article"&gt;17&lt;/ref-type&gt;&lt;contributors&gt;&lt;authors&gt;&lt;author&gt;Vasani, Vatsal&lt;/author&gt;&lt;author&gt;Bairwa, Amit Kumar&lt;/author&gt;&lt;author&gt;Joshi, Sandeep&lt;/author&gt;&lt;author&gt;Pljonkin, Anton&lt;/author&gt;&lt;author&gt;Kaur, Manjit&lt;/author&gt;&lt;author&gt;Amoon, Mohammed&lt;/author&gt;&lt;/authors&gt;&lt;/contributors&gt;&lt;titles&gt;&lt;title&gt;Comprehensive analysis of advanced techniques and vital tools for detecting malware intrusion&lt;/title&gt;&lt;secondary-title&gt;Electronics&lt;/secondary-title&gt;&lt;/titles&gt;&lt;periodical&gt;&lt;full-title&gt;Electronics&lt;/full-title&gt;&lt;/periodical&gt;&lt;pages&gt;4299&lt;/pages&gt;&lt;volume&gt;12&lt;/volume&gt;&lt;number&gt;20&lt;/number&gt;&lt;dates&gt;&lt;year&gt;2023&lt;/year&gt;&lt;/dates&gt;&lt;isbn&gt;2079-9292&lt;/isbn&gt;&lt;urls&gt;&lt;/urls&gt;&lt;/record&gt;&lt;/Cite&gt;&lt;/EndNote&gt;</w:instrText>
      </w:r>
      <w:r w:rsidR="00BC0605" w:rsidRPr="000C186A">
        <w:rPr>
          <w:rFonts w:ascii="Arial" w:hAnsi="Arial" w:cs="Arial"/>
          <w:color w:val="000000" w:themeColor="text1"/>
        </w:rPr>
        <w:fldChar w:fldCharType="separate"/>
      </w:r>
      <w:r w:rsidR="00BC0605" w:rsidRPr="000C186A">
        <w:rPr>
          <w:rFonts w:ascii="Arial" w:hAnsi="Arial" w:cs="Arial"/>
          <w:color w:val="000000" w:themeColor="text1"/>
        </w:rPr>
        <w:t>(Vasani, et al. 2023)</w:t>
      </w:r>
      <w:r w:rsidR="00BC0605" w:rsidRPr="000C186A">
        <w:rPr>
          <w:rFonts w:ascii="Arial" w:hAnsi="Arial" w:cs="Arial"/>
          <w:color w:val="000000" w:themeColor="text1"/>
        </w:rPr>
        <w:fldChar w:fldCharType="end"/>
      </w:r>
      <w:r w:rsidRPr="000C186A">
        <w:rPr>
          <w:rFonts w:ascii="Arial" w:hAnsi="Arial" w:cs="Arial"/>
          <w:color w:val="000000" w:themeColor="text1"/>
        </w:rPr>
        <w:t xml:space="preserve">. A system can be designed to automatically submit URLs to VirusTotal and parse the detection ratio to classify them as malicious or benign </w:t>
      </w:r>
      <w:r w:rsidR="00B033D8" w:rsidRPr="000C186A">
        <w:rPr>
          <w:rFonts w:ascii="Arial" w:hAnsi="Arial" w:cs="Arial"/>
          <w:color w:val="000000" w:themeColor="text1"/>
        </w:rPr>
        <w:fldChar w:fldCharType="begin"/>
      </w:r>
      <w:r w:rsidR="00B033D8" w:rsidRPr="000C186A">
        <w:rPr>
          <w:rFonts w:ascii="Arial" w:hAnsi="Arial" w:cs="Arial"/>
          <w:color w:val="000000" w:themeColor="text1"/>
        </w:rPr>
        <w:instrText xml:space="preserve"> ADDIN EN.CITE &lt;EndNote&gt;&lt;Cite&gt;&lt;Author&gt;Masri&lt;/Author&gt;&lt;Year&gt;2017&lt;/Year&gt;&lt;RecNum&gt;72&lt;/RecNum&gt;&lt;DisplayText&gt;(Masri and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00B033D8" w:rsidRPr="000C186A">
        <w:rPr>
          <w:rFonts w:ascii="Arial" w:hAnsi="Arial" w:cs="Arial"/>
          <w:color w:val="000000" w:themeColor="text1"/>
        </w:rPr>
        <w:fldChar w:fldCharType="separate"/>
      </w:r>
      <w:r w:rsidR="00B033D8" w:rsidRPr="000C186A">
        <w:rPr>
          <w:rFonts w:ascii="Arial" w:hAnsi="Arial" w:cs="Arial"/>
          <w:color w:val="000000" w:themeColor="text1"/>
        </w:rPr>
        <w:t>(Masri and Aldwairi 2017)</w:t>
      </w:r>
      <w:r w:rsidR="00B033D8" w:rsidRPr="000C186A">
        <w:rPr>
          <w:rFonts w:ascii="Arial" w:hAnsi="Arial" w:cs="Arial"/>
          <w:color w:val="000000" w:themeColor="text1"/>
        </w:rPr>
        <w:fldChar w:fldCharType="end"/>
      </w:r>
      <w:r w:rsidRPr="000C186A">
        <w:rPr>
          <w:rFonts w:ascii="Arial" w:hAnsi="Arial" w:cs="Arial"/>
          <w:color w:val="000000" w:themeColor="text1"/>
        </w:rPr>
        <w:t>.</w:t>
      </w:r>
      <w:r w:rsidR="00BC0605" w:rsidRPr="000C186A">
        <w:rPr>
          <w:rFonts w:ascii="Arial" w:hAnsi="Arial" w:cs="Arial"/>
          <w:color w:val="000000" w:themeColor="text1"/>
        </w:rPr>
        <w:t xml:space="preserve"> Its extensive and reliable threat database utilizes more than 70 anti-malware </w:t>
      </w:r>
      <w:r w:rsidR="00CF6339" w:rsidRPr="000C186A">
        <w:rPr>
          <w:rFonts w:ascii="Arial" w:hAnsi="Arial" w:cs="Arial"/>
          <w:color w:val="000000" w:themeColor="text1"/>
        </w:rPr>
        <w:t>analysers</w:t>
      </w:r>
      <w:r w:rsidR="00BC0605" w:rsidRPr="000C186A">
        <w:rPr>
          <w:rFonts w:ascii="Arial" w:hAnsi="Arial" w:cs="Arial"/>
          <w:color w:val="000000" w:themeColor="text1"/>
        </w:rPr>
        <w:t xml:space="preserve"> and URL/domain blacklisting services</w:t>
      </w:r>
      <w:r w:rsidR="00EF13F2" w:rsidRPr="000C186A">
        <w:rPr>
          <w:rFonts w:ascii="Arial" w:hAnsi="Arial" w:cs="Arial"/>
          <w:color w:val="000000" w:themeColor="text1"/>
        </w:rPr>
        <w:t xml:space="preserve"> </w:t>
      </w:r>
      <w:r w:rsidR="00BC0605" w:rsidRPr="000C186A">
        <w:rPr>
          <w:rFonts w:ascii="Arial" w:hAnsi="Arial" w:cs="Arial"/>
          <w:color w:val="000000" w:themeColor="text1"/>
        </w:rPr>
        <w:fldChar w:fldCharType="begin"/>
      </w:r>
      <w:r w:rsidR="00BC0605" w:rsidRPr="000C186A">
        <w:rPr>
          <w:rFonts w:ascii="Arial" w:hAnsi="Arial" w:cs="Arial"/>
          <w:color w:val="000000" w:themeColor="text1"/>
        </w:rPr>
        <w:instrText xml:space="preserve"> ADDIN EN.CITE &lt;EndNote&gt;&lt;Cite&gt;&lt;Author&gt;Vasani&lt;/Author&gt;&lt;Year&gt;2023&lt;/Year&gt;&lt;RecNum&gt;180&lt;/RecNum&gt;&lt;DisplayText&gt;(Vasani, et al. 2023)&lt;/DisplayText&gt;&lt;record&gt;&lt;rec-number&gt;180&lt;/rec-number&gt;&lt;foreign-keys&gt;&lt;key app="EN" db-id="vr22xts9l0dte4e5w54va9z5xst0ra5ewttv" timestamp="1759919643"&gt;180&lt;/key&gt;&lt;/foreign-keys&gt;&lt;ref-type name="Journal Article"&gt;17&lt;/ref-type&gt;&lt;contributors&gt;&lt;authors&gt;&lt;author&gt;Vasani, Vatsal&lt;/author&gt;&lt;author&gt;Bairwa, Amit Kumar&lt;/author&gt;&lt;author&gt;Joshi, Sandeep&lt;/author&gt;&lt;author&gt;Pljonkin, Anton&lt;/author&gt;&lt;author&gt;Kaur, Manjit&lt;/author&gt;&lt;author&gt;Amoon, Mohammed&lt;/author&gt;&lt;/authors&gt;&lt;/contributors&gt;&lt;titles&gt;&lt;title&gt;Comprehensive analysis of advanced techniques and vital tools for detecting malware intrusion&lt;/title&gt;&lt;secondary-title&gt;Electronics&lt;/secondary-title&gt;&lt;/titles&gt;&lt;periodical&gt;&lt;full-title&gt;Electronics&lt;/full-title&gt;&lt;/periodical&gt;&lt;pages&gt;4299&lt;/pages&gt;&lt;volume&gt;12&lt;/volume&gt;&lt;number&gt;20&lt;/number&gt;&lt;dates&gt;&lt;year&gt;2023&lt;/year&gt;&lt;/dates&gt;&lt;isbn&gt;2079-9292&lt;/isbn&gt;&lt;urls&gt;&lt;/urls&gt;&lt;/record&gt;&lt;/Cite&gt;&lt;/EndNote&gt;</w:instrText>
      </w:r>
      <w:r w:rsidR="00BC0605" w:rsidRPr="000C186A">
        <w:rPr>
          <w:rFonts w:ascii="Arial" w:hAnsi="Arial" w:cs="Arial"/>
          <w:color w:val="000000" w:themeColor="text1"/>
        </w:rPr>
        <w:fldChar w:fldCharType="separate"/>
      </w:r>
      <w:r w:rsidR="00BC0605" w:rsidRPr="000C186A">
        <w:rPr>
          <w:rFonts w:ascii="Arial" w:hAnsi="Arial" w:cs="Arial"/>
          <w:color w:val="000000" w:themeColor="text1"/>
        </w:rPr>
        <w:t>(Vasani, et al. 2023)</w:t>
      </w:r>
      <w:r w:rsidR="00BC0605" w:rsidRPr="000C186A">
        <w:rPr>
          <w:rFonts w:ascii="Arial" w:hAnsi="Arial" w:cs="Arial"/>
          <w:color w:val="000000" w:themeColor="text1"/>
        </w:rPr>
        <w:fldChar w:fldCharType="end"/>
      </w:r>
      <w:r w:rsidR="00BC0605" w:rsidRPr="000C186A">
        <w:rPr>
          <w:rFonts w:ascii="Arial" w:hAnsi="Arial" w:cs="Arial"/>
          <w:color w:val="000000" w:themeColor="text1"/>
        </w:rPr>
        <w:t xml:space="preserve">. </w:t>
      </w:r>
      <w:r w:rsidRPr="000C186A">
        <w:rPr>
          <w:rFonts w:ascii="Arial" w:hAnsi="Arial" w:cs="Arial"/>
          <w:color w:val="000000" w:themeColor="text1"/>
        </w:rPr>
        <w:t xml:space="preserve">However, while </w:t>
      </w:r>
      <w:r w:rsidR="00EF13F2" w:rsidRPr="000C186A">
        <w:rPr>
          <w:rFonts w:ascii="Arial" w:hAnsi="Arial" w:cs="Arial"/>
          <w:color w:val="000000" w:themeColor="text1"/>
        </w:rPr>
        <w:t xml:space="preserve">it is </w:t>
      </w:r>
      <w:r w:rsidRPr="000C186A">
        <w:rPr>
          <w:rFonts w:ascii="Arial" w:hAnsi="Arial" w:cs="Arial"/>
          <w:color w:val="000000" w:themeColor="text1"/>
        </w:rPr>
        <w:t xml:space="preserve">indispensable for testing, its performance is not </w:t>
      </w:r>
      <w:r w:rsidR="00EF13F2" w:rsidRPr="000C186A">
        <w:rPr>
          <w:rFonts w:ascii="Arial" w:hAnsi="Arial" w:cs="Arial"/>
          <w:color w:val="000000" w:themeColor="text1"/>
        </w:rPr>
        <w:t>foolproof</w:t>
      </w:r>
      <w:r w:rsidR="00BC0605" w:rsidRPr="000C186A">
        <w:rPr>
          <w:rFonts w:ascii="Arial" w:hAnsi="Arial" w:cs="Arial"/>
          <w:color w:val="000000" w:themeColor="text1"/>
        </w:rPr>
        <w:t xml:space="preserve"> as</w:t>
      </w:r>
      <w:r w:rsidR="009B3CFC" w:rsidRPr="000C186A">
        <w:rPr>
          <w:rFonts w:ascii="Arial" w:hAnsi="Arial" w:cs="Arial"/>
          <w:color w:val="000000" w:themeColor="text1"/>
        </w:rPr>
        <w:t xml:space="preserve"> </w:t>
      </w:r>
      <w:r w:rsidR="009B3CFC" w:rsidRPr="000C186A">
        <w:rPr>
          <w:rFonts w:ascii="Arial" w:hAnsi="Arial" w:cs="Arial"/>
          <w:color w:val="000000" w:themeColor="text1"/>
        </w:rPr>
        <w:fldChar w:fldCharType="begin"/>
      </w:r>
      <w:r w:rsidR="009B3CFC" w:rsidRPr="000C186A">
        <w:rPr>
          <w:rFonts w:ascii="Arial" w:hAnsi="Arial" w:cs="Arial"/>
          <w:color w:val="000000" w:themeColor="text1"/>
        </w:rPr>
        <w:instrText xml:space="preserve"> ADDIN EN.CITE &lt;EndNote&gt;&lt;Cite AuthorYear="1"&gt;&lt;Author&gt;Leka&lt;/Author&gt;&lt;Year&gt;2022&lt;/Year&gt;&lt;RecNum&gt;181&lt;/RecNum&gt;&lt;DisplayText&gt;Leka, et al. (2022)&lt;/DisplayText&gt;&lt;record&gt;&lt;rec-number&gt;181&lt;/rec-number&gt;&lt;foreign-keys&gt;&lt;key app="EN" db-id="vr22xts9l0dte4e5w54va9z5xst0ra5ewttv" timestamp="1759920006"&gt;181&lt;/key&gt;&lt;/foreign-keys&gt;&lt;ref-type name="Conference Proceedings"&gt;10&lt;/ref-type&gt;&lt;contributors&gt;&lt;authors&gt;&lt;author&gt;Leka, Christian&lt;/author&gt;&lt;author&gt;Ntantogian, Christoforos&lt;/author&gt;&lt;author&gt;Karagiannis, Stylianos&lt;/author&gt;&lt;author&gt;Magkos, Emmanouil&lt;/author&gt;&lt;author&gt;Verykios, Vassilios S&lt;/author&gt;&lt;/authors&gt;&lt;/contributors&gt;&lt;titles&gt;&lt;title&gt;A comparative analysis of virustotal and desktop antivirus detection capabilities&lt;/title&gt;&lt;secondary-title&gt;2022 13th International Conference on Information, Intelligence, Systems &amp;amp; Applications (IISA)&lt;/secondary-title&gt;&lt;/titles&gt;&lt;pages&gt;1-6&lt;/pages&gt;&lt;dates&gt;&lt;year&gt;2022&lt;/year&gt;&lt;/dates&gt;&lt;publisher&gt;IEEE&lt;/publisher&gt;&lt;isbn&gt;1665463902&lt;/isbn&gt;&lt;urls&gt;&lt;/urls&gt;&lt;/record&gt;&lt;/Cite&gt;&lt;/EndNote&gt;</w:instrText>
      </w:r>
      <w:r w:rsidR="009B3CFC" w:rsidRPr="000C186A">
        <w:rPr>
          <w:rFonts w:ascii="Arial" w:hAnsi="Arial" w:cs="Arial"/>
          <w:color w:val="000000" w:themeColor="text1"/>
        </w:rPr>
        <w:fldChar w:fldCharType="separate"/>
      </w:r>
      <w:r w:rsidR="009B3CFC" w:rsidRPr="000C186A">
        <w:rPr>
          <w:rFonts w:ascii="Arial" w:hAnsi="Arial" w:cs="Arial"/>
          <w:color w:val="000000" w:themeColor="text1"/>
        </w:rPr>
        <w:t>Leka, et al. (2022)</w:t>
      </w:r>
      <w:r w:rsidR="009B3CFC" w:rsidRPr="000C186A">
        <w:rPr>
          <w:rFonts w:ascii="Arial" w:hAnsi="Arial" w:cs="Arial"/>
          <w:color w:val="000000" w:themeColor="text1"/>
        </w:rPr>
        <w:fldChar w:fldCharType="end"/>
      </w:r>
      <w:r w:rsidRPr="000C186A">
        <w:rPr>
          <w:rFonts w:ascii="Arial" w:hAnsi="Arial" w:cs="Arial"/>
          <w:color w:val="000000" w:themeColor="text1"/>
        </w:rPr>
        <w:t xml:space="preserve"> </w:t>
      </w:r>
      <w:r w:rsidR="009B3CFC" w:rsidRPr="000C186A">
        <w:rPr>
          <w:rFonts w:ascii="Arial" w:hAnsi="Arial" w:cs="Arial"/>
          <w:color w:val="000000" w:themeColor="text1"/>
        </w:rPr>
        <w:t xml:space="preserve">explained there is no clear understanding of how </w:t>
      </w:r>
      <w:r w:rsidR="00EF13F2" w:rsidRPr="000C186A">
        <w:rPr>
          <w:rFonts w:ascii="Arial" w:hAnsi="Arial" w:cs="Arial"/>
          <w:color w:val="000000" w:themeColor="text1"/>
        </w:rPr>
        <w:t>it</w:t>
      </w:r>
      <w:r w:rsidR="009B3CFC" w:rsidRPr="000C186A">
        <w:rPr>
          <w:rFonts w:ascii="Arial" w:hAnsi="Arial" w:cs="Arial"/>
          <w:color w:val="000000" w:themeColor="text1"/>
        </w:rPr>
        <w:t xml:space="preserve"> delivers its results and since the platform operates basically as a Blackbox</w:t>
      </w:r>
      <w:r w:rsidR="00EF13F2" w:rsidRPr="000C186A">
        <w:rPr>
          <w:rFonts w:ascii="Arial" w:hAnsi="Arial" w:cs="Arial"/>
          <w:color w:val="000000" w:themeColor="text1"/>
        </w:rPr>
        <w:t xml:space="preserve"> thus</w:t>
      </w:r>
      <w:r w:rsidR="009B3CFC" w:rsidRPr="000C186A">
        <w:rPr>
          <w:rFonts w:ascii="Arial" w:hAnsi="Arial" w:cs="Arial"/>
          <w:color w:val="000000" w:themeColor="text1"/>
        </w:rPr>
        <w:t xml:space="preserve"> the produced results may be questionable. </w:t>
      </w:r>
      <w:r w:rsidRPr="000C186A">
        <w:rPr>
          <w:rFonts w:ascii="Arial" w:hAnsi="Arial" w:cs="Arial"/>
          <w:color w:val="000000" w:themeColor="text1"/>
        </w:rPr>
        <w:t>In one study evaluating its effectiveness in detecting malicious advertisements</w:t>
      </w:r>
      <w:r w:rsidR="009B3CFC" w:rsidRPr="000C186A">
        <w:rPr>
          <w:rFonts w:ascii="Arial" w:hAnsi="Arial" w:cs="Arial"/>
          <w:color w:val="000000" w:themeColor="text1"/>
        </w:rPr>
        <w:t xml:space="preserve"> by </w:t>
      </w:r>
      <w:r w:rsidR="009B3CFC" w:rsidRPr="000C186A">
        <w:rPr>
          <w:rFonts w:ascii="Arial" w:hAnsi="Arial" w:cs="Arial"/>
          <w:color w:val="000000" w:themeColor="text1"/>
        </w:rPr>
        <w:fldChar w:fldCharType="begin"/>
      </w:r>
      <w:r w:rsidR="009B3CFC" w:rsidRPr="000C186A">
        <w:rPr>
          <w:rFonts w:ascii="Arial" w:hAnsi="Arial" w:cs="Arial"/>
          <w:color w:val="000000" w:themeColor="text1"/>
        </w:rPr>
        <w:instrText xml:space="preserve"> ADDIN EN.CITE &lt;EndNote&gt;&lt;Cite AuthorYear="1"&gt;&lt;Author&gt;Masri&lt;/Author&gt;&lt;Year&gt;2017&lt;/Year&gt;&lt;RecNum&gt;72&lt;/RecNum&gt;&lt;DisplayText&gt;Masri and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009B3CFC" w:rsidRPr="000C186A">
        <w:rPr>
          <w:rFonts w:ascii="Arial" w:hAnsi="Arial" w:cs="Arial"/>
          <w:color w:val="000000" w:themeColor="text1"/>
        </w:rPr>
        <w:fldChar w:fldCharType="separate"/>
      </w:r>
      <w:r w:rsidR="009B3CFC" w:rsidRPr="000C186A">
        <w:rPr>
          <w:rFonts w:ascii="Arial" w:hAnsi="Arial" w:cs="Arial"/>
          <w:color w:val="000000" w:themeColor="text1"/>
        </w:rPr>
        <w:t>Masri and Aldwairi (2017)</w:t>
      </w:r>
      <w:r w:rsidR="009B3CFC" w:rsidRPr="000C186A">
        <w:rPr>
          <w:rFonts w:ascii="Arial" w:hAnsi="Arial" w:cs="Arial"/>
          <w:color w:val="000000" w:themeColor="text1"/>
        </w:rPr>
        <w:fldChar w:fldCharType="end"/>
      </w:r>
      <w:r w:rsidRPr="000C186A">
        <w:rPr>
          <w:rFonts w:ascii="Arial" w:hAnsi="Arial" w:cs="Arial"/>
          <w:color w:val="000000" w:themeColor="text1"/>
        </w:rPr>
        <w:t xml:space="preserve"> VirusTotal achieved a testing accuracy of 56%, which, while significant, was outperformed by other tools</w:t>
      </w:r>
      <w:r w:rsidR="009B3CFC" w:rsidRPr="000C186A">
        <w:rPr>
          <w:rFonts w:ascii="Arial" w:hAnsi="Arial" w:cs="Arial"/>
          <w:color w:val="000000" w:themeColor="text1"/>
        </w:rPr>
        <w:t xml:space="preserve"> such as </w:t>
      </w:r>
      <w:r w:rsidR="009B60E7" w:rsidRPr="000C186A">
        <w:rPr>
          <w:rFonts w:ascii="Arial" w:hAnsi="Arial" w:cs="Arial"/>
          <w:color w:val="000000" w:themeColor="text1"/>
        </w:rPr>
        <w:t>URL void</w:t>
      </w:r>
      <w:r w:rsidR="009B3CFC" w:rsidRPr="000C186A">
        <w:rPr>
          <w:rFonts w:ascii="Arial" w:hAnsi="Arial" w:cs="Arial"/>
          <w:color w:val="000000" w:themeColor="text1"/>
        </w:rPr>
        <w:t xml:space="preserve"> with 73%</w:t>
      </w:r>
      <w:r w:rsidRPr="000C186A">
        <w:rPr>
          <w:rFonts w:ascii="Arial" w:hAnsi="Arial" w:cs="Arial"/>
          <w:color w:val="000000" w:themeColor="text1"/>
        </w:rPr>
        <w:t xml:space="preserve"> that incorporated a wider range of domain blacklists in addition to scanning engines</w:t>
      </w:r>
      <w:r w:rsidR="00AF768B" w:rsidRPr="000C186A">
        <w:rPr>
          <w:rFonts w:ascii="Arial" w:hAnsi="Arial" w:cs="Arial"/>
          <w:color w:val="000000" w:themeColor="text1"/>
        </w:rPr>
        <w:t xml:space="preserve"> and </w:t>
      </w:r>
      <w:r w:rsidRPr="000C186A">
        <w:rPr>
          <w:rFonts w:ascii="Arial" w:hAnsi="Arial" w:cs="Arial"/>
          <w:color w:val="000000" w:themeColor="text1"/>
        </w:rPr>
        <w:t>highlight that while VirusTotal is a powerful and widely used testing platform, its effectiveness can be enhanced when used as part of a broader, multi-tool testing strategy.</w:t>
      </w:r>
    </w:p>
    <w:p w14:paraId="18A093C4" w14:textId="23D82160" w:rsidR="009B3CFC" w:rsidRPr="000C186A" w:rsidRDefault="00C81D18" w:rsidP="001D12FE">
      <w:pPr>
        <w:jc w:val="both"/>
        <w:rPr>
          <w:rFonts w:ascii="Arial" w:hAnsi="Arial" w:cs="Arial"/>
          <w:color w:val="000000" w:themeColor="text1"/>
        </w:rPr>
      </w:pPr>
      <w:r w:rsidRPr="000C186A">
        <w:rPr>
          <w:rFonts w:ascii="Arial" w:hAnsi="Arial" w:cs="Arial"/>
          <w:color w:val="000000" w:themeColor="text1"/>
        </w:rPr>
        <w:t xml:space="preserve">The selection of VirusTotal as the primary validation tool for this study is justified by it been a free and accessible online service, it presents a simple yet powerful solution for large-scale analysis, eliminating the complexities and costs associated with acquiring and maintaining dozens of individual antivirus products. This study will leverage its Application Programming Interface (API) to systematically upload AI-generated steganographic samples containing hidden payloads. The resulting </w:t>
      </w:r>
      <w:r w:rsidR="00EF13F2" w:rsidRPr="000C186A">
        <w:rPr>
          <w:rFonts w:ascii="Arial" w:hAnsi="Arial" w:cs="Arial"/>
          <w:color w:val="000000" w:themeColor="text1"/>
        </w:rPr>
        <w:t>“</w:t>
      </w:r>
      <w:r w:rsidRPr="000C186A">
        <w:rPr>
          <w:rFonts w:ascii="Arial" w:hAnsi="Arial" w:cs="Arial"/>
          <w:color w:val="000000" w:themeColor="text1"/>
        </w:rPr>
        <w:t>detection ratio</w:t>
      </w:r>
      <w:r w:rsidR="00EF13F2" w:rsidRPr="000C186A">
        <w:rPr>
          <w:rFonts w:ascii="Arial" w:hAnsi="Arial" w:cs="Arial"/>
          <w:color w:val="000000" w:themeColor="text1"/>
        </w:rPr>
        <w:t>”</w:t>
      </w:r>
      <w:r w:rsidRPr="000C186A">
        <w:rPr>
          <w:rFonts w:ascii="Arial" w:hAnsi="Arial" w:cs="Arial"/>
          <w:color w:val="000000" w:themeColor="text1"/>
        </w:rPr>
        <w:t xml:space="preserve"> metric indicating how many of the 70+ integrated, industry-leading antivirus engines flag a sample as malicious will serve as the core measure of evasion success. A low detection ratio will provide powerful, empirical evidence of the AI steganography's ability to bypass the current threat detection landscape. Therefore, </w:t>
      </w:r>
      <w:r w:rsidR="009B60E7" w:rsidRPr="000C186A">
        <w:rPr>
          <w:rFonts w:ascii="Arial" w:hAnsi="Arial" w:cs="Arial"/>
          <w:color w:val="000000" w:themeColor="text1"/>
        </w:rPr>
        <w:t>Virus Total’s</w:t>
      </w:r>
      <w:r w:rsidRPr="000C186A">
        <w:rPr>
          <w:rFonts w:ascii="Arial" w:hAnsi="Arial" w:cs="Arial"/>
          <w:color w:val="000000" w:themeColor="text1"/>
        </w:rPr>
        <w:t xml:space="preserve"> comprehensive and standardized approach provides a credible, large-scale benchmark that is essential for strengthening the experimental validation component of this research and solidifying its conclusions on vulnerabilities within modern antivirus systems.</w:t>
      </w:r>
    </w:p>
    <w:p w14:paraId="55171357" w14:textId="77777777" w:rsidR="00C532AF" w:rsidRPr="000C186A" w:rsidRDefault="00C532AF" w:rsidP="001D12FE">
      <w:pPr>
        <w:jc w:val="both"/>
        <w:rPr>
          <w:rFonts w:ascii="Arial" w:hAnsi="Arial" w:cs="Arial"/>
          <w:color w:val="000000" w:themeColor="text1"/>
        </w:rPr>
      </w:pPr>
    </w:p>
    <w:p w14:paraId="6D2F9682" w14:textId="604F22A7" w:rsidR="001548DE" w:rsidRPr="000C186A" w:rsidRDefault="00900D02" w:rsidP="001D12FE">
      <w:pPr>
        <w:pStyle w:val="Heading1"/>
        <w:jc w:val="both"/>
        <w:rPr>
          <w:rFonts w:ascii="Arial" w:hAnsi="Arial" w:cs="Arial"/>
          <w:color w:val="000000" w:themeColor="text1"/>
          <w:sz w:val="28"/>
          <w:szCs w:val="28"/>
        </w:rPr>
      </w:pPr>
      <w:bookmarkStart w:id="38" w:name="_Toc213429871"/>
      <w:r w:rsidRPr="000C186A">
        <w:rPr>
          <w:rFonts w:ascii="Arial" w:hAnsi="Arial" w:cs="Arial"/>
          <w:color w:val="000000" w:themeColor="text1"/>
          <w:sz w:val="28"/>
          <w:szCs w:val="28"/>
        </w:rPr>
        <w:t>2.7. Emerging Solutions and Approaches</w:t>
      </w:r>
      <w:bookmarkEnd w:id="38"/>
    </w:p>
    <w:p w14:paraId="1D52461D" w14:textId="26B0E4F3" w:rsidR="00571BAE" w:rsidRPr="000C186A" w:rsidRDefault="00EF13F2" w:rsidP="001D12FE">
      <w:pPr>
        <w:jc w:val="both"/>
        <w:rPr>
          <w:rFonts w:ascii="Arial" w:hAnsi="Arial" w:cs="Arial"/>
          <w:color w:val="000000" w:themeColor="text1"/>
        </w:rPr>
      </w:pPr>
      <w:r w:rsidRPr="000C186A">
        <w:rPr>
          <w:rFonts w:ascii="Arial" w:hAnsi="Arial" w:cs="Arial"/>
          <w:color w:val="000000" w:themeColor="text1"/>
        </w:rPr>
        <w:t>So far on this chapter, it has been noted how u</w:t>
      </w:r>
      <w:r w:rsidR="00670176" w:rsidRPr="000C186A">
        <w:rPr>
          <w:rFonts w:ascii="Arial" w:hAnsi="Arial" w:cs="Arial"/>
          <w:color w:val="000000" w:themeColor="text1"/>
        </w:rPr>
        <w:t>sing steganography during an attack is relatively easy</w:t>
      </w:r>
      <w:r w:rsidR="00CF6339" w:rsidRPr="000C186A">
        <w:rPr>
          <w:rFonts w:ascii="Arial" w:hAnsi="Arial" w:cs="Arial"/>
          <w:color w:val="000000" w:themeColor="text1"/>
        </w:rPr>
        <w:t xml:space="preserve"> but p</w:t>
      </w:r>
      <w:r w:rsidR="00670176" w:rsidRPr="000C186A">
        <w:rPr>
          <w:rFonts w:ascii="Arial" w:hAnsi="Arial" w:cs="Arial"/>
          <w:color w:val="000000" w:themeColor="text1"/>
        </w:rPr>
        <w:t xml:space="preserve">rotecting against it is much more complicated as threat actors are getting more innovative and more creative </w:t>
      </w:r>
      <w:r w:rsidR="00670176"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&lt;EndNote&gt;&lt;Cite&gt;&lt;Author&gt;Kasperskyy&lt;/Author&gt;&lt;Year&gt;2023&lt;/Year&gt;&lt;RecNum&gt;125&lt;/RecNum&gt;&lt;DisplayText&gt;(Kasperskyy 2023)&lt;/DisplayText&gt;&lt;record&gt;&lt;rec-number&gt;125&lt;/rec-number&gt;&lt;foreign-keys&gt;&lt;key app="EN" db-id="vr22xts9l0dte4e5w54va9z5xst0ra5ewttv" timestamp="1757244697"&gt;125&lt;/key&gt;&lt;/foreign-keys&gt;&lt;ref-type name="Journal Article"&gt;17&lt;/ref-type&gt;&lt;contributors&gt;&lt;authors&gt;&lt;author&gt;Kasperskyy&lt;/author&gt;&lt;/authors&gt;&lt;/contributors&gt;&lt;titles&gt;&lt;title&gt;What is steganography? Definition and explanation&lt;/title&gt;&lt;/titles&gt;&lt;dates&gt;&lt;year&gt;2023&lt;/year&gt;&lt;/dates&gt;&lt;urls&gt;&lt;related-urls&gt;&lt;url&gt;https://www.kaspersky.com/resource-center/definitions/what-is-steganography&lt;/url&gt;&lt;/related-urls&gt;&lt;/urls&gt;&lt;/record&gt;&lt;/Cite&gt;&lt;/EndNote&gt;</w:instrText>
      </w:r>
      <w:r w:rsidR="00670176" w:rsidRPr="000C186A">
        <w:rPr>
          <w:rFonts w:ascii="Arial" w:hAnsi="Arial" w:cs="Arial"/>
          <w:color w:val="000000" w:themeColor="text1"/>
        </w:rPr>
        <w:fldChar w:fldCharType="separate"/>
      </w:r>
      <w:r w:rsidR="00122BC7" w:rsidRPr="000C186A">
        <w:rPr>
          <w:rFonts w:ascii="Arial" w:hAnsi="Arial" w:cs="Arial"/>
          <w:color w:val="000000" w:themeColor="text1"/>
        </w:rPr>
        <w:t>(Kasperskyy 2023)</w:t>
      </w:r>
      <w:r w:rsidR="00670176" w:rsidRPr="000C186A">
        <w:rPr>
          <w:rFonts w:ascii="Arial" w:hAnsi="Arial" w:cs="Arial"/>
          <w:color w:val="000000" w:themeColor="text1"/>
        </w:rPr>
        <w:fldChar w:fldCharType="end"/>
      </w:r>
      <w:r w:rsidR="00670176" w:rsidRPr="000C186A">
        <w:rPr>
          <w:rFonts w:ascii="Arial" w:hAnsi="Arial" w:cs="Arial"/>
          <w:color w:val="000000" w:themeColor="text1"/>
        </w:rPr>
        <w:t xml:space="preserve">. </w:t>
      </w:r>
      <w:r w:rsidR="00571BAE" w:rsidRPr="000C186A">
        <w:rPr>
          <w:rFonts w:ascii="Arial" w:hAnsi="Arial" w:cs="Arial"/>
          <w:color w:val="000000" w:themeColor="text1"/>
        </w:rPr>
        <w:t xml:space="preserve">The core challenge lies in the fact that steganography’s primary goal is to hide the very existence of a secret message, making it difficult to detect </w:t>
      </w:r>
      <w:r w:rsidR="003E33C0" w:rsidRPr="000C186A">
        <w:rPr>
          <w:rFonts w:ascii="Arial" w:hAnsi="Arial" w:cs="Arial"/>
          <w:color w:val="000000" w:themeColor="text1"/>
        </w:rPr>
        <w:t>but they do leave behind detectable traces in the cover medium</w:t>
      </w:r>
      <w:r w:rsidR="00571BAE" w:rsidRPr="000C186A">
        <w:rPr>
          <w:rFonts w:ascii="Arial" w:hAnsi="Arial" w:cs="Arial"/>
          <w:color w:val="000000" w:themeColor="text1"/>
        </w:rPr>
        <w:t xml:space="preserve"> </w:t>
      </w:r>
      <w:r w:rsidR="00571BAE"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&lt;EndNote&gt;&lt;Cite&gt;&lt;Author&gt;Provos&lt;/Author&gt;&lt;Year&gt;2003&lt;/Year&gt;&lt;RecNum&gt;126&lt;/RecNum&gt;&lt;DisplayText&gt;(Provos and Honeyman 2003)&lt;/DisplayText&gt;&lt;record&gt;&lt;rec-number&gt;126&lt;/rec-number&gt;&lt;foreign-keys&gt;&lt;key app="EN" db-id="vr22xts9l0dte4e5w54va9z5xst0ra5ewttv" timestamp="1757245440"&gt;126&lt;/key&gt;&lt;/foreign-keys&gt;&lt;ref-type name="Journal Article"&gt;17&lt;/ref-type&gt;&lt;contributors&gt;&lt;authors&gt;&lt;author&gt;Provos, Niels&lt;/author&gt;&lt;author&gt;Honeyman, Peter&lt;/author&gt;&lt;/authors&gt;&lt;/contributors&gt;&lt;titles&gt;&lt;title&gt;Hide and seek: An introduction to steganography&lt;/title&gt;&lt;secondary-title&gt;IEEE security &amp;amp; privacy&lt;/secondary-title&gt;&lt;/titles&gt;&lt;periodical&gt;&lt;full-title&gt;IEEE security &amp;amp; privacy&lt;/full-title&gt;&lt;/periodical&gt;&lt;pages&gt;32-44&lt;/pages&gt;&lt;volume&gt;1&lt;/volume&gt;&lt;number&gt;3&lt;/number&gt;&lt;dates&gt;&lt;year&gt;2003&lt;/year&gt;&lt;/dates&gt;&lt;isbn&gt;1540-7993&lt;/isbn&gt;&lt;urls&gt;&lt;/urls&gt;&lt;/record&gt;&lt;/Cite&gt;&lt;/EndNote&gt;</w:instrText>
      </w:r>
      <w:r w:rsidR="00571BAE" w:rsidRPr="000C186A">
        <w:rPr>
          <w:rFonts w:ascii="Arial" w:hAnsi="Arial" w:cs="Arial"/>
          <w:color w:val="000000" w:themeColor="text1"/>
        </w:rPr>
        <w:fldChar w:fldCharType="separate"/>
      </w:r>
      <w:r w:rsidR="00122BC7" w:rsidRPr="000C186A">
        <w:rPr>
          <w:rFonts w:ascii="Arial" w:hAnsi="Arial" w:cs="Arial"/>
          <w:color w:val="000000" w:themeColor="text1"/>
        </w:rPr>
        <w:t>(Provos and Honeyman 2003)</w:t>
      </w:r>
      <w:r w:rsidR="00571BAE" w:rsidRPr="000C186A">
        <w:rPr>
          <w:rFonts w:ascii="Arial" w:hAnsi="Arial" w:cs="Arial"/>
          <w:color w:val="000000" w:themeColor="text1"/>
        </w:rPr>
        <w:fldChar w:fldCharType="end"/>
      </w:r>
      <w:r w:rsidR="00571BAE" w:rsidRPr="000C186A">
        <w:rPr>
          <w:rFonts w:ascii="Arial" w:hAnsi="Arial" w:cs="Arial"/>
          <w:color w:val="000000" w:themeColor="text1"/>
        </w:rPr>
        <w:t xml:space="preserve">. </w:t>
      </w:r>
    </w:p>
    <w:p w14:paraId="3328539E" w14:textId="1202D5BB" w:rsidR="003E33C0" w:rsidRPr="000C186A" w:rsidRDefault="00EF13F2" w:rsidP="00C532AF">
      <w:pPr>
        <w:jc w:val="both"/>
        <w:rPr>
          <w:rFonts w:ascii="Arial" w:hAnsi="Arial" w:cs="Arial"/>
          <w:color w:val="000000" w:themeColor="text1"/>
        </w:rPr>
      </w:pPr>
      <w:r w:rsidRPr="000C186A">
        <w:rPr>
          <w:rFonts w:ascii="Arial" w:hAnsi="Arial" w:cs="Arial"/>
          <w:color w:val="000000" w:themeColor="text1"/>
        </w:rPr>
        <w:t>As noted before, traditional</w:t>
      </w:r>
      <w:r w:rsidR="003E33C0" w:rsidRPr="000C186A">
        <w:rPr>
          <w:rFonts w:ascii="Arial" w:hAnsi="Arial" w:cs="Arial"/>
          <w:color w:val="000000" w:themeColor="text1"/>
        </w:rPr>
        <w:t xml:space="preserve"> antivirus systems use</w:t>
      </w:r>
      <w:r w:rsidRPr="000C186A">
        <w:rPr>
          <w:rFonts w:ascii="Arial" w:hAnsi="Arial" w:cs="Arial"/>
          <w:color w:val="000000" w:themeColor="text1"/>
        </w:rPr>
        <w:t>s</w:t>
      </w:r>
      <w:r w:rsidR="003E33C0" w:rsidRPr="000C186A">
        <w:rPr>
          <w:rFonts w:ascii="Arial" w:hAnsi="Arial" w:cs="Arial"/>
          <w:color w:val="000000" w:themeColor="text1"/>
        </w:rPr>
        <w:t xml:space="preserve"> signature</w:t>
      </w:r>
      <w:r w:rsidRPr="000C186A">
        <w:rPr>
          <w:rFonts w:ascii="Arial" w:hAnsi="Arial" w:cs="Arial"/>
          <w:color w:val="000000" w:themeColor="text1"/>
        </w:rPr>
        <w:t xml:space="preserve"> based</w:t>
      </w:r>
      <w:r w:rsidR="003E33C0" w:rsidRPr="000C186A">
        <w:rPr>
          <w:rFonts w:ascii="Arial" w:hAnsi="Arial" w:cs="Arial"/>
          <w:color w:val="000000" w:themeColor="text1"/>
        </w:rPr>
        <w:t xml:space="preserve"> detection, which relies on a vendor-generated database </w:t>
      </w:r>
      <w:r w:rsidR="003E33C0" w:rsidRPr="000C186A">
        <w:rPr>
          <w:rFonts w:ascii="Arial" w:hAnsi="Arial" w:cs="Arial"/>
          <w:color w:val="000000" w:themeColor="text1"/>
        </w:rPr>
        <w:fldChar w:fldCharType="begin"/>
      </w:r>
      <w:r w:rsidR="00E82FEB" w:rsidRPr="000C186A">
        <w:rPr>
          <w:rFonts w:ascii="Arial" w:hAnsi="Arial" w:cs="Arial"/>
          <w:color w:val="000000" w:themeColor="text1"/>
        </w:rPr>
        <w:instrText xml:space="preserve"> ADDIN EN.CITE &lt;EndNote&gt;&lt;Cite&gt;&lt;Author&gt;Raheel Abbas&lt;/Author&gt;&lt;Year&gt;2025&lt;/Year&gt;&lt;RecNum&gt;123&lt;/RecNum&gt;&lt;DisplayText&gt;(Raheel Abbas and Hussain 2025)&lt;/DisplayText&gt;&lt;record&gt;&lt;rec-number&gt;123&lt;/rec-number&gt;&lt;foreign-keys&gt;&lt;key app="EN" db-id="vr22xts9l0dte4e5w54va9z5xst0ra5ewttv" timestamp="1756748095"&gt;123&lt;/key&gt;&lt;/foreign-keys&gt;&lt;ref-type name="Journal Article"&gt;17&lt;/ref-type&gt;&lt;contributors&gt;&lt;authors&gt;&lt;author&gt;Raheel Abbas,&lt;/author&gt;&lt;author&gt;Hussain,&lt;/author&gt;&lt;/authors&gt;&lt;/contributors&gt;&lt;titles&gt;&lt;title&gt;Evaluating antivirus software: a comparative analysis of detection methodologies and performance metrics in modern antivirus solutions.&lt;/title&gt;&lt;/titles&gt;&lt;dates&gt;&lt;year&gt;2025&lt;/year&gt;&lt;/dates&gt;&lt;urls&gt;&lt;related-urls&gt;&lt;url&gt;https://www.theseus.fi/bitstream/handle/10024/895166/Hussain%20Hussain_Raheel%20Abbas.pdf?sequence=2&lt;/url&gt;&lt;/related-urls&gt;&lt;/urls&gt;&lt;/record&gt;&lt;/Cite&gt;&lt;/EndNote&gt;</w:instrText>
      </w:r>
      <w:r w:rsidR="003E33C0" w:rsidRPr="000C186A">
        <w:rPr>
          <w:rFonts w:ascii="Arial" w:hAnsi="Arial" w:cs="Arial"/>
          <w:color w:val="000000" w:themeColor="text1"/>
        </w:rPr>
        <w:fldChar w:fldCharType="separate"/>
      </w:r>
      <w:r w:rsidR="00E82FEB" w:rsidRPr="000C186A">
        <w:rPr>
          <w:rFonts w:ascii="Arial" w:hAnsi="Arial" w:cs="Arial"/>
          <w:noProof/>
          <w:color w:val="000000" w:themeColor="text1"/>
        </w:rPr>
        <w:t>(Raheel Abbas and Hussain 2025)</w:t>
      </w:r>
      <w:r w:rsidR="003E33C0" w:rsidRPr="000C186A">
        <w:rPr>
          <w:rFonts w:ascii="Arial" w:hAnsi="Arial" w:cs="Arial"/>
          <w:color w:val="000000" w:themeColor="text1"/>
        </w:rPr>
        <w:fldChar w:fldCharType="end"/>
      </w:r>
      <w:r w:rsidR="00571BAE" w:rsidRPr="000C186A">
        <w:rPr>
          <w:rFonts w:ascii="Arial" w:hAnsi="Arial" w:cs="Arial"/>
          <w:color w:val="000000" w:themeColor="text1"/>
        </w:rPr>
        <w:t xml:space="preserve">. </w:t>
      </w:r>
      <w:r w:rsidRPr="000C186A">
        <w:rPr>
          <w:rFonts w:ascii="Arial" w:hAnsi="Arial" w:cs="Arial"/>
          <w:color w:val="000000" w:themeColor="text1"/>
        </w:rPr>
        <w:t xml:space="preserve">But as </w:t>
      </w:r>
      <w:r w:rsidRPr="000C186A">
        <w:rPr>
          <w:rFonts w:ascii="Arial" w:hAnsi="Arial" w:cs="Arial"/>
          <w:color w:val="000000" w:themeColor="text1"/>
        </w:rPr>
        <w:fldChar w:fldCharType="begin"/>
      </w:r>
      <w:r w:rsidR="00E82FEB" w:rsidRPr="000C186A">
        <w:rPr>
          <w:rFonts w:ascii="Arial" w:hAnsi="Arial" w:cs="Arial"/>
          <w:color w:val="000000" w:themeColor="text1"/>
        </w:rPr>
        <w:instrText xml:space="preserve"> ADDIN EN.CITE &lt;EndNote&gt;&lt;Cite AuthorYear="1"&gt;&lt;Author&gt;Raheel Abbas&lt;/Author&gt;&lt;Year&gt;2025&lt;/Year&gt;&lt;RecNum&gt;123&lt;/RecNum&gt;&lt;DisplayText&gt;Raheel Abbas and Hussain (2025)&lt;/DisplayText&gt;&lt;record&gt;&lt;rec-number&gt;123&lt;/rec-number&gt;&lt;foreign-keys&gt;&lt;key app="EN" db-id="vr22xts9l0dte4e5w54va9z5xst0ra5ewttv" timestamp="1756748095"&gt;123&lt;/key&gt;&lt;/foreign-keys&gt;&lt;ref-type name="Journal Article"&gt;17&lt;/ref-type&gt;&lt;contributors&gt;&lt;authors&gt;&lt;author&gt;Raheel Abbas,&lt;/author&gt;&lt;author&gt;Hussain,&lt;/author&gt;&lt;/authors&gt;&lt;/contributors&gt;&lt;titles&gt;&lt;title&gt;Evaluating antivirus software: a comparative analysis of detection methodologies and performance metrics in modern antivirus solutions.&lt;/title&gt;&lt;/titles&gt;&lt;dates&gt;&lt;year&gt;2025&lt;/year&gt;&lt;/dates&gt;&lt;urls&gt;&lt;related-urls&gt;&lt;url&gt;https://www.theseus.fi/bitstream/handle/10024/895166/Hussain%20Hussain_Raheel%20Abbas.pdf?sequence=2&lt;/url&gt;&lt;/related-urls&gt;&lt;/urls&gt;&lt;/record&gt;&lt;/Cite&gt;&lt;/EndNote&gt;</w:instrText>
      </w:r>
      <w:r w:rsidRPr="000C186A">
        <w:rPr>
          <w:rFonts w:ascii="Arial" w:hAnsi="Arial" w:cs="Arial"/>
          <w:color w:val="000000" w:themeColor="text1"/>
        </w:rPr>
        <w:fldChar w:fldCharType="separate"/>
      </w:r>
      <w:r w:rsidR="00E82FEB" w:rsidRPr="000C186A">
        <w:rPr>
          <w:rFonts w:ascii="Arial" w:hAnsi="Arial" w:cs="Arial"/>
          <w:noProof/>
          <w:color w:val="000000" w:themeColor="text1"/>
        </w:rPr>
        <w:t>Raheel Abbas and Hussain (2025)</w:t>
      </w:r>
      <w:r w:rsidRPr="000C186A">
        <w:rPr>
          <w:rFonts w:ascii="Arial" w:hAnsi="Arial" w:cs="Arial"/>
          <w:color w:val="000000" w:themeColor="text1"/>
        </w:rPr>
        <w:fldChar w:fldCharType="end"/>
      </w:r>
      <w:r w:rsidRPr="000C186A">
        <w:rPr>
          <w:rFonts w:ascii="Arial" w:hAnsi="Arial" w:cs="Arial"/>
          <w:color w:val="000000" w:themeColor="text1"/>
        </w:rPr>
        <w:t xml:space="preserve"> further demonstrated, that t</w:t>
      </w:r>
      <w:r w:rsidR="003E33C0" w:rsidRPr="000C186A">
        <w:rPr>
          <w:rFonts w:ascii="Arial" w:hAnsi="Arial" w:cs="Arial"/>
          <w:color w:val="000000" w:themeColor="text1"/>
        </w:rPr>
        <w:t>his method is only effective against known threats</w:t>
      </w:r>
      <w:r w:rsidR="00C532AF" w:rsidRPr="000C186A">
        <w:rPr>
          <w:rFonts w:ascii="Arial" w:hAnsi="Arial" w:cs="Arial"/>
          <w:color w:val="000000" w:themeColor="text1"/>
        </w:rPr>
        <w:t xml:space="preserve"> and with </w:t>
      </w:r>
      <w:r w:rsidR="003E33C0" w:rsidRPr="000C186A">
        <w:rPr>
          <w:rFonts w:ascii="Arial" w:hAnsi="Arial" w:cs="Arial"/>
          <w:color w:val="000000" w:themeColor="text1"/>
        </w:rPr>
        <w:t xml:space="preserve">the rapid evolution of malware, particularly zero-day attacks, signature-based detection often falls short in identifying new or mutated threat. </w:t>
      </w:r>
      <w:r w:rsidR="00571BAE" w:rsidRPr="000C186A">
        <w:rPr>
          <w:rFonts w:ascii="Arial" w:hAnsi="Arial" w:cs="Arial"/>
          <w:color w:val="000000" w:themeColor="text1"/>
        </w:rPr>
        <w:t xml:space="preserve">This </w:t>
      </w:r>
      <w:r w:rsidR="003E33C0" w:rsidRPr="000C186A">
        <w:rPr>
          <w:rFonts w:ascii="Arial" w:hAnsi="Arial" w:cs="Arial"/>
          <w:color w:val="000000" w:themeColor="text1"/>
        </w:rPr>
        <w:t>steganography</w:t>
      </w:r>
      <w:r w:rsidR="00571BAE" w:rsidRPr="000C186A">
        <w:rPr>
          <w:rFonts w:ascii="Arial" w:hAnsi="Arial" w:cs="Arial"/>
          <w:color w:val="000000" w:themeColor="text1"/>
        </w:rPr>
        <w:t xml:space="preserve"> vulnerability has necessitated the development of more sophisticated and multi-layered defence </w:t>
      </w:r>
      <w:r w:rsidR="00AD5517" w:rsidRPr="000C186A">
        <w:rPr>
          <w:rFonts w:ascii="Arial" w:hAnsi="Arial" w:cs="Arial"/>
          <w:color w:val="000000" w:themeColor="text1"/>
        </w:rPr>
        <w:t xml:space="preserve">frameworks </w:t>
      </w:r>
      <w:r w:rsidR="00AD5517" w:rsidRPr="000C186A">
        <w:rPr>
          <w:rFonts w:ascii="Arial" w:hAnsi="Arial" w:cs="Arial"/>
          <w:color w:val="000000" w:themeColor="text1"/>
        </w:rPr>
        <w:fldChar w:fldCharType="begin"/>
      </w:r>
      <w:r w:rsidR="00122BC7" w:rsidRPr="000C186A">
        <w:rPr>
          <w:rFonts w:ascii="Arial" w:hAnsi="Arial" w:cs="Arial"/>
          <w:color w:val="000000" w:themeColor="text1"/>
        </w:rPr>
        <w:instrText xml:space="preserve"> ADDIN EN.CITE &lt;EndNote&gt;&lt;Cite&gt;&lt;Author&gt;Prathyusha&lt;/Author&gt;&lt;Year&gt;2025&lt;/Year&gt;&lt;RecNum&gt;128&lt;/RecNum&gt;&lt;DisplayText&gt;(Prathyusha, et al. 2025)&lt;/DisplayText&gt;&lt;record&gt;&lt;rec-number&gt;128&lt;/rec-number&gt;&lt;foreign-keys&gt;&lt;key app="EN" db-id="vr22xts9l0dte4e5w54va9z5xst0ra5ewttv" timestamp="1757247675"&gt;128&lt;/key&gt;&lt;/foreign-keys&gt;&lt;ref-type name="Conference Proceedings"&gt;10&lt;/ref-type&gt;&lt;contributors&gt;&lt;authors&gt;&lt;author&gt;Prathyusha, Kema&lt;/author&gt;&lt;author&gt;Vinoj, J&lt;/author&gt;&lt;author&gt;Manikandan, KB&lt;/author&gt;&lt;/authors&gt;&lt;/contributors&gt;&lt;titles&gt;&lt;title&gt;Exploring Artificial Intelligence Security: A Comparative Study of Adversarial Attacks and Steganographic Defenses&lt;/title&gt;&lt;secondary-title&gt;2025 4th International Conference on Sentiment Analysis and Deep Learning (ICSADL)&lt;/secondary-title&gt;&lt;/titles&gt;&lt;pages&gt;20-25&lt;/pages&gt;&lt;dates&gt;&lt;year&gt;2025&lt;/year&gt;&lt;/dates&gt;&lt;publisher&gt;IEEE&lt;/publisher&gt;&lt;isbn&gt;9798331523923&lt;/isbn&gt;&lt;urls&gt;&lt;/urls&gt;&lt;/record&gt;&lt;/Cite&gt;&lt;/EndNote&gt;</w:instrText>
      </w:r>
      <w:r w:rsidR="00AD5517" w:rsidRPr="000C186A">
        <w:rPr>
          <w:rFonts w:ascii="Arial" w:hAnsi="Arial" w:cs="Arial"/>
          <w:color w:val="000000" w:themeColor="text1"/>
        </w:rPr>
        <w:fldChar w:fldCharType="separate"/>
      </w:r>
      <w:r w:rsidR="00122BC7" w:rsidRPr="000C186A">
        <w:rPr>
          <w:rFonts w:ascii="Arial" w:hAnsi="Arial" w:cs="Arial"/>
          <w:color w:val="000000" w:themeColor="text1"/>
        </w:rPr>
        <w:t>(Prathyusha, et al. 2025)</w:t>
      </w:r>
      <w:r w:rsidR="00AD5517" w:rsidRPr="000C186A">
        <w:rPr>
          <w:rFonts w:ascii="Arial" w:hAnsi="Arial" w:cs="Arial"/>
          <w:color w:val="000000" w:themeColor="text1"/>
        </w:rPr>
        <w:fldChar w:fldCharType="end"/>
      </w:r>
      <w:r w:rsidR="00AD5517" w:rsidRPr="000C186A">
        <w:rPr>
          <w:rFonts w:ascii="Arial" w:hAnsi="Arial" w:cs="Arial"/>
          <w:color w:val="000000" w:themeColor="text1"/>
        </w:rPr>
        <w:t xml:space="preserve"> </w:t>
      </w:r>
      <w:r w:rsidR="003E33C0" w:rsidRPr="000C186A">
        <w:rPr>
          <w:rFonts w:ascii="Arial" w:hAnsi="Arial" w:cs="Arial"/>
          <w:color w:val="000000" w:themeColor="text1"/>
        </w:rPr>
        <w:t>and some e</w:t>
      </w:r>
      <w:r w:rsidR="00571BAE" w:rsidRPr="000C186A">
        <w:rPr>
          <w:rFonts w:ascii="Arial" w:hAnsi="Arial" w:cs="Arial"/>
          <w:color w:val="000000" w:themeColor="text1"/>
        </w:rPr>
        <w:t xml:space="preserve">merging solutions are moving beyond simple signature matching to embrace more intelligent methods of analysis, focusing on </w:t>
      </w:r>
      <w:r w:rsidR="00C532AF" w:rsidRPr="000C186A">
        <w:rPr>
          <w:rFonts w:ascii="Arial" w:hAnsi="Arial" w:cs="Arial"/>
          <w:color w:val="000000" w:themeColor="text1"/>
        </w:rPr>
        <w:t>areas such as</w:t>
      </w:r>
      <w:r w:rsidR="00571BAE" w:rsidRPr="000C186A">
        <w:rPr>
          <w:rFonts w:ascii="Arial" w:hAnsi="Arial" w:cs="Arial"/>
          <w:color w:val="000000" w:themeColor="text1"/>
        </w:rPr>
        <w:t xml:space="preserve"> targeted pattern-matching of custom YARA rules, </w:t>
      </w:r>
      <w:r w:rsidR="00C532AF" w:rsidRPr="000C186A">
        <w:rPr>
          <w:rFonts w:ascii="Arial" w:hAnsi="Arial" w:cs="Arial"/>
          <w:color w:val="000000" w:themeColor="text1"/>
        </w:rPr>
        <w:t>s</w:t>
      </w:r>
      <w:r w:rsidR="00571BAE" w:rsidRPr="000C186A">
        <w:rPr>
          <w:rFonts w:ascii="Arial" w:hAnsi="Arial" w:cs="Arial"/>
          <w:color w:val="000000" w:themeColor="text1"/>
        </w:rPr>
        <w:t>tatistical anomaly detection of machine learning, a</w:t>
      </w:r>
      <w:r w:rsidR="00C532AF" w:rsidRPr="000C186A">
        <w:rPr>
          <w:rFonts w:ascii="Arial" w:hAnsi="Arial" w:cs="Arial"/>
          <w:color w:val="000000" w:themeColor="text1"/>
        </w:rPr>
        <w:t xml:space="preserve">nd </w:t>
      </w:r>
      <w:r w:rsidR="00571BAE" w:rsidRPr="000C186A">
        <w:rPr>
          <w:rFonts w:ascii="Arial" w:hAnsi="Arial" w:cs="Arial"/>
          <w:color w:val="000000" w:themeColor="text1"/>
        </w:rPr>
        <w:t>synergistic power of hybrid models.</w:t>
      </w:r>
    </w:p>
    <w:p w14:paraId="62FC6E47" w14:textId="45BCF947" w:rsidR="00670176" w:rsidRPr="000C186A" w:rsidRDefault="00900D02" w:rsidP="001D12FE">
      <w:pPr>
        <w:pStyle w:val="Heading2"/>
        <w:jc w:val="both"/>
        <w:rPr>
          <w:rFonts w:ascii="Arial" w:hAnsi="Arial" w:cs="Arial"/>
          <w:color w:val="000000" w:themeColor="text1"/>
          <w:sz w:val="28"/>
          <w:szCs w:val="28"/>
        </w:rPr>
      </w:pPr>
      <w:bookmarkStart w:id="39" w:name="_Toc213429872"/>
      <w:r w:rsidRPr="000C186A">
        <w:rPr>
          <w:rFonts w:ascii="Arial" w:hAnsi="Arial" w:cs="Arial"/>
          <w:color w:val="000000" w:themeColor="text1"/>
          <w:sz w:val="28"/>
          <w:szCs w:val="28"/>
        </w:rPr>
        <w:t xml:space="preserve">2.7.1. </w:t>
      </w:r>
      <w:r w:rsidR="00670176" w:rsidRPr="000C186A">
        <w:rPr>
          <w:rFonts w:ascii="Arial" w:hAnsi="Arial" w:cs="Arial"/>
          <w:color w:val="000000" w:themeColor="text1"/>
          <w:sz w:val="28"/>
          <w:szCs w:val="28"/>
        </w:rPr>
        <w:t>Custom YARA Rules</w:t>
      </w:r>
      <w:bookmarkEnd w:id="39"/>
    </w:p>
    <w:p w14:paraId="0B551357" w14:textId="75617E63" w:rsidR="00651911" w:rsidRPr="000C186A" w:rsidRDefault="00CF7AC7" w:rsidP="001D12FE">
      <w:pPr>
        <w:jc w:val="both"/>
        <w:rPr>
          <w:rFonts w:ascii="Arial" w:hAnsi="Arial" w:cs="Arial"/>
          <w:color w:val="000000" w:themeColor="text1"/>
        </w:rPr>
      </w:pPr>
      <w:r w:rsidRPr="000C186A">
        <w:rPr>
          <w:rFonts w:ascii="Arial" w:hAnsi="Arial" w:cs="Arial"/>
          <w:color w:val="000000" w:themeColor="text1"/>
        </w:rPr>
        <w:t xml:space="preserve">YARA is a tool aimed at (but not limited to) helping malware researchers to identify and classify malware samples </w:t>
      </w:r>
      <w:r w:rsidR="00CA421F" w:rsidRPr="000C186A">
        <w:rPr>
          <w:rFonts w:ascii="Arial" w:hAnsi="Arial" w:cs="Arial"/>
          <w:color w:val="000000" w:themeColor="text1"/>
        </w:rPr>
        <w:fldChar w:fldCharType="begin"/>
      </w:r>
      <w:r w:rsidR="00CA421F" w:rsidRPr="000C186A">
        <w:rPr>
          <w:rFonts w:ascii="Arial" w:hAnsi="Arial" w:cs="Arial"/>
          <w:color w:val="000000" w:themeColor="text1"/>
        </w:rPr>
        <w:instrText xml:space="preserve"> ADDIN EN.CITE &lt;EndNote&gt;&lt;Cite&gt;&lt;Author&gt;Ningappa&lt;/Author&gt;&lt;Year&gt;2020&lt;/Year&gt;&lt;RecNum&gt;71&lt;/RecNum&gt;&lt;DisplayText&gt;(Ningappa 2020)&lt;/DisplayText&gt;&lt;record&gt;&lt;rec-number&gt;71&lt;/rec-number&gt;&lt;foreign-keys&gt;&lt;key app="EN" db-id="vr22xts9l0dte4e5w54va9z5xst0ra5ewttv" timestamp="1744141645"&gt;71&lt;/key&gt;&lt;/foreign-keys&gt;&lt;ref-type name="Thesis"&gt;32&lt;/ref-type&gt;&lt;contributors&gt;&lt;authors&gt;&lt;author&gt;Ningappa, Siddesh&lt;/author&gt;&lt;/authors&gt;&lt;/contributors&gt;&lt;titles&gt;&lt;title&gt;YARA Based Defence Mechanism Against NFC Based Attacks For Android Devices&lt;/title&gt;&lt;/titles&gt;&lt;dates&gt;&lt;year&gt;2020&lt;/year&gt;&lt;/dates&gt;&lt;publisher&gt;Dublin, National College of Ireland&lt;/publisher&gt;&lt;urls&gt;&lt;/urls&gt;&lt;/record&gt;&lt;/Cite&gt;&lt;/EndNote&gt;</w:instrText>
      </w:r>
      <w:r w:rsidR="00CA421F" w:rsidRPr="000C186A">
        <w:rPr>
          <w:rFonts w:ascii="Arial" w:hAnsi="Arial" w:cs="Arial"/>
          <w:color w:val="000000" w:themeColor="text1"/>
        </w:rPr>
        <w:fldChar w:fldCharType="separate"/>
      </w:r>
      <w:r w:rsidR="00CA421F" w:rsidRPr="000C186A">
        <w:rPr>
          <w:rFonts w:ascii="Arial" w:hAnsi="Arial" w:cs="Arial"/>
          <w:color w:val="000000" w:themeColor="text1"/>
        </w:rPr>
        <w:t>(Ningappa 2020)</w:t>
      </w:r>
      <w:r w:rsidR="00CA421F" w:rsidRPr="000C186A">
        <w:rPr>
          <w:rFonts w:ascii="Arial" w:hAnsi="Arial" w:cs="Arial"/>
          <w:color w:val="000000" w:themeColor="text1"/>
        </w:rPr>
        <w:fldChar w:fldCharType="end"/>
      </w:r>
      <w:r w:rsidRPr="000C186A">
        <w:rPr>
          <w:rFonts w:ascii="Arial" w:hAnsi="Arial" w:cs="Arial"/>
          <w:color w:val="000000" w:themeColor="text1"/>
        </w:rPr>
        <w:t xml:space="preserve">. It functions by creating custom rules that match specific, predefined patterns within a file’s binary or text content </w:t>
      </w:r>
      <w:r w:rsidR="00CA421F" w:rsidRPr="000C186A">
        <w:rPr>
          <w:rFonts w:ascii="Arial" w:hAnsi="Arial" w:cs="Arial"/>
          <w:color w:val="000000" w:themeColor="text1"/>
        </w:rPr>
        <w:fldChar w:fldCharType="begin"/>
      </w:r>
      <w:r w:rsidR="00CA421F" w:rsidRPr="000C186A">
        <w:rPr>
          <w:rFonts w:ascii="Arial" w:hAnsi="Arial" w:cs="Arial"/>
          <w:color w:val="000000" w:themeColor="text1"/>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CA421F" w:rsidRPr="000C186A">
        <w:rPr>
          <w:rFonts w:ascii="Arial" w:hAnsi="Arial" w:cs="Arial"/>
          <w:color w:val="000000" w:themeColor="text1"/>
        </w:rPr>
        <w:fldChar w:fldCharType="separate"/>
      </w:r>
      <w:r w:rsidR="00CA421F" w:rsidRPr="000C186A">
        <w:rPr>
          <w:rFonts w:ascii="Arial" w:hAnsi="Arial" w:cs="Arial"/>
          <w:color w:val="000000" w:themeColor="text1"/>
        </w:rPr>
        <w:t>(Vinay Patil 2025)</w:t>
      </w:r>
      <w:r w:rsidR="00CA421F" w:rsidRPr="000C186A">
        <w:rPr>
          <w:rFonts w:ascii="Arial" w:hAnsi="Arial" w:cs="Arial"/>
          <w:color w:val="000000" w:themeColor="text1"/>
        </w:rPr>
        <w:fldChar w:fldCharType="end"/>
      </w:r>
      <w:r w:rsidRPr="000C186A">
        <w:rPr>
          <w:rFonts w:ascii="Arial" w:hAnsi="Arial" w:cs="Arial"/>
          <w:color w:val="000000" w:themeColor="text1"/>
        </w:rPr>
        <w:t xml:space="preserve">. This signature-based detection approach is a fundamental technique used by antivirus and malware analysis software </w:t>
      </w:r>
      <w:r w:rsidR="0020768C" w:rsidRPr="000C186A">
        <w:rPr>
          <w:rFonts w:ascii="Arial" w:hAnsi="Arial" w:cs="Arial"/>
          <w:color w:val="000000" w:themeColor="text1"/>
        </w:rPr>
        <w:fldChar w:fldCharType="begin"/>
      </w:r>
      <w:r w:rsidR="0020768C" w:rsidRPr="000C186A">
        <w:rPr>
          <w:rFonts w:ascii="Arial" w:hAnsi="Arial" w:cs="Arial"/>
          <w:color w:val="000000" w:themeColor="text1"/>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0020768C" w:rsidRPr="000C186A">
        <w:rPr>
          <w:rFonts w:ascii="Arial" w:hAnsi="Arial" w:cs="Arial"/>
          <w:color w:val="000000" w:themeColor="text1"/>
        </w:rPr>
        <w:fldChar w:fldCharType="separate"/>
      </w:r>
      <w:r w:rsidR="0020768C" w:rsidRPr="000C186A">
        <w:rPr>
          <w:rFonts w:ascii="Arial" w:hAnsi="Arial" w:cs="Arial"/>
          <w:color w:val="000000" w:themeColor="text1"/>
        </w:rPr>
        <w:t>(Lockett 2021)</w:t>
      </w:r>
      <w:r w:rsidR="0020768C" w:rsidRPr="000C186A">
        <w:rPr>
          <w:rFonts w:ascii="Arial" w:hAnsi="Arial" w:cs="Arial"/>
          <w:color w:val="000000" w:themeColor="text1"/>
        </w:rPr>
        <w:fldChar w:fldCharType="end"/>
      </w:r>
      <w:r w:rsidRPr="000C186A">
        <w:rPr>
          <w:rFonts w:ascii="Arial" w:hAnsi="Arial" w:cs="Arial"/>
          <w:color w:val="000000" w:themeColor="text1"/>
        </w:rPr>
        <w:t xml:space="preserve">. The value of custom rules lies in their ability to be tailored to the unique characteristics of specific threats, such as the </w:t>
      </w:r>
      <w:r w:rsidR="00C532AF" w:rsidRPr="000C186A">
        <w:rPr>
          <w:rFonts w:ascii="Arial" w:hAnsi="Arial" w:cs="Arial"/>
          <w:color w:val="000000" w:themeColor="text1"/>
        </w:rPr>
        <w:t>small</w:t>
      </w:r>
      <w:r w:rsidRPr="000C186A">
        <w:rPr>
          <w:rFonts w:ascii="Arial" w:hAnsi="Arial" w:cs="Arial"/>
          <w:color w:val="000000" w:themeColor="text1"/>
        </w:rPr>
        <w:t xml:space="preserve"> artifacts left by steganography </w:t>
      </w:r>
      <w:r w:rsidR="0020768C" w:rsidRPr="000C186A">
        <w:rPr>
          <w:rFonts w:ascii="Arial" w:hAnsi="Arial" w:cs="Arial"/>
          <w:color w:val="000000" w:themeColor="text1"/>
        </w:rPr>
        <w:fldChar w:fldCharType="begin"/>
      </w:r>
      <w:r w:rsidR="0020768C" w:rsidRPr="000C186A">
        <w:rPr>
          <w:rFonts w:ascii="Arial" w:hAnsi="Arial" w:cs="Arial"/>
          <w:color w:val="000000" w:themeColor="text1"/>
        </w:rPr>
        <w:instrText xml:space="preserve"> ADDIN EN.CITE &lt;EndNote&gt;&lt;Cite&gt;&lt;Author&gt;Khalid&lt;/Author&gt;&lt;Year&gt;2020&lt;/Year&gt;&lt;RecNum&gt;109&lt;/RecNum&gt;&lt;DisplayText&gt;(Khalid, et al. 2020)&lt;/DisplayText&gt;&lt;record&gt;&lt;rec-number&gt;109&lt;/rec-number&gt;&lt;foreign-keys&gt;&lt;key app="EN" db-id="vr22xts9l0dte4e5w54va9z5xst0ra5ewttv" timestamp="1749662737"&gt;109&lt;/key&gt;&lt;/foreign-keys&gt;&lt;ref-type name="Conference Proceedings"&gt;10&lt;/ref-type&gt;&lt;contributors&gt;&lt;authors&gt;&lt;author&gt;Khalid, Myra&lt;/author&gt;&lt;author&gt;Ismail, Maliha&lt;/author&gt;&lt;author&gt;Hussain, Mureed&lt;/author&gt;&lt;author&gt;Durad, Muhammad Hanif&lt;/author&gt;&lt;/authors&gt;&lt;/contributors&gt;&lt;titles&gt;&lt;title&gt;Automatic YARA rule generation&lt;/title&gt;&lt;secondary-title&gt;2020 International Conference on Cyber Warfare and Security (ICCWS)&lt;/secondary-title&gt;&lt;/titles&gt;&lt;pages&gt;1-5&lt;/pages&gt;&lt;dates&gt;&lt;year&gt;2020&lt;/year&gt;&lt;/dates&gt;&lt;publisher&gt;IEEE&lt;/publisher&gt;&lt;isbn&gt;1728168406&lt;/isbn&gt;&lt;urls&gt;&lt;/urls&gt;&lt;/record&gt;&lt;/Cite&gt;&lt;/EndNote&gt;</w:instrText>
      </w:r>
      <w:r w:rsidR="0020768C" w:rsidRPr="000C186A">
        <w:rPr>
          <w:rFonts w:ascii="Arial" w:hAnsi="Arial" w:cs="Arial"/>
          <w:color w:val="000000" w:themeColor="text1"/>
        </w:rPr>
        <w:fldChar w:fldCharType="separate"/>
      </w:r>
      <w:r w:rsidR="0020768C" w:rsidRPr="000C186A">
        <w:rPr>
          <w:rFonts w:ascii="Arial" w:hAnsi="Arial" w:cs="Arial"/>
          <w:color w:val="000000" w:themeColor="text1"/>
        </w:rPr>
        <w:t>(Khalid, et al. 2020)</w:t>
      </w:r>
      <w:r w:rsidR="0020768C" w:rsidRPr="000C186A">
        <w:rPr>
          <w:rFonts w:ascii="Arial" w:hAnsi="Arial" w:cs="Arial"/>
          <w:color w:val="000000" w:themeColor="text1"/>
        </w:rPr>
        <w:fldChar w:fldCharType="end"/>
      </w:r>
      <w:r w:rsidRPr="000C186A">
        <w:rPr>
          <w:rFonts w:ascii="Arial" w:hAnsi="Arial" w:cs="Arial"/>
          <w:color w:val="000000" w:themeColor="text1"/>
        </w:rPr>
        <w:t xml:space="preserve">. While YARA is a widely accepted and flexible tool for identifying known patterns, its effectiveness is limited against polymorphic malware, which </w:t>
      </w:r>
      <w:r w:rsidR="00C532AF" w:rsidRPr="000C186A">
        <w:rPr>
          <w:rFonts w:ascii="Arial" w:hAnsi="Arial" w:cs="Arial"/>
          <w:color w:val="000000" w:themeColor="text1"/>
        </w:rPr>
        <w:t>are</w:t>
      </w:r>
      <w:r w:rsidRPr="000C186A">
        <w:rPr>
          <w:rFonts w:ascii="Arial" w:hAnsi="Arial" w:cs="Arial"/>
          <w:color w:val="000000" w:themeColor="text1"/>
        </w:rPr>
        <w:t xml:space="preserve"> designed to constantly change </w:t>
      </w:r>
      <w:r w:rsidR="00C532AF" w:rsidRPr="000C186A">
        <w:rPr>
          <w:rFonts w:ascii="Arial" w:hAnsi="Arial" w:cs="Arial"/>
          <w:color w:val="000000" w:themeColor="text1"/>
        </w:rPr>
        <w:t>their</w:t>
      </w:r>
      <w:r w:rsidRPr="000C186A">
        <w:rPr>
          <w:rFonts w:ascii="Arial" w:hAnsi="Arial" w:cs="Arial"/>
          <w:color w:val="000000" w:themeColor="text1"/>
        </w:rPr>
        <w:t xml:space="preserve"> signature to evade detection </w:t>
      </w:r>
      <w:r w:rsidR="005E7109" w:rsidRPr="000C186A">
        <w:rPr>
          <w:rFonts w:ascii="Arial" w:hAnsi="Arial" w:cs="Arial"/>
          <w:color w:val="000000" w:themeColor="text1"/>
        </w:rPr>
        <w:fldChar w:fldCharType="begin"/>
      </w:r>
      <w:r w:rsidR="005E7109" w:rsidRPr="000C186A">
        <w:rPr>
          <w:rFonts w:ascii="Arial" w:hAnsi="Arial" w:cs="Arial"/>
          <w:color w:val="000000" w:themeColor="text1"/>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5E7109" w:rsidRPr="000C186A">
        <w:rPr>
          <w:rFonts w:ascii="Arial" w:hAnsi="Arial" w:cs="Arial"/>
          <w:color w:val="000000" w:themeColor="text1"/>
        </w:rPr>
        <w:fldChar w:fldCharType="separate"/>
      </w:r>
      <w:r w:rsidR="005E7109" w:rsidRPr="000C186A">
        <w:rPr>
          <w:rFonts w:ascii="Arial" w:hAnsi="Arial" w:cs="Arial"/>
          <w:color w:val="000000" w:themeColor="text1"/>
        </w:rPr>
        <w:t>(Vinay Patil 2025)</w:t>
      </w:r>
      <w:r w:rsidR="005E7109" w:rsidRPr="000C186A">
        <w:rPr>
          <w:rFonts w:ascii="Arial" w:hAnsi="Arial" w:cs="Arial"/>
          <w:color w:val="000000" w:themeColor="text1"/>
        </w:rPr>
        <w:fldChar w:fldCharType="end"/>
      </w:r>
      <w:r w:rsidRPr="000C186A">
        <w:rPr>
          <w:rFonts w:ascii="Arial" w:hAnsi="Arial" w:cs="Arial"/>
          <w:color w:val="000000" w:themeColor="text1"/>
        </w:rPr>
        <w:t xml:space="preserve">. Despite this limitation, custom YARA rules remain an essential and efficient tool for threat hunting and providing a rapid method for identifying known malicious indicators </w:t>
      </w:r>
      <w:r w:rsidR="005E7109" w:rsidRPr="000C186A">
        <w:rPr>
          <w:rFonts w:ascii="Arial" w:hAnsi="Arial" w:cs="Arial"/>
          <w:color w:val="000000" w:themeColor="text1"/>
        </w:rPr>
        <w:fldChar w:fldCharType="begin"/>
      </w:r>
      <w:r w:rsidR="005E7109" w:rsidRPr="000C186A">
        <w:rPr>
          <w:rFonts w:ascii="Arial" w:hAnsi="Arial" w:cs="Arial"/>
          <w:color w:val="000000" w:themeColor="text1"/>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005E7109" w:rsidRPr="000C186A">
        <w:rPr>
          <w:rFonts w:ascii="Arial" w:hAnsi="Arial" w:cs="Arial"/>
          <w:color w:val="000000" w:themeColor="text1"/>
        </w:rPr>
        <w:fldChar w:fldCharType="separate"/>
      </w:r>
      <w:r w:rsidR="005E7109" w:rsidRPr="000C186A">
        <w:rPr>
          <w:rFonts w:ascii="Arial" w:hAnsi="Arial" w:cs="Arial"/>
          <w:color w:val="000000" w:themeColor="text1"/>
        </w:rPr>
        <w:t>(NCCIC 2015)</w:t>
      </w:r>
      <w:r w:rsidR="005E7109" w:rsidRPr="000C186A">
        <w:rPr>
          <w:rFonts w:ascii="Arial" w:hAnsi="Arial" w:cs="Arial"/>
          <w:color w:val="000000" w:themeColor="text1"/>
        </w:rPr>
        <w:fldChar w:fldCharType="end"/>
      </w:r>
      <w:r w:rsidRPr="000C186A">
        <w:rPr>
          <w:rFonts w:ascii="Arial" w:hAnsi="Arial" w:cs="Arial"/>
          <w:color w:val="000000" w:themeColor="text1"/>
        </w:rPr>
        <w:t>.</w:t>
      </w:r>
      <w:r w:rsidR="00A741A7" w:rsidRPr="000C186A">
        <w:rPr>
          <w:rFonts w:ascii="Arial" w:hAnsi="Arial" w:cs="Arial"/>
          <w:color w:val="000000" w:themeColor="text1"/>
        </w:rPr>
        <w:t xml:space="preserve"> </w:t>
      </w:r>
    </w:p>
    <w:p w14:paraId="69704E3F" w14:textId="63BC08AF" w:rsidR="007C53C7" w:rsidRPr="000C186A" w:rsidRDefault="001446E1" w:rsidP="00C532AF">
      <w:pPr>
        <w:jc w:val="both"/>
        <w:rPr>
          <w:rFonts w:ascii="Arial" w:hAnsi="Arial" w:cs="Arial"/>
          <w:color w:val="000000" w:themeColor="text1"/>
        </w:rPr>
      </w:pPr>
      <w:r w:rsidRPr="000C186A">
        <w:rPr>
          <w:rFonts w:ascii="Arial" w:hAnsi="Arial" w:cs="Arial"/>
          <w:color w:val="000000" w:themeColor="text1"/>
        </w:rPr>
        <w:t xml:space="preserve">The study will follow process described by </w:t>
      </w:r>
      <w:r w:rsidRPr="000C186A">
        <w:rPr>
          <w:rFonts w:ascii="Arial" w:hAnsi="Arial" w:cs="Arial"/>
          <w:color w:val="000000" w:themeColor="text1"/>
        </w:rPr>
        <w:fldChar w:fldCharType="begin"/>
      </w:r>
      <w:r w:rsidRPr="000C186A">
        <w:rPr>
          <w:rFonts w:ascii="Arial" w:hAnsi="Arial" w:cs="Arial"/>
          <w:color w:val="000000" w:themeColor="text1"/>
        </w:rPr>
        <w:instrText xml:space="preserve"> ADDIN EN.CITE &lt;EndNote&gt;&lt;Cite AuthorYear="1"&gt;&lt;Author&gt;Naik&lt;/Author&gt;&lt;Year&gt;2020&lt;/Year&gt;&lt;RecNum&gt;62&lt;/RecNum&gt;&lt;DisplayText&gt;Naik,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0C186A">
        <w:rPr>
          <w:rFonts w:ascii="Arial" w:hAnsi="Arial" w:cs="Arial"/>
          <w:color w:val="000000" w:themeColor="text1"/>
        </w:rPr>
        <w:fldChar w:fldCharType="separate"/>
      </w:r>
      <w:r w:rsidRPr="000C186A">
        <w:rPr>
          <w:rFonts w:ascii="Arial" w:hAnsi="Arial" w:cs="Arial"/>
          <w:color w:val="000000" w:themeColor="text1"/>
        </w:rPr>
        <w:t>Naik, et al. (2020)</w:t>
      </w:r>
      <w:r w:rsidRPr="000C186A">
        <w:rPr>
          <w:rFonts w:ascii="Arial" w:hAnsi="Arial" w:cs="Arial"/>
          <w:color w:val="000000" w:themeColor="text1"/>
        </w:rPr>
        <w:fldChar w:fldCharType="end"/>
      </w:r>
      <w:r w:rsidRPr="000C186A">
        <w:rPr>
          <w:rFonts w:ascii="Arial" w:hAnsi="Arial" w:cs="Arial"/>
          <w:color w:val="000000" w:themeColor="text1"/>
        </w:rPr>
        <w:t xml:space="preserve"> who explained how YARA at its core is designed to spot malware by matching its characteristics, or "signatures," against a database of known threats. They further explain how it works by scanning files and processes for these tell-tale signs and built with three main parts</w:t>
      </w:r>
      <w:r w:rsidR="008B33CF" w:rsidRPr="000C186A">
        <w:rPr>
          <w:rFonts w:ascii="Arial" w:hAnsi="Arial" w:cs="Arial"/>
          <w:color w:val="000000" w:themeColor="text1"/>
        </w:rPr>
        <w:t xml:space="preserve"> which are the </w:t>
      </w:r>
      <w:r w:rsidRPr="000C186A">
        <w:rPr>
          <w:rFonts w:ascii="Arial" w:hAnsi="Arial" w:cs="Arial"/>
          <w:color w:val="000000" w:themeColor="text1"/>
        </w:rPr>
        <w:t>meta, strings, and condition</w:t>
      </w:r>
      <w:r w:rsidR="00C532AF" w:rsidRPr="000C186A">
        <w:rPr>
          <w:rFonts w:ascii="Arial" w:hAnsi="Arial" w:cs="Arial"/>
          <w:color w:val="000000" w:themeColor="text1"/>
        </w:rPr>
        <w:t xml:space="preserve"> as noted b</w:t>
      </w:r>
      <w:r w:rsidRPr="000C186A">
        <w:rPr>
          <w:rFonts w:ascii="Arial" w:hAnsi="Arial" w:cs="Arial"/>
          <w:color w:val="000000" w:themeColor="text1"/>
        </w:rPr>
        <w:t xml:space="preserve">elow </w:t>
      </w:r>
      <w:r w:rsidR="00C532AF" w:rsidRPr="000C186A">
        <w:rPr>
          <w:rFonts w:ascii="Arial" w:hAnsi="Arial" w:cs="Arial"/>
          <w:color w:val="000000" w:themeColor="text1"/>
        </w:rPr>
        <w:t>in an</w:t>
      </w:r>
      <w:r w:rsidRPr="000C186A">
        <w:rPr>
          <w:rFonts w:ascii="Arial" w:hAnsi="Arial" w:cs="Arial"/>
          <w:color w:val="000000" w:themeColor="text1"/>
        </w:rPr>
        <w:t xml:space="preserve"> example of a simple YARA Rule syntax </w:t>
      </w:r>
      <w:r w:rsidR="00C532AF" w:rsidRPr="000C186A">
        <w:rPr>
          <w:rFonts w:ascii="Arial" w:hAnsi="Arial" w:cs="Arial"/>
          <w:color w:val="000000" w:themeColor="text1"/>
        </w:rPr>
        <w:t>the</w:t>
      </w:r>
      <w:r w:rsidRPr="000C186A">
        <w:rPr>
          <w:rFonts w:ascii="Arial" w:hAnsi="Arial" w:cs="Arial"/>
          <w:color w:val="000000" w:themeColor="text1"/>
        </w:rPr>
        <w:t>y</w:t>
      </w:r>
      <w:r w:rsidR="00C532AF" w:rsidRPr="000C186A">
        <w:rPr>
          <w:rFonts w:ascii="Arial" w:hAnsi="Arial" w:cs="Arial"/>
          <w:color w:val="000000" w:themeColor="text1"/>
        </w:rPr>
        <w:t xml:space="preserve"> employed</w:t>
      </w:r>
      <w:r w:rsidRPr="000C186A">
        <w:rPr>
          <w:rFonts w:ascii="Arial" w:hAnsi="Arial" w:cs="Arial"/>
          <w:color w:val="000000" w:themeColor="text1"/>
        </w:rPr>
        <w:t>:</w:t>
      </w:r>
    </w:p>
    <w:p w14:paraId="337CE0FB" w14:textId="0C2EBC3D" w:rsidR="001446E1" w:rsidRPr="000C186A" w:rsidRDefault="008B33CF" w:rsidP="001D12FE">
      <w:pPr>
        <w:spacing w:after="0"/>
        <w:jc w:val="both"/>
        <w:rPr>
          <w:rFonts w:ascii="Arial" w:hAnsi="Arial" w:cs="Arial"/>
          <w:color w:val="000000" w:themeColor="text1"/>
        </w:rPr>
      </w:pPr>
      <w:r w:rsidRPr="000C186A">
        <w:rPr>
          <w:rFonts w:ascii="Arial" w:hAnsi="Arial" w:cs="Arial"/>
          <w:noProof/>
          <w:color w:val="000000" w:themeColor="text1"/>
        </w:rPr>
        <w:lastRenderedPageBreak/>
        <mc:AlternateContent>
          <mc:Choice Requires="wps">
            <w:drawing>
              <wp:inline distT="0" distB="0" distL="0" distR="0" wp14:anchorId="77F82761" wp14:editId="77BAA37E">
                <wp:extent cx="5731510" cy="4164594"/>
                <wp:effectExtent l="0" t="0" r="21590" b="2667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164594"/>
                        </a:xfrm>
                        <a:prstGeom prst="rect">
                          <a:avLst/>
                        </a:prstGeom>
                        <a:solidFill>
                          <a:srgbClr val="FFFFFF"/>
                        </a:solidFill>
                        <a:ln w="9525">
                          <a:solidFill>
                            <a:srgbClr val="000000"/>
                          </a:solidFill>
                          <a:miter lim="800000"/>
                          <a:headEnd/>
                          <a:tailEnd/>
                        </a:ln>
                      </wps:spPr>
                      <wps:txbx>
                        <w:txbxContent>
                          <w:p w14:paraId="32AD1464"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rule RuleName {</w:t>
                            </w:r>
                          </w:p>
                          <w:p w14:paraId="1FE12F41" w14:textId="77777777" w:rsidR="008B33CF" w:rsidRPr="00E82FEB" w:rsidRDefault="008B33CF" w:rsidP="008B33CF">
                            <w:pPr>
                              <w:spacing w:after="0"/>
                              <w:rPr>
                                <w:rFonts w:ascii="Arial" w:hAnsi="Arial" w:cs="Arial"/>
                                <w:i/>
                                <w:iCs/>
                                <w:sz w:val="22"/>
                                <w:szCs w:val="22"/>
                              </w:rPr>
                            </w:pPr>
                          </w:p>
                          <w:p w14:paraId="34F42003"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meta:</w:t>
                            </w:r>
                          </w:p>
                          <w:p w14:paraId="147CEB35"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description = "description of rule"</w:t>
                            </w:r>
                          </w:p>
                          <w:p w14:paraId="17581B1C"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author = "name"</w:t>
                            </w:r>
                          </w:p>
                          <w:p w14:paraId="2A14C642"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date = "dd/mm/yyyy"</w:t>
                            </w:r>
                          </w:p>
                          <w:p w14:paraId="7A069795"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reference = "url"</w:t>
                            </w:r>
                          </w:p>
                          <w:p w14:paraId="69F22583" w14:textId="77777777" w:rsidR="008B33CF" w:rsidRPr="00E82FEB" w:rsidRDefault="008B33CF" w:rsidP="008B33CF">
                            <w:pPr>
                              <w:spacing w:after="0"/>
                              <w:rPr>
                                <w:rFonts w:ascii="Arial" w:hAnsi="Arial" w:cs="Arial"/>
                                <w:i/>
                                <w:iCs/>
                                <w:sz w:val="22"/>
                                <w:szCs w:val="22"/>
                              </w:rPr>
                            </w:pPr>
                          </w:p>
                          <w:p w14:paraId="0996127F"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strings:</w:t>
                            </w:r>
                          </w:p>
                          <w:p w14:paraId="5D5047EF"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$text_string1 = "text1 you wish to find in malware"</w:t>
                            </w:r>
                          </w:p>
                          <w:p w14:paraId="6BE485B2"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$text_string2 = "text2 you wish to find in malware"</w:t>
                            </w:r>
                          </w:p>
                          <w:p w14:paraId="38E9F0C1"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$hex_string1 =</w:t>
                            </w:r>
                          </w:p>
                          <w:p w14:paraId="01C5F5F5"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$hex_string2 = </w:t>
                            </w:r>
                          </w:p>
                          <w:p w14:paraId="22796351"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$reg_exp_string1 = /regular expression1 you wish to find in malware/</w:t>
                            </w:r>
                          </w:p>
                          <w:p w14:paraId="25E3CD75"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$reg_exp_string2 = /regular expression2 you wish to find in malware/</w:t>
                            </w:r>
                          </w:p>
                          <w:p w14:paraId="2F4DC05F" w14:textId="77777777" w:rsidR="008B33CF" w:rsidRPr="00E82FEB" w:rsidRDefault="008B33CF" w:rsidP="008B33CF">
                            <w:pPr>
                              <w:spacing w:after="0"/>
                              <w:rPr>
                                <w:rFonts w:ascii="Arial" w:hAnsi="Arial" w:cs="Arial"/>
                                <w:i/>
                                <w:iCs/>
                                <w:sz w:val="22"/>
                                <w:szCs w:val="22"/>
                              </w:rPr>
                            </w:pPr>
                          </w:p>
                          <w:p w14:paraId="54D9BF32"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condition:</w:t>
                            </w:r>
                          </w:p>
                          <w:p w14:paraId="4088D454"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$text_string1 or $text_string2 or</w:t>
                            </w:r>
                          </w:p>
                          <w:p w14:paraId="5C467B52"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$hex_string1 or $hex_string2 or</w:t>
                            </w:r>
                          </w:p>
                          <w:p w14:paraId="16F5ECB5"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$reg_exp_string1 or $reg_exp_string2</w:t>
                            </w:r>
                          </w:p>
                          <w:p w14:paraId="73868F27" w14:textId="77777777" w:rsidR="008B33CF" w:rsidRPr="00E82FEB" w:rsidRDefault="008B33CF" w:rsidP="008B33CF">
                            <w:pPr>
                              <w:rPr>
                                <w:i/>
                                <w:iCs/>
                                <w:sz w:val="22"/>
                                <w:szCs w:val="22"/>
                              </w:rPr>
                            </w:pPr>
                            <w:r w:rsidRPr="00E82FEB">
                              <w:rPr>
                                <w:rFonts w:ascii="Arial" w:hAnsi="Arial" w:cs="Arial"/>
                                <w:i/>
                                <w:iCs/>
                                <w:sz w:val="22"/>
                                <w:szCs w:val="22"/>
                              </w:rPr>
                              <w:t>}</w:t>
                            </w:r>
                          </w:p>
                        </w:txbxContent>
                      </wps:txbx>
                      <wps:bodyPr rot="0" vert="horz" wrap="square" lIns="91440" tIns="45720" rIns="91440" bIns="45720" anchor="t" anchorCtr="0">
                        <a:noAutofit/>
                      </wps:bodyPr>
                    </wps:wsp>
                  </a:graphicData>
                </a:graphic>
              </wp:inline>
            </w:drawing>
          </mc:Choice>
          <mc:Fallback>
            <w:pict>
              <v:shapetype w14:anchorId="77F82761" id="_x0000_t202" coordsize="21600,21600" o:spt="202" path="m,l,21600r21600,l21600,xe">
                <v:stroke joinstyle="miter"/>
                <v:path gradientshapeok="t" o:connecttype="rect"/>
              </v:shapetype>
              <v:shape id="Text Box 2" o:spid="_x0000_s1026" type="#_x0000_t202" style="width:451.3pt;height:32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">
                <v:textbox>
                  <w:txbxContent>
                    <w:p w14:paraId="32AD1464"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rule RuleName {</w:t>
                      </w:r>
                    </w:p>
                    <w:p w14:paraId="1FE12F41" w14:textId="77777777" w:rsidR="008B33CF" w:rsidRPr="00E82FEB" w:rsidRDefault="008B33CF" w:rsidP="008B33CF">
                      <w:pPr>
                        <w:spacing w:after="0"/>
                        <w:rPr>
                          <w:rFonts w:ascii="Arial" w:hAnsi="Arial" w:cs="Arial"/>
                          <w:i/>
                          <w:iCs/>
                          <w:sz w:val="22"/>
                          <w:szCs w:val="22"/>
                        </w:rPr>
                      </w:pPr>
                    </w:p>
                    <w:p w14:paraId="34F42003"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meta:</w:t>
                      </w:r>
                    </w:p>
                    <w:p w14:paraId="147CEB35"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description = "description of rule"</w:t>
                      </w:r>
                    </w:p>
                    <w:p w14:paraId="17581B1C"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author = "name"</w:t>
                      </w:r>
                    </w:p>
                    <w:p w14:paraId="2A14C642"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date = "dd/mm/yyyy"</w:t>
                      </w:r>
                    </w:p>
                    <w:p w14:paraId="7A069795"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reference = "url"</w:t>
                      </w:r>
                    </w:p>
                    <w:p w14:paraId="69F22583" w14:textId="77777777" w:rsidR="008B33CF" w:rsidRPr="00E82FEB" w:rsidRDefault="008B33CF" w:rsidP="008B33CF">
                      <w:pPr>
                        <w:spacing w:after="0"/>
                        <w:rPr>
                          <w:rFonts w:ascii="Arial" w:hAnsi="Arial" w:cs="Arial"/>
                          <w:i/>
                          <w:iCs/>
                          <w:sz w:val="22"/>
                          <w:szCs w:val="22"/>
                        </w:rPr>
                      </w:pPr>
                    </w:p>
                    <w:p w14:paraId="0996127F"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strings:</w:t>
                      </w:r>
                    </w:p>
                    <w:p w14:paraId="5D5047EF"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$text_string1 = "text1 you wish to find in malware"</w:t>
                      </w:r>
                    </w:p>
                    <w:p w14:paraId="6BE485B2"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$text_string2 = "text2 you wish to find in malware"</w:t>
                      </w:r>
                    </w:p>
                    <w:p w14:paraId="38E9F0C1"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$hex_string1 =</w:t>
                      </w:r>
                    </w:p>
                    <w:p w14:paraId="01C5F5F5"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$hex_string2 = </w:t>
                      </w:r>
                    </w:p>
                    <w:p w14:paraId="22796351"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$reg_exp_string1 = /regular expression1 you wish to find in malware/</w:t>
                      </w:r>
                    </w:p>
                    <w:p w14:paraId="25E3CD75"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$reg_exp_string2 = /regular expression2 you wish to find in malware/</w:t>
                      </w:r>
                    </w:p>
                    <w:p w14:paraId="2F4DC05F" w14:textId="77777777" w:rsidR="008B33CF" w:rsidRPr="00E82FEB" w:rsidRDefault="008B33CF" w:rsidP="008B33CF">
                      <w:pPr>
                        <w:spacing w:after="0"/>
                        <w:rPr>
                          <w:rFonts w:ascii="Arial" w:hAnsi="Arial" w:cs="Arial"/>
                          <w:i/>
                          <w:iCs/>
                          <w:sz w:val="22"/>
                          <w:szCs w:val="22"/>
                        </w:rPr>
                      </w:pPr>
                    </w:p>
                    <w:p w14:paraId="54D9BF32"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condition:</w:t>
                      </w:r>
                    </w:p>
                    <w:p w14:paraId="4088D454"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$text_string1 or $text_string2 or</w:t>
                      </w:r>
                    </w:p>
                    <w:p w14:paraId="5C467B52"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$hex_string1 or $hex_string2 or</w:t>
                      </w:r>
                    </w:p>
                    <w:p w14:paraId="16F5ECB5"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$reg_exp_string1 or $reg_exp_string2</w:t>
                      </w:r>
                    </w:p>
                    <w:p w14:paraId="73868F27" w14:textId="77777777" w:rsidR="008B33CF" w:rsidRPr="00E82FEB" w:rsidRDefault="008B33CF" w:rsidP="008B33CF">
                      <w:pPr>
                        <w:rPr>
                          <w:i/>
                          <w:iCs/>
                          <w:sz w:val="22"/>
                          <w:szCs w:val="22"/>
                        </w:rPr>
                      </w:pPr>
                      <w:r w:rsidRPr="00E82FEB">
                        <w:rPr>
                          <w:rFonts w:ascii="Arial" w:hAnsi="Arial" w:cs="Arial"/>
                          <w:i/>
                          <w:iCs/>
                          <w:sz w:val="22"/>
                          <w:szCs w:val="22"/>
                        </w:rPr>
                        <w:t>}</w:t>
                      </w:r>
                    </w:p>
                  </w:txbxContent>
                </v:textbox>
                <w10:anchorlock/>
              </v:shape>
            </w:pict>
          </mc:Fallback>
        </mc:AlternateContent>
      </w:r>
    </w:p>
    <w:p w14:paraId="3F5DBD56" w14:textId="77777777" w:rsidR="007C53C7" w:rsidRPr="000C186A" w:rsidRDefault="007C53C7" w:rsidP="001D12FE">
      <w:pPr>
        <w:spacing w:after="0"/>
        <w:jc w:val="both"/>
        <w:rPr>
          <w:rFonts w:ascii="Arial" w:hAnsi="Arial" w:cs="Arial"/>
          <w:color w:val="000000" w:themeColor="text1"/>
        </w:rPr>
      </w:pPr>
    </w:p>
    <w:p w14:paraId="58CFCFAE" w14:textId="69F1AF64" w:rsidR="001446E1" w:rsidRPr="000C186A" w:rsidRDefault="001446E1" w:rsidP="001D12FE">
      <w:pPr>
        <w:jc w:val="both"/>
        <w:rPr>
          <w:rFonts w:ascii="Arial" w:hAnsi="Arial" w:cs="Arial"/>
          <w:color w:val="000000" w:themeColor="text1"/>
        </w:rPr>
      </w:pPr>
      <w:r w:rsidRPr="000C186A">
        <w:rPr>
          <w:rFonts w:ascii="Arial" w:hAnsi="Arial" w:cs="Arial"/>
          <w:color w:val="000000" w:themeColor="text1"/>
        </w:rPr>
        <w:fldChar w:fldCharType="begin"/>
      </w:r>
      <w:r w:rsidR="00C532AF" w:rsidRPr="000C186A">
        <w:rPr>
          <w:rFonts w:ascii="Arial" w:hAnsi="Arial" w:cs="Arial"/>
          <w:color w:val="000000" w:themeColor="text1"/>
        </w:rPr>
        <w:instrText xml:space="preserve"> ADDIN EN.CITE &lt;EndNote&gt;&lt;Cite AuthorYear="1"&gt;&lt;Author&gt;Regeciova&lt;/Author&gt;&lt;Year&gt;2022&lt;/Year&gt;&lt;RecNum&gt;183&lt;/RecNum&gt;&lt;DisplayText&gt;Regeciova (2022)&lt;/DisplayText&gt;&lt;record&gt;&lt;rec-number&gt;183&lt;/rec-number&gt;&lt;foreign-keys&gt;&lt;key app="EN" db-id="vr22xts9l0dte4e5w54va9z5xst0ra5ewttv" timestamp="1760081328"&gt;183&lt;/key&gt;&lt;/foreign-keys&gt;&lt;ref-type name="Journal Article"&gt;17&lt;/ref-type&gt;&lt;contributors&gt;&lt;authors&gt;&lt;author&gt;Regeciova, Dominika&lt;/author&gt;&lt;/authors&gt;&lt;/contributors&gt;&lt;titles&gt;&lt;title&gt;Yara: Down the Rabbit Hole Without Slowing Down&lt;/title&gt;&lt;secondary-title&gt;The Journal on Cybercrime and Digital Investigations&lt;/secondary-title&gt;&lt;/titles&gt;&lt;periodical&gt;&lt;full-title&gt;The Journal on Cybercrime and Digital Investigations&lt;/full-title&gt;&lt;/periodical&gt;&lt;pages&gt;17-21&lt;/pages&gt;&lt;volume&gt;7&lt;/volume&gt;&lt;number&gt;1&lt;/number&gt;&lt;dates&gt;&lt;year&gt;2022&lt;/year&gt;&lt;/dates&gt;&lt;isbn&gt;2494-2715&lt;/isbn&gt;&lt;urls&gt;&lt;/urls&gt;&lt;/record&gt;&lt;/Cite&gt;&lt;/EndNote&gt;</w:instrText>
      </w:r>
      <w:r w:rsidRPr="000C186A">
        <w:rPr>
          <w:rFonts w:ascii="Arial" w:hAnsi="Arial" w:cs="Arial"/>
          <w:color w:val="000000" w:themeColor="text1"/>
        </w:rPr>
        <w:fldChar w:fldCharType="separate"/>
      </w:r>
      <w:r w:rsidR="00C532AF" w:rsidRPr="000C186A">
        <w:rPr>
          <w:rFonts w:ascii="Arial" w:hAnsi="Arial" w:cs="Arial"/>
          <w:noProof/>
          <w:color w:val="000000" w:themeColor="text1"/>
        </w:rPr>
        <w:t>Regeciova (2022)</w:t>
      </w:r>
      <w:r w:rsidRPr="000C186A">
        <w:rPr>
          <w:rFonts w:ascii="Arial" w:hAnsi="Arial" w:cs="Arial"/>
          <w:color w:val="000000" w:themeColor="text1"/>
        </w:rPr>
        <w:fldChar w:fldCharType="end"/>
      </w:r>
      <w:r w:rsidRPr="000C186A">
        <w:rPr>
          <w:rFonts w:ascii="Arial" w:hAnsi="Arial" w:cs="Arial"/>
          <w:color w:val="000000" w:themeColor="text1"/>
        </w:rPr>
        <w:t xml:space="preserve"> explain</w:t>
      </w:r>
      <w:r w:rsidR="00C532AF" w:rsidRPr="000C186A">
        <w:rPr>
          <w:rFonts w:ascii="Arial" w:hAnsi="Arial" w:cs="Arial"/>
          <w:color w:val="000000" w:themeColor="text1"/>
        </w:rPr>
        <w:t>ed</w:t>
      </w:r>
      <w:r w:rsidRPr="000C186A">
        <w:rPr>
          <w:rFonts w:ascii="Arial" w:hAnsi="Arial" w:cs="Arial"/>
          <w:color w:val="000000" w:themeColor="text1"/>
        </w:rPr>
        <w:t xml:space="preserve"> the different sections involved in detail from the strings section is where patterns been hunted are defined which can further fall into three categories:</w:t>
      </w:r>
    </w:p>
    <w:p w14:paraId="4522BA32" w14:textId="77777777" w:rsidR="00C532AF" w:rsidRPr="000C186A" w:rsidRDefault="001446E1" w:rsidP="00C532AF">
      <w:pPr>
        <w:jc w:val="both"/>
        <w:rPr>
          <w:rFonts w:ascii="Arial" w:hAnsi="Arial" w:cs="Arial"/>
          <w:color w:val="000000" w:themeColor="text1"/>
        </w:rPr>
      </w:pPr>
      <w:r w:rsidRPr="000C186A">
        <w:rPr>
          <w:rFonts w:ascii="Arial" w:hAnsi="Arial" w:cs="Arial"/>
          <w:b/>
          <w:bCs/>
          <w:color w:val="000000" w:themeColor="text1"/>
        </w:rPr>
        <w:t>Text Strings:</w:t>
      </w:r>
      <w:r w:rsidRPr="000C186A">
        <w:rPr>
          <w:rFonts w:ascii="Arial" w:hAnsi="Arial" w:cs="Arial"/>
          <w:color w:val="000000" w:themeColor="text1"/>
        </w:rPr>
        <w:t xml:space="preserve"> </w:t>
      </w:r>
    </w:p>
    <w:p w14:paraId="375F1F87" w14:textId="77E27155" w:rsidR="001446E1" w:rsidRPr="000C186A" w:rsidRDefault="001446E1" w:rsidP="00C532AF">
      <w:pPr>
        <w:jc w:val="both"/>
        <w:rPr>
          <w:rFonts w:ascii="Arial" w:hAnsi="Arial" w:cs="Arial"/>
          <w:color w:val="000000" w:themeColor="text1"/>
        </w:rPr>
      </w:pPr>
      <w:r w:rsidRPr="000C186A">
        <w:rPr>
          <w:rFonts w:ascii="Arial" w:hAnsi="Arial" w:cs="Arial"/>
          <w:color w:val="000000" w:themeColor="text1"/>
        </w:rPr>
        <w:t>Simple, readable text. You can add modifiers to make the search case-insensitive (</w:t>
      </w:r>
      <w:r w:rsidR="009B60E7" w:rsidRPr="000C186A">
        <w:rPr>
          <w:rFonts w:ascii="Arial" w:hAnsi="Arial" w:cs="Arial"/>
          <w:color w:val="000000" w:themeColor="text1"/>
        </w:rPr>
        <w:t>no case</w:t>
      </w:r>
      <w:r w:rsidRPr="000C186A">
        <w:rPr>
          <w:rFonts w:ascii="Arial" w:hAnsi="Arial" w:cs="Arial"/>
          <w:color w:val="000000" w:themeColor="text1"/>
        </w:rPr>
        <w:t>) or specify the character type (ascii, wide).</w:t>
      </w:r>
    </w:p>
    <w:p w14:paraId="29B4E76A" w14:textId="77777777" w:rsidR="00C532AF" w:rsidRPr="000C186A" w:rsidRDefault="001446E1" w:rsidP="00C532AF">
      <w:pPr>
        <w:jc w:val="both"/>
        <w:rPr>
          <w:rFonts w:ascii="Arial" w:hAnsi="Arial" w:cs="Arial"/>
          <w:color w:val="000000" w:themeColor="text1"/>
        </w:rPr>
      </w:pPr>
      <w:r w:rsidRPr="000C186A">
        <w:rPr>
          <w:rFonts w:ascii="Arial" w:hAnsi="Arial" w:cs="Arial"/>
          <w:b/>
          <w:bCs/>
          <w:color w:val="000000" w:themeColor="text1"/>
        </w:rPr>
        <w:t>Hexadecimal Strings:</w:t>
      </w:r>
      <w:r w:rsidRPr="000C186A">
        <w:rPr>
          <w:rFonts w:ascii="Arial" w:hAnsi="Arial" w:cs="Arial"/>
          <w:color w:val="000000" w:themeColor="text1"/>
        </w:rPr>
        <w:t xml:space="preserve"> </w:t>
      </w:r>
    </w:p>
    <w:p w14:paraId="5749454C" w14:textId="604DF4CB" w:rsidR="001446E1" w:rsidRPr="000C186A" w:rsidRDefault="001446E1" w:rsidP="00C532AF">
      <w:pPr>
        <w:jc w:val="both"/>
        <w:rPr>
          <w:rFonts w:ascii="Arial" w:hAnsi="Arial" w:cs="Arial"/>
          <w:color w:val="000000" w:themeColor="text1"/>
        </w:rPr>
      </w:pPr>
      <w:r w:rsidRPr="000C186A">
        <w:rPr>
          <w:rFonts w:ascii="Arial" w:hAnsi="Arial" w:cs="Arial"/>
          <w:color w:val="000000" w:themeColor="text1"/>
        </w:rPr>
        <w:t>Used for matching specific sequences of raw bytes, which is great for finding non-textual data. This format is flexible, allowing for wildcards and other advanced patterns.</w:t>
      </w:r>
    </w:p>
    <w:p w14:paraId="2C519E47" w14:textId="77777777" w:rsidR="00C532AF" w:rsidRPr="000C186A" w:rsidRDefault="001446E1" w:rsidP="00C532AF">
      <w:pPr>
        <w:jc w:val="both"/>
        <w:rPr>
          <w:rFonts w:ascii="Arial" w:hAnsi="Arial" w:cs="Arial"/>
          <w:color w:val="000000" w:themeColor="text1"/>
        </w:rPr>
      </w:pPr>
      <w:r w:rsidRPr="000C186A">
        <w:rPr>
          <w:rFonts w:ascii="Arial" w:hAnsi="Arial" w:cs="Arial"/>
          <w:b/>
          <w:bCs/>
          <w:color w:val="000000" w:themeColor="text1"/>
        </w:rPr>
        <w:t>Regular Expressions:</w:t>
      </w:r>
      <w:r w:rsidRPr="000C186A">
        <w:rPr>
          <w:rFonts w:ascii="Arial" w:hAnsi="Arial" w:cs="Arial"/>
          <w:color w:val="000000" w:themeColor="text1"/>
        </w:rPr>
        <w:t xml:space="preserve"> </w:t>
      </w:r>
    </w:p>
    <w:p w14:paraId="30F46AD9" w14:textId="1B5F266B" w:rsidR="001446E1" w:rsidRPr="000C186A" w:rsidRDefault="001446E1" w:rsidP="00C532AF">
      <w:pPr>
        <w:jc w:val="both"/>
        <w:rPr>
          <w:rFonts w:ascii="Arial" w:hAnsi="Arial" w:cs="Arial"/>
          <w:color w:val="000000" w:themeColor="text1"/>
        </w:rPr>
      </w:pPr>
      <w:r w:rsidRPr="000C186A">
        <w:rPr>
          <w:rFonts w:ascii="Arial" w:hAnsi="Arial" w:cs="Arial"/>
          <w:color w:val="000000" w:themeColor="text1"/>
        </w:rPr>
        <w:t>A very powerful option, available since version 2.0, that allows you to define complex and variable patterns.</w:t>
      </w:r>
    </w:p>
    <w:p w14:paraId="38676FE2" w14:textId="0880CD47" w:rsidR="001446E1" w:rsidRPr="000C186A" w:rsidRDefault="001446E1" w:rsidP="001D12FE">
      <w:pPr>
        <w:jc w:val="both"/>
        <w:rPr>
          <w:rFonts w:ascii="Arial" w:hAnsi="Arial" w:cs="Arial"/>
          <w:color w:val="000000" w:themeColor="text1"/>
        </w:rPr>
      </w:pPr>
      <w:r w:rsidRPr="000C186A">
        <w:rPr>
          <w:rFonts w:ascii="Arial" w:hAnsi="Arial" w:cs="Arial"/>
          <w:color w:val="000000" w:themeColor="text1"/>
        </w:rPr>
        <w:t xml:space="preserve">The final piece they explained is the condition section. This is the rule's brain, using a logical statement e.g. </w:t>
      </w:r>
      <m:oMath>
        <m:r>
          <m:rPr>
            <m:sty m:val="p"/>
          </m:rPr>
          <w:rPr>
            <w:rFonts w:ascii="Cambria Math" w:hAnsi="Cambria Math" w:cs="Arial"/>
            <w:color w:val="000000" w:themeColor="text1"/>
          </w:rPr>
          <m:t xml:space="preserve">if </m:t>
        </m:r>
        <w:commentRangeStart w:id="40"/>
        <m:r>
          <m:rPr>
            <m:sty m:val="p"/>
          </m:rPr>
          <w:rPr>
            <w:rFonts w:ascii="Cambria Math" w:hAnsi="Cambria Math" w:cs="Arial"/>
            <w:color w:val="000000" w:themeColor="text1"/>
          </w:rPr>
          <m:t>2 of the 3 strings are found, then it's a match</m:t>
        </m:r>
        <m:r>
          <w:rPr>
            <w:rFonts w:ascii="Cambria Math" w:hAnsi="Cambria Math" w:cs="Arial"/>
            <w:color w:val="000000" w:themeColor="text1"/>
          </w:rPr>
          <m:t xml:space="preserve"> </m:t>
        </m:r>
      </m:oMath>
      <w:r w:rsidRPr="000C186A">
        <w:rPr>
          <w:rFonts w:ascii="Arial" w:hAnsi="Arial" w:cs="Arial"/>
          <w:color w:val="000000" w:themeColor="text1"/>
        </w:rPr>
        <w:t xml:space="preserve"> </w:t>
      </w:r>
      <w:commentRangeEnd w:id="40"/>
      <w:r w:rsidR="00D80114">
        <w:rPr>
          <w:rStyle w:val="CommentReference"/>
        </w:rPr>
        <w:commentReference w:id="40"/>
      </w:r>
      <w:r w:rsidRPr="000C186A">
        <w:rPr>
          <w:rFonts w:ascii="Arial" w:hAnsi="Arial" w:cs="Arial"/>
          <w:color w:val="000000" w:themeColor="text1"/>
        </w:rPr>
        <w:t>to decide whether to officially flag the file as malware. It's this condition that ultimately determines if the rule triggers.</w:t>
      </w:r>
    </w:p>
    <w:p w14:paraId="0E84BC6D" w14:textId="08B923EA" w:rsidR="00900D02" w:rsidRPr="000C186A" w:rsidRDefault="00670176" w:rsidP="001D12FE">
      <w:pPr>
        <w:pStyle w:val="Heading2"/>
        <w:jc w:val="both"/>
        <w:rPr>
          <w:rFonts w:ascii="Arial" w:hAnsi="Arial" w:cs="Arial"/>
          <w:color w:val="000000" w:themeColor="text1"/>
          <w:sz w:val="28"/>
          <w:szCs w:val="28"/>
        </w:rPr>
      </w:pPr>
      <w:bookmarkStart w:id="41" w:name="_Toc213429873"/>
      <w:r w:rsidRPr="000C186A">
        <w:rPr>
          <w:rFonts w:ascii="Arial" w:hAnsi="Arial" w:cs="Arial"/>
          <w:color w:val="000000" w:themeColor="text1"/>
          <w:sz w:val="28"/>
          <w:szCs w:val="28"/>
        </w:rPr>
        <w:lastRenderedPageBreak/>
        <w:t xml:space="preserve">2.7.2. </w:t>
      </w:r>
      <w:r w:rsidR="00900D02" w:rsidRPr="000C186A">
        <w:rPr>
          <w:rFonts w:ascii="Arial" w:hAnsi="Arial" w:cs="Arial"/>
          <w:color w:val="000000" w:themeColor="text1"/>
          <w:sz w:val="28"/>
          <w:szCs w:val="28"/>
        </w:rPr>
        <w:t>Machine Learning-Based Anomaly Detection</w:t>
      </w:r>
      <w:bookmarkEnd w:id="41"/>
    </w:p>
    <w:p w14:paraId="40C9E8BB" w14:textId="77777777" w:rsidR="00B14011" w:rsidRPr="000C186A" w:rsidRDefault="001C5CD5" w:rsidP="001D12FE">
      <w:pPr>
        <w:jc w:val="both"/>
        <w:rPr>
          <w:rFonts w:ascii="Arial" w:hAnsi="Arial" w:cs="Arial"/>
          <w:color w:val="000000" w:themeColor="text1"/>
        </w:rPr>
      </w:pPr>
      <w:r w:rsidRPr="000C186A">
        <w:rPr>
          <w:rFonts w:ascii="Arial" w:hAnsi="Arial" w:cs="Arial"/>
          <w:color w:val="000000" w:themeColor="text1"/>
        </w:rPr>
        <w:t xml:space="preserve">To </w:t>
      </w:r>
      <w:r w:rsidR="00B14011" w:rsidRPr="000C186A">
        <w:rPr>
          <w:rFonts w:ascii="Arial" w:hAnsi="Arial" w:cs="Arial"/>
          <w:color w:val="000000" w:themeColor="text1"/>
        </w:rPr>
        <w:t>address</w:t>
      </w:r>
      <w:r w:rsidRPr="000C186A">
        <w:rPr>
          <w:rFonts w:ascii="Arial" w:hAnsi="Arial" w:cs="Arial"/>
          <w:color w:val="000000" w:themeColor="text1"/>
        </w:rPr>
        <w:t xml:space="preserve"> the limitations of static signatures</w:t>
      </w:r>
      <w:r w:rsidR="00B14011" w:rsidRPr="000C186A">
        <w:rPr>
          <w:rFonts w:ascii="Arial" w:hAnsi="Arial" w:cs="Arial"/>
          <w:color w:val="000000" w:themeColor="text1"/>
        </w:rPr>
        <w:t xml:space="preserve"> discussed earlier</w:t>
      </w:r>
      <w:r w:rsidRPr="000C186A">
        <w:rPr>
          <w:rFonts w:ascii="Arial" w:hAnsi="Arial" w:cs="Arial"/>
          <w:color w:val="000000" w:themeColor="text1"/>
        </w:rPr>
        <w:t xml:space="preserve">, emerging solutions are increasingly turning to machine learning (ML) </w:t>
      </w:r>
      <w:r w:rsidR="00064F09" w:rsidRPr="000C186A">
        <w:rPr>
          <w:rFonts w:ascii="Arial" w:hAnsi="Arial" w:cs="Arial"/>
          <w:color w:val="000000" w:themeColor="text1"/>
        </w:rPr>
        <w:fldChar w:fldCharType="begin"/>
      </w:r>
      <w:r w:rsidR="00064F09" w:rsidRPr="000C186A">
        <w:rPr>
          <w:rFonts w:ascii="Arial" w:hAnsi="Arial" w:cs="Arial"/>
          <w:color w:val="000000" w:themeColor="text1"/>
        </w:rPr>
        <w:instrText xml:space="preserve"> ADDIN EN.CITE &lt;EndNote&gt;&lt;Cite&gt;&lt;Author&gt;Adhav&lt;/Author&gt;&lt;Year&gt;2024&lt;/Year&gt;&lt;RecNum&gt;88&lt;/RecNum&gt;&lt;DisplayText&gt;(Adhav, et al. 2024)&lt;/DisplayText&gt;&lt;record&gt;&lt;rec-number&gt;88&lt;/rec-number&gt;&lt;foreign-keys&gt;&lt;key app="EN" db-id="vr22xts9l0dte4e5w54va9z5xst0ra5ewttv" timestamp="1747856221"&gt;88&lt;/key&gt;&lt;/foreign-keys&gt;&lt;ref-type name="Conference Proceedings"&gt;10&lt;/ref-type&gt;&lt;contributors&gt;&lt;authors&gt;&lt;author&gt;Adhav, Savita&lt;/author&gt;&lt;author&gt;Sarpate, Ashish&lt;/author&gt;&lt;author&gt;Gaisamudre, Samrat&lt;/author&gt;&lt;author&gt;Tirmanwar, Sakshi&lt;/author&gt;&lt;author&gt;Ukey, Smitanshu&lt;/author&gt;&lt;/authors&gt;&lt;/contributors&gt;&lt;titles&gt;&lt;title&gt;Tackling the Emerging Threat of Image-Based Steganographic Malware with Advanced Machine Learning Techniques&lt;/title&gt;&lt;secondary-title&gt;2024 5th International Conference on Data Intelligence and Cognitive Informatics (ICDICI)&lt;/secondary-title&gt;&lt;/titles&gt;&lt;pages&gt;74-79&lt;/pages&gt;&lt;dates&gt;&lt;year&gt;2024&lt;/year&gt;&lt;/dates&gt;&lt;publisher&gt;IEEE&lt;/publisher&gt;&lt;isbn&gt;9798350389609&lt;/isbn&gt;&lt;urls&gt;&lt;/urls&gt;&lt;/record&gt;&lt;/Cite&gt;&lt;/EndNote&gt;</w:instrText>
      </w:r>
      <w:r w:rsidR="00064F09" w:rsidRPr="000C186A">
        <w:rPr>
          <w:rFonts w:ascii="Arial" w:hAnsi="Arial" w:cs="Arial"/>
          <w:color w:val="000000" w:themeColor="text1"/>
        </w:rPr>
        <w:fldChar w:fldCharType="separate"/>
      </w:r>
      <w:r w:rsidR="00064F09" w:rsidRPr="000C186A">
        <w:rPr>
          <w:rFonts w:ascii="Arial" w:hAnsi="Arial" w:cs="Arial"/>
          <w:color w:val="000000" w:themeColor="text1"/>
        </w:rPr>
        <w:t>(Adhav, et al. 2024)</w:t>
      </w:r>
      <w:r w:rsidR="00064F09" w:rsidRPr="000C186A">
        <w:rPr>
          <w:rFonts w:ascii="Arial" w:hAnsi="Arial" w:cs="Arial"/>
          <w:color w:val="000000" w:themeColor="text1"/>
        </w:rPr>
        <w:fldChar w:fldCharType="end"/>
      </w:r>
      <w:r w:rsidRPr="000C186A">
        <w:rPr>
          <w:rFonts w:ascii="Arial" w:hAnsi="Arial" w:cs="Arial"/>
          <w:color w:val="000000" w:themeColor="text1"/>
        </w:rPr>
        <w:t xml:space="preserve">. Machine learning gives computers the ability to learn from data without being explicitly programmed, allowing them to </w:t>
      </w:r>
      <w:r w:rsidR="00C532AF" w:rsidRPr="000C186A">
        <w:rPr>
          <w:rFonts w:ascii="Arial" w:hAnsi="Arial" w:cs="Arial"/>
          <w:color w:val="000000" w:themeColor="text1"/>
        </w:rPr>
        <w:t>distinguish</w:t>
      </w:r>
      <w:r w:rsidRPr="000C186A">
        <w:rPr>
          <w:rFonts w:ascii="Arial" w:hAnsi="Arial" w:cs="Arial"/>
          <w:color w:val="000000" w:themeColor="text1"/>
        </w:rPr>
        <w:t xml:space="preserve"> complex patterns that traditional methods miss</w:t>
      </w:r>
      <w:r w:rsidR="00B14011" w:rsidRPr="000C186A">
        <w:rPr>
          <w:rFonts w:ascii="Arial" w:hAnsi="Arial" w:cs="Arial"/>
          <w:color w:val="000000" w:themeColor="text1"/>
        </w:rPr>
        <w:t>. In particular,</w:t>
      </w:r>
      <w:r w:rsidR="00064F09" w:rsidRPr="000C186A">
        <w:rPr>
          <w:rFonts w:ascii="Arial" w:hAnsi="Arial" w:cs="Arial"/>
          <w:color w:val="000000" w:themeColor="text1"/>
        </w:rPr>
        <w:t xml:space="preserve"> unsupervised learning</w:t>
      </w:r>
      <w:r w:rsidR="00B14011" w:rsidRPr="000C186A">
        <w:rPr>
          <w:rFonts w:ascii="Arial" w:hAnsi="Arial" w:cs="Arial"/>
          <w:color w:val="000000" w:themeColor="text1"/>
        </w:rPr>
        <w:t xml:space="preserve"> s</w:t>
      </w:r>
      <w:r w:rsidR="00064F09" w:rsidRPr="000C186A">
        <w:rPr>
          <w:rFonts w:ascii="Arial" w:hAnsi="Arial" w:cs="Arial"/>
          <w:color w:val="000000" w:themeColor="text1"/>
        </w:rPr>
        <w:t>ystem</w:t>
      </w:r>
      <w:r w:rsidR="00B14011" w:rsidRPr="000C186A">
        <w:rPr>
          <w:rFonts w:ascii="Arial" w:hAnsi="Arial" w:cs="Arial"/>
          <w:color w:val="000000" w:themeColor="text1"/>
        </w:rPr>
        <w:t>s</w:t>
      </w:r>
      <w:r w:rsidR="00064F09" w:rsidRPr="000C186A">
        <w:rPr>
          <w:rFonts w:ascii="Arial" w:hAnsi="Arial" w:cs="Arial"/>
          <w:color w:val="000000" w:themeColor="text1"/>
        </w:rPr>
        <w:t xml:space="preserve"> can </w:t>
      </w:r>
      <w:r w:rsidR="001E0BD3" w:rsidRPr="000C186A">
        <w:rPr>
          <w:rFonts w:ascii="Arial" w:hAnsi="Arial" w:cs="Arial"/>
          <w:color w:val="000000" w:themeColor="text1"/>
        </w:rPr>
        <w:t>analyse</w:t>
      </w:r>
      <w:r w:rsidR="00064F09" w:rsidRPr="000C186A">
        <w:rPr>
          <w:rFonts w:ascii="Arial" w:hAnsi="Arial" w:cs="Arial"/>
          <w:color w:val="000000" w:themeColor="text1"/>
        </w:rPr>
        <w:t xml:space="preserve"> </w:t>
      </w:r>
      <w:r w:rsidR="001E0BD3" w:rsidRPr="000C186A">
        <w:rPr>
          <w:rFonts w:ascii="Arial" w:hAnsi="Arial" w:cs="Arial"/>
          <w:color w:val="000000" w:themeColor="text1"/>
        </w:rPr>
        <w:t>unlabelled</w:t>
      </w:r>
      <w:r w:rsidR="00064F09" w:rsidRPr="000C186A">
        <w:rPr>
          <w:rFonts w:ascii="Arial" w:hAnsi="Arial" w:cs="Arial"/>
          <w:color w:val="000000" w:themeColor="text1"/>
        </w:rPr>
        <w:t xml:space="preserve"> data to discover hidden patterns and classify outliers on </w:t>
      </w:r>
      <w:r w:rsidR="00B14011" w:rsidRPr="000C186A">
        <w:rPr>
          <w:rFonts w:ascii="Arial" w:hAnsi="Arial" w:cs="Arial"/>
          <w:color w:val="000000" w:themeColor="text1"/>
        </w:rPr>
        <w:t>their</w:t>
      </w:r>
      <w:r w:rsidR="00064F09" w:rsidRPr="000C186A">
        <w:rPr>
          <w:rFonts w:ascii="Arial" w:hAnsi="Arial" w:cs="Arial"/>
          <w:color w:val="000000" w:themeColor="text1"/>
        </w:rPr>
        <w:t xml:space="preserve"> own</w:t>
      </w:r>
      <w:r w:rsidRPr="000C186A">
        <w:rPr>
          <w:rFonts w:ascii="Arial" w:hAnsi="Arial" w:cs="Arial"/>
          <w:color w:val="000000" w:themeColor="text1"/>
        </w:rPr>
        <w:t xml:space="preserve"> </w:t>
      </w:r>
      <w:r w:rsidR="001E0BD3" w:rsidRPr="000C186A">
        <w:rPr>
          <w:rFonts w:ascii="Arial" w:hAnsi="Arial" w:cs="Arial"/>
          <w:color w:val="000000" w:themeColor="text1"/>
        </w:rPr>
        <w:fldChar w:fldCharType="begin"/>
      </w:r>
      <w:r w:rsidR="001E0BD3" w:rsidRPr="000C186A">
        <w:rPr>
          <w:rFonts w:ascii="Arial" w:hAnsi="Arial" w:cs="Arial"/>
          <w:color w:val="000000" w:themeColor="text1"/>
        </w:rPr>
        <w:instrText xml:space="preserve"> ADDIN EN.CITE &lt;EndNote&gt;&lt;Cite&gt;&lt;Author&gt;Naeem&lt;/Author&gt;&lt;Year&gt;2023&lt;/Year&gt;&lt;RecNum&gt;98&lt;/RecNum&gt;&lt;DisplayText&gt;(Naeem, et al. 2023)&lt;/DisplayText&gt;&lt;record&gt;&lt;rec-number&gt;98&lt;/rec-number&gt;&lt;foreign-keys&gt;&lt;key app="EN" db-id="vr22xts9l0dte4e5w54va9z5xst0ra5ewttv" timestamp="1749058611"&gt;98&lt;/key&gt;&lt;/foreign-keys&gt;&lt;ref-type name="Journal Article"&gt;17&lt;/ref-type&gt;&lt;contributors&gt;&lt;authors&gt;&lt;author&gt;Naeem, Samreen&lt;/author&gt;&lt;author&gt;Ali, Aqib&lt;/author&gt;&lt;author&gt;Anam, Sania&lt;/author&gt;&lt;author&gt;Ahmed, Muhammad Munawar&lt;/author&gt;&lt;/authors&gt;&lt;/contributors&gt;&lt;titles&gt;&lt;title&gt;An unsupervised machine learning algorithms: Comprehensive review&lt;/title&gt;&lt;secondary-title&gt;International Journal of Computing and Digital Systems&lt;/secondary-title&gt;&lt;/titles&gt;&lt;periodical&gt;&lt;full-title&gt;International Journal of Computing and Digital Systems&lt;/full-title&gt;&lt;/periodical&gt;&lt;dates&gt;&lt;year&gt;2023&lt;/year&gt;&lt;/dates&gt;&lt;isbn&gt;2210-142X&lt;/isbn&gt;&lt;urls&gt;&lt;/urls&gt;&lt;/record&gt;&lt;/Cite&gt;&lt;/EndNote&gt;</w:instrText>
      </w:r>
      <w:r w:rsidR="001E0BD3" w:rsidRPr="000C186A">
        <w:rPr>
          <w:rFonts w:ascii="Arial" w:hAnsi="Arial" w:cs="Arial"/>
          <w:color w:val="000000" w:themeColor="text1"/>
        </w:rPr>
        <w:fldChar w:fldCharType="separate"/>
      </w:r>
      <w:r w:rsidR="001E0BD3" w:rsidRPr="000C186A">
        <w:rPr>
          <w:rFonts w:ascii="Arial" w:hAnsi="Arial" w:cs="Arial"/>
          <w:color w:val="000000" w:themeColor="text1"/>
        </w:rPr>
        <w:t>(Naeem, et al. 2023)</w:t>
      </w:r>
      <w:r w:rsidR="001E0BD3" w:rsidRPr="000C186A">
        <w:rPr>
          <w:rFonts w:ascii="Arial" w:hAnsi="Arial" w:cs="Arial"/>
          <w:color w:val="000000" w:themeColor="text1"/>
        </w:rPr>
        <w:fldChar w:fldCharType="end"/>
      </w:r>
      <w:r w:rsidRPr="000C186A">
        <w:rPr>
          <w:rFonts w:ascii="Arial" w:hAnsi="Arial" w:cs="Arial"/>
          <w:color w:val="000000" w:themeColor="text1"/>
        </w:rPr>
        <w:t xml:space="preserve">. </w:t>
      </w:r>
      <w:r w:rsidR="00B14011" w:rsidRPr="000C186A">
        <w:rPr>
          <w:rFonts w:ascii="Arial" w:hAnsi="Arial" w:cs="Arial"/>
          <w:color w:val="000000" w:themeColor="text1"/>
        </w:rPr>
        <w:t>\</w:t>
      </w:r>
    </w:p>
    <w:p w14:paraId="6A47DD37" w14:textId="719BA779" w:rsidR="00563780" w:rsidRPr="000C186A" w:rsidRDefault="001C5CD5" w:rsidP="001D12FE">
      <w:pPr>
        <w:jc w:val="both"/>
        <w:rPr>
          <w:rFonts w:ascii="Arial" w:hAnsi="Arial" w:cs="Arial"/>
          <w:color w:val="000000" w:themeColor="text1"/>
        </w:rPr>
      </w:pPr>
      <w:r w:rsidRPr="000C186A">
        <w:rPr>
          <w:rFonts w:ascii="Arial" w:hAnsi="Arial" w:cs="Arial"/>
          <w:color w:val="000000" w:themeColor="text1"/>
        </w:rPr>
        <w:t xml:space="preserve">ML-based anomaly detection identifies threats by detecting </w:t>
      </w:r>
      <w:r w:rsidR="001E0BD3" w:rsidRPr="000C186A">
        <w:rPr>
          <w:rFonts w:ascii="Arial" w:hAnsi="Arial" w:cs="Arial"/>
          <w:color w:val="000000" w:themeColor="text1"/>
        </w:rPr>
        <w:t>behaviours</w:t>
      </w:r>
      <w:r w:rsidRPr="000C186A">
        <w:rPr>
          <w:rFonts w:ascii="Arial" w:hAnsi="Arial" w:cs="Arial"/>
          <w:color w:val="000000" w:themeColor="text1"/>
        </w:rPr>
        <w:t xml:space="preserve"> and observations that deviate significantly from a baseline of normal activity, rather than looking for a known signature </w:t>
      </w:r>
      <w:r w:rsidR="00883454" w:rsidRPr="000C186A">
        <w:rPr>
          <w:rFonts w:ascii="Arial" w:hAnsi="Arial" w:cs="Arial"/>
          <w:color w:val="000000" w:themeColor="text1"/>
        </w:rPr>
        <w:fldChar w:fldCharType="begin"/>
      </w:r>
      <w:r w:rsidR="00883454" w:rsidRPr="000C186A">
        <w:rPr>
          <w:rFonts w:ascii="Arial" w:hAnsi="Arial" w:cs="Arial"/>
          <w:color w:val="000000" w:themeColor="text1"/>
        </w:rPr>
        <w:instrText xml:space="preserve"> ADDIN EN.CITE &lt;EndNote&gt;&lt;Cite&gt;&lt;Author&gt;Zehra&lt;/Author&gt;&lt;Year&gt;2023&lt;/Year&gt;&lt;RecNum&gt;89&lt;/RecNum&gt;&lt;DisplayText&gt;(Zehra, et al. 2023)&lt;/DisplayText&gt;&lt;record&gt;&lt;rec-number&gt;89&lt;/rec-number&gt;&lt;foreign-keys&gt;&lt;key app="EN" db-id="vr22xts9l0dte4e5w54va9z5xst0ra5ewttv" timestamp="1747856334"&gt;89&lt;/key&gt;&lt;/foreign-keys&gt;&lt;ref-type name="Journal Article"&gt;17&lt;/ref-type&gt;&lt;contributors&gt;&lt;authors&gt;&lt;author&gt;Zehra, Sehar&lt;/author&gt;&lt;author&gt;Faseeha, Ummay&lt;/author&gt;&lt;author&gt;Syed, Hassan Jamil&lt;/author&gt;&lt;author&gt;Samad, Fahad&lt;/author&gt;&lt;author&gt;Ibrahim, Ashraf Osman&lt;/author&gt;&lt;author&gt;Abulfaraj, Anas W&lt;/author&gt;&lt;author&gt;Nagmeldin, Wamda&lt;/author&gt;&lt;/authors&gt;&lt;/contributors&gt;&lt;titles&gt;&lt;title&gt;Machine learning-based anomaly detection in NFV: A comprehensive survey&lt;/title&gt;&lt;secondary-title&gt;Sensors&lt;/secondary-title&gt;&lt;/titles&gt;&lt;periodical&gt;&lt;full-title&gt;Sensors&lt;/full-title&gt;&lt;/periodical&gt;&lt;pages&gt;5340&lt;/pages&gt;&lt;volume&gt;23&lt;/volume&gt;&lt;number&gt;11&lt;/number&gt;&lt;dates&gt;&lt;year&gt;2023&lt;/year&gt;&lt;/dates&gt;&lt;isbn&gt;1424-8220&lt;/isbn&gt;&lt;urls&gt;&lt;/urls&gt;&lt;/record&gt;&lt;/Cite&gt;&lt;/EndNote&gt;</w:instrText>
      </w:r>
      <w:r w:rsidR="00883454" w:rsidRPr="000C186A">
        <w:rPr>
          <w:rFonts w:ascii="Arial" w:hAnsi="Arial" w:cs="Arial"/>
          <w:color w:val="000000" w:themeColor="text1"/>
        </w:rPr>
        <w:fldChar w:fldCharType="separate"/>
      </w:r>
      <w:r w:rsidR="00883454" w:rsidRPr="000C186A">
        <w:rPr>
          <w:rFonts w:ascii="Arial" w:hAnsi="Arial" w:cs="Arial"/>
          <w:color w:val="000000" w:themeColor="text1"/>
        </w:rPr>
        <w:t>(Zehra, et al. 2023)</w:t>
      </w:r>
      <w:r w:rsidR="00883454" w:rsidRPr="000C186A">
        <w:rPr>
          <w:rFonts w:ascii="Arial" w:hAnsi="Arial" w:cs="Arial"/>
          <w:color w:val="000000" w:themeColor="text1"/>
        </w:rPr>
        <w:fldChar w:fldCharType="end"/>
      </w:r>
      <w:r w:rsidRPr="000C186A">
        <w:rPr>
          <w:rFonts w:ascii="Arial" w:hAnsi="Arial" w:cs="Arial"/>
          <w:color w:val="000000" w:themeColor="text1"/>
        </w:rPr>
        <w:t xml:space="preserve">. This approach is particularly effective against unknown or </w:t>
      </w:r>
      <w:r w:rsidR="00E07F82" w:rsidRPr="000C186A">
        <w:rPr>
          <w:rFonts w:ascii="Arial" w:hAnsi="Arial" w:cs="Arial"/>
          <w:color w:val="000000" w:themeColor="text1"/>
        </w:rPr>
        <w:t xml:space="preserve">“ </w:t>
      </w:r>
      <w:r w:rsidRPr="000C186A">
        <w:rPr>
          <w:rFonts w:ascii="Arial" w:hAnsi="Arial" w:cs="Arial"/>
          <w:color w:val="000000" w:themeColor="text1"/>
        </w:rPr>
        <w:t>zero-day</w:t>
      </w:r>
      <w:r w:rsidR="00E07F82" w:rsidRPr="000C186A">
        <w:rPr>
          <w:rFonts w:ascii="Arial" w:hAnsi="Arial" w:cs="Arial"/>
          <w:color w:val="000000" w:themeColor="text1"/>
        </w:rPr>
        <w:t>”</w:t>
      </w:r>
      <w:r w:rsidRPr="000C186A">
        <w:rPr>
          <w:rFonts w:ascii="Arial" w:hAnsi="Arial" w:cs="Arial"/>
          <w:color w:val="000000" w:themeColor="text1"/>
        </w:rPr>
        <w:t xml:space="preserve"> threats because it does not rely on prior knowledge of a specific attack</w:t>
      </w:r>
      <w:r w:rsidR="00E07F82" w:rsidRPr="000C186A">
        <w:rPr>
          <w:rFonts w:ascii="Arial" w:hAnsi="Arial" w:cs="Arial"/>
          <w:color w:val="000000" w:themeColor="text1"/>
        </w:rPr>
        <w:t xml:space="preserve"> </w:t>
      </w:r>
      <w:r w:rsidR="00E07F82" w:rsidRPr="000C186A">
        <w:rPr>
          <w:rFonts w:ascii="Arial" w:hAnsi="Arial" w:cs="Arial"/>
          <w:color w:val="000000" w:themeColor="text1"/>
        </w:rPr>
        <w:fldChar w:fldCharType="begin"/>
      </w:r>
      <w:r w:rsidR="00E07F82" w:rsidRPr="000C186A">
        <w:rPr>
          <w:rFonts w:ascii="Arial" w:hAnsi="Arial" w:cs="Arial"/>
          <w:color w:val="000000" w:themeColor="text1"/>
        </w:rPr>
        <w:instrText xml:space="preserve"> ADDIN EN.CITE &lt;EndNote&gt;&lt;Cite&gt;&lt;Author&gt;Guo&lt;/Author&gt;&lt;Year&gt;2023&lt;/Year&gt;&lt;RecNum&gt;201&lt;/RecNum&gt;&lt;DisplayText&gt;(Guo 2023)&lt;/DisplayText&gt;&lt;record&gt;&lt;rec-number&gt;201&lt;/rec-number&gt;&lt;foreign-keys&gt;&lt;key app="EN" db-id="vr22xts9l0dte4e5w54va9z5xst0ra5ewttv" timestamp="1762528973"&gt;201&lt;/key&gt;&lt;/foreign-keys&gt;&lt;ref-type name="Journal Article"&gt;17&lt;/ref-type&gt;&lt;contributors&gt;&lt;authors&gt;&lt;author&gt;Guo, Yang&lt;/author&gt;&lt;/authors&gt;&lt;/contributors&gt;&lt;titles&gt;&lt;title&gt;A review of machine learning-based zero-day attack detection: Challenges and future directions&lt;/title&gt;&lt;secondary-title&gt;Computer communications&lt;/secondary-title&gt;&lt;/titles&gt;&lt;periodical&gt;&lt;full-title&gt;Computer communications&lt;/full-title&gt;&lt;/periodical&gt;&lt;pages&gt;175-185&lt;/pages&gt;&lt;volume&gt;198&lt;/volume&gt;&lt;dates&gt;&lt;year&gt;2023&lt;/year&gt;&lt;/dates&gt;&lt;isbn&gt;0140-3664&lt;/isbn&gt;&lt;urls&gt;&lt;/urls&gt;&lt;/record&gt;&lt;/Cite&gt;&lt;/EndNote&gt;</w:instrText>
      </w:r>
      <w:r w:rsidR="00E07F82" w:rsidRPr="000C186A">
        <w:rPr>
          <w:rFonts w:ascii="Arial" w:hAnsi="Arial" w:cs="Arial"/>
          <w:color w:val="000000" w:themeColor="text1"/>
        </w:rPr>
        <w:fldChar w:fldCharType="separate"/>
      </w:r>
      <w:r w:rsidR="00E07F82" w:rsidRPr="000C186A">
        <w:rPr>
          <w:rFonts w:ascii="Arial" w:hAnsi="Arial" w:cs="Arial"/>
          <w:noProof/>
          <w:color w:val="000000" w:themeColor="text1"/>
        </w:rPr>
        <w:t>(Guo 2023)</w:t>
      </w:r>
      <w:r w:rsidR="00E07F82" w:rsidRPr="000C186A">
        <w:rPr>
          <w:rFonts w:ascii="Arial" w:hAnsi="Arial" w:cs="Arial"/>
          <w:color w:val="000000" w:themeColor="text1"/>
        </w:rPr>
        <w:fldChar w:fldCharType="end"/>
      </w:r>
      <w:r w:rsidRPr="000C186A">
        <w:rPr>
          <w:rFonts w:ascii="Arial" w:hAnsi="Arial" w:cs="Arial"/>
          <w:color w:val="000000" w:themeColor="text1"/>
        </w:rPr>
        <w:t xml:space="preserve">. This makes ML-based anomaly detection a powerful method for flagging suspicious files based on statistical irregularities and unusual </w:t>
      </w:r>
      <w:r w:rsidR="001E0BD3" w:rsidRPr="000C186A">
        <w:rPr>
          <w:rFonts w:ascii="Arial" w:hAnsi="Arial" w:cs="Arial"/>
          <w:color w:val="000000" w:themeColor="text1"/>
        </w:rPr>
        <w:t>behaviours</w:t>
      </w:r>
      <w:r w:rsidRPr="000C186A">
        <w:rPr>
          <w:rFonts w:ascii="Arial" w:hAnsi="Arial" w:cs="Arial"/>
          <w:color w:val="000000" w:themeColor="text1"/>
        </w:rPr>
        <w:t xml:space="preserve"> that might indicate concealed malware </w:t>
      </w:r>
      <w:r w:rsidR="00E07F82" w:rsidRPr="000C186A">
        <w:rPr>
          <w:rFonts w:ascii="Arial" w:hAnsi="Arial" w:cs="Arial"/>
          <w:color w:val="000000" w:themeColor="text1"/>
        </w:rPr>
        <w:fldChar w:fldCharType="begin"/>
      </w:r>
      <w:r w:rsidR="00B64C9A" w:rsidRPr="000C186A">
        <w:rPr>
          <w:rFonts w:ascii="Arial" w:hAnsi="Arial" w:cs="Arial"/>
          <w:color w:val="000000" w:themeColor="text1"/>
        </w:rPr>
        <w:instrText xml:space="preserve"> ADDIN EN.CITE &lt;EndNote&gt;&lt;Cite&gt;&lt;Author&gt;Ndibe&lt;/Author&gt;&lt;Year&gt;2025&lt;/Year&gt;&lt;RecNum&gt;202&lt;/RecNum&gt;&lt;DisplayText&gt;(Ndibe 2025)&lt;/DisplayText&gt;&lt;record&gt;&lt;rec-number&gt;202&lt;/rec-number&gt;&lt;foreign-keys&gt;&lt;key app="EN" db-id="vr22xts9l0dte4e5w54va9z5xst0ra5ewttv" timestamp="1762529067"&gt;202&lt;/key&gt;&lt;/foreign-keys&gt;&lt;ref-type name="Journal Article"&gt;17&lt;/ref-type&gt;&lt;contributors&gt;&lt;authors&gt;&lt;author&gt;Ndibe, Ogochukwu Susan&lt;/author&gt;&lt;/authors&gt;&lt;/contributors&gt;&lt;titles&gt;&lt;title&gt;Integrating Machine Learning with Digital Forensics to Enhance Anomaly Detection and Mitigation Strategies&lt;/title&gt;&lt;/titles&gt;&lt;dates&gt;&lt;year&gt;2025&lt;/year&gt;&lt;/dates&gt;&lt;urls&gt;&lt;/urls&gt;&lt;/record&gt;&lt;/Cite&gt;&lt;/EndNote&gt;</w:instrText>
      </w:r>
      <w:r w:rsidR="00E07F82" w:rsidRPr="000C186A">
        <w:rPr>
          <w:rFonts w:ascii="Arial" w:hAnsi="Arial" w:cs="Arial"/>
          <w:color w:val="000000" w:themeColor="text1"/>
        </w:rPr>
        <w:fldChar w:fldCharType="separate"/>
      </w:r>
      <w:r w:rsidR="00B64C9A" w:rsidRPr="000C186A">
        <w:rPr>
          <w:rFonts w:ascii="Arial" w:hAnsi="Arial" w:cs="Arial"/>
          <w:noProof/>
          <w:color w:val="000000" w:themeColor="text1"/>
        </w:rPr>
        <w:t>(Ndibe 2025)</w:t>
      </w:r>
      <w:r w:rsidR="00E07F82" w:rsidRPr="000C186A">
        <w:rPr>
          <w:rFonts w:ascii="Arial" w:hAnsi="Arial" w:cs="Arial"/>
          <w:color w:val="000000" w:themeColor="text1"/>
        </w:rPr>
        <w:fldChar w:fldCharType="end"/>
      </w:r>
      <w:r w:rsidRPr="000C186A">
        <w:rPr>
          <w:rFonts w:ascii="Arial" w:hAnsi="Arial" w:cs="Arial"/>
          <w:color w:val="000000" w:themeColor="text1"/>
        </w:rPr>
        <w:t>.</w:t>
      </w:r>
      <w:r w:rsidR="00E07F82" w:rsidRPr="000C186A">
        <w:rPr>
          <w:rFonts w:ascii="Arial" w:hAnsi="Arial" w:cs="Arial"/>
          <w:color w:val="000000" w:themeColor="text1"/>
        </w:rPr>
        <w:t xml:space="preserve"> </w:t>
      </w:r>
      <w:r w:rsidR="00B64C9A" w:rsidRPr="000C186A">
        <w:rPr>
          <w:rFonts w:ascii="Arial" w:hAnsi="Arial" w:cs="Arial"/>
          <w:color w:val="000000" w:themeColor="text1"/>
        </w:rPr>
        <w:t xml:space="preserve">As a result, anomaly detection enhances rule-based tools like YARA by adding adaptive intelligence that can identify new and previously unseen attack patterns </w:t>
      </w:r>
      <w:r w:rsidR="00B64C9A" w:rsidRPr="000C186A">
        <w:rPr>
          <w:rFonts w:ascii="Arial" w:hAnsi="Arial" w:cs="Arial"/>
          <w:color w:val="000000" w:themeColor="text1"/>
        </w:rPr>
        <w:fldChar w:fldCharType="begin"/>
      </w:r>
      <w:r w:rsidR="00B64C9A" w:rsidRPr="000C186A">
        <w:rPr>
          <w:rFonts w:ascii="Arial" w:hAnsi="Arial" w:cs="Arial"/>
          <w:color w:val="000000" w:themeColor="text1"/>
        </w:rPr>
        <w:instrText xml:space="preserve"> ADDIN EN.CITE &lt;EndNote&gt;&lt;Cite&gt;&lt;Author&gt;Quffa&lt;/Author&gt;&lt;RecNum&gt;203&lt;/RecNum&gt;&lt;DisplayText&gt;(Quffa and Abu-Naser)&lt;/DisplayText&gt;&lt;record&gt;&lt;rec-number&gt;203&lt;/rec-number&gt;&lt;foreign-keys&gt;&lt;key app="EN" db-id="vr22xts9l0dte4e5w54va9z5xst0ra5ewttv" timestamp="1762529335"&gt;203&lt;/key&gt;&lt;/foreign-keys&gt;&lt;ref-type name="Journal Article"&gt;17&lt;/ref-type&gt;&lt;contributors&gt;&lt;authors&gt;&lt;author&gt;Quffa, Abdallah&lt;/author&gt;&lt;author&gt;Abu-Naser, Samy S&lt;/author&gt;&lt;/authors&gt;&lt;/contributors&gt;&lt;titles&gt;&lt;title&gt;A Rule-Based Expert System for Cybersecurity Threat Detection: Evolution, Applications, and the Hybrid AI Paradigm&lt;/title&gt;&lt;/titles&gt;&lt;dates&gt;&lt;/dates&gt;&lt;urls&gt;&lt;/urls&gt;&lt;/record&gt;&lt;/Cite&gt;&lt;/EndNote&gt;</w:instrText>
      </w:r>
      <w:r w:rsidR="00B64C9A" w:rsidRPr="000C186A">
        <w:rPr>
          <w:rFonts w:ascii="Arial" w:hAnsi="Arial" w:cs="Arial"/>
          <w:color w:val="000000" w:themeColor="text1"/>
        </w:rPr>
        <w:fldChar w:fldCharType="separate"/>
      </w:r>
      <w:r w:rsidR="00B64C9A" w:rsidRPr="000C186A">
        <w:rPr>
          <w:rFonts w:ascii="Arial" w:hAnsi="Arial" w:cs="Arial"/>
          <w:noProof/>
          <w:color w:val="000000" w:themeColor="text1"/>
        </w:rPr>
        <w:t>(Quffa and Abu-Naser)</w:t>
      </w:r>
      <w:r w:rsidR="00B64C9A" w:rsidRPr="000C186A">
        <w:rPr>
          <w:rFonts w:ascii="Arial" w:hAnsi="Arial" w:cs="Arial"/>
          <w:color w:val="000000" w:themeColor="text1"/>
        </w:rPr>
        <w:fldChar w:fldCharType="end"/>
      </w:r>
      <w:r w:rsidR="00B64C9A" w:rsidRPr="000C186A">
        <w:rPr>
          <w:rFonts w:ascii="Arial" w:hAnsi="Arial" w:cs="Arial"/>
          <w:color w:val="000000" w:themeColor="text1"/>
        </w:rPr>
        <w:t>.</w:t>
      </w:r>
    </w:p>
    <w:p w14:paraId="41808E19" w14:textId="4EC222AD" w:rsidR="00900D02" w:rsidRPr="000C186A" w:rsidRDefault="00900D02" w:rsidP="001D12FE">
      <w:pPr>
        <w:pStyle w:val="Heading2"/>
        <w:jc w:val="both"/>
        <w:rPr>
          <w:rFonts w:ascii="Arial" w:hAnsi="Arial" w:cs="Arial"/>
          <w:color w:val="000000" w:themeColor="text1"/>
          <w:sz w:val="28"/>
          <w:szCs w:val="28"/>
        </w:rPr>
      </w:pPr>
      <w:bookmarkStart w:id="42" w:name="_Toc213429874"/>
      <w:r w:rsidRPr="000C186A">
        <w:rPr>
          <w:rFonts w:ascii="Arial" w:hAnsi="Arial" w:cs="Arial"/>
          <w:color w:val="000000" w:themeColor="text1"/>
          <w:sz w:val="28"/>
          <w:szCs w:val="28"/>
        </w:rPr>
        <w:t>2.7.</w:t>
      </w:r>
      <w:r w:rsidR="00670176" w:rsidRPr="000C186A">
        <w:rPr>
          <w:rFonts w:ascii="Arial" w:hAnsi="Arial" w:cs="Arial"/>
          <w:color w:val="000000" w:themeColor="text1"/>
          <w:sz w:val="28"/>
          <w:szCs w:val="28"/>
        </w:rPr>
        <w:t>3</w:t>
      </w:r>
      <w:r w:rsidRPr="000C186A">
        <w:rPr>
          <w:rFonts w:ascii="Arial" w:hAnsi="Arial" w:cs="Arial"/>
          <w:color w:val="000000" w:themeColor="text1"/>
          <w:sz w:val="28"/>
          <w:szCs w:val="28"/>
        </w:rPr>
        <w:t>. Hybrid Detection Models</w:t>
      </w:r>
      <w:bookmarkEnd w:id="42"/>
    </w:p>
    <w:p w14:paraId="220FE0E8" w14:textId="786C2F5B" w:rsidR="00ED490A" w:rsidRPr="000C186A" w:rsidRDefault="00B64C9A" w:rsidP="001D12FE">
      <w:pPr>
        <w:jc w:val="both"/>
        <w:rPr>
          <w:rFonts w:ascii="Arial" w:hAnsi="Arial" w:cs="Arial"/>
          <w:color w:val="000000" w:themeColor="text1"/>
        </w:rPr>
      </w:pPr>
      <w:r w:rsidRPr="000C186A">
        <w:rPr>
          <w:rFonts w:ascii="Arial" w:hAnsi="Arial" w:cs="Arial"/>
          <w:color w:val="000000" w:themeColor="text1"/>
        </w:rPr>
        <w:t>Recognizing the limitations of both signature-based and purely behavioural systems, researchers are increasingly turning to hybrid detection models as the most effective emerging solution</w:t>
      </w:r>
      <w:r w:rsidR="001C5CD5" w:rsidRPr="000C186A">
        <w:rPr>
          <w:rFonts w:ascii="Arial" w:hAnsi="Arial" w:cs="Arial"/>
          <w:color w:val="000000" w:themeColor="text1"/>
        </w:rPr>
        <w:t xml:space="preserve"> </w:t>
      </w:r>
      <w:r w:rsidR="007116F2" w:rsidRPr="000C186A">
        <w:rPr>
          <w:rFonts w:ascii="Arial" w:hAnsi="Arial" w:cs="Arial"/>
          <w:color w:val="000000" w:themeColor="text1"/>
        </w:rPr>
        <w:fldChar w:fldCharType="begin"/>
      </w:r>
      <w:r w:rsidR="007116F2" w:rsidRPr="000C186A">
        <w:rPr>
          <w:rFonts w:ascii="Arial" w:hAnsi="Arial" w:cs="Arial"/>
          <w:color w:val="000000" w:themeColor="text1"/>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7116F2" w:rsidRPr="000C186A">
        <w:rPr>
          <w:rFonts w:ascii="Arial" w:hAnsi="Arial" w:cs="Arial"/>
          <w:color w:val="000000" w:themeColor="text1"/>
        </w:rPr>
        <w:fldChar w:fldCharType="separate"/>
      </w:r>
      <w:r w:rsidR="007116F2" w:rsidRPr="000C186A">
        <w:rPr>
          <w:rFonts w:ascii="Arial" w:hAnsi="Arial" w:cs="Arial"/>
          <w:color w:val="000000" w:themeColor="text1"/>
        </w:rPr>
        <w:t>(Vinay Patil 2025)</w:t>
      </w:r>
      <w:r w:rsidR="007116F2" w:rsidRPr="000C186A">
        <w:rPr>
          <w:rFonts w:ascii="Arial" w:hAnsi="Arial" w:cs="Arial"/>
          <w:color w:val="000000" w:themeColor="text1"/>
        </w:rPr>
        <w:fldChar w:fldCharType="end"/>
      </w:r>
      <w:r w:rsidR="001C5CD5" w:rsidRPr="000C186A">
        <w:rPr>
          <w:rFonts w:ascii="Arial" w:hAnsi="Arial" w:cs="Arial"/>
          <w:color w:val="000000" w:themeColor="text1"/>
        </w:rPr>
        <w:t xml:space="preserve">. A hybrid approach combines the speed and efficiency of signature-based tools like YARA for known threats with the adaptability of machine learning for unknown and evasive malware </w:t>
      </w:r>
      <w:bookmarkStart w:id="43" w:name="_Hlk210159721"/>
      <w:r w:rsidR="008922AF" w:rsidRPr="000C186A">
        <w:rPr>
          <w:rFonts w:ascii="Arial" w:hAnsi="Arial" w:cs="Arial"/>
          <w:color w:val="000000" w:themeColor="text1"/>
        </w:rPr>
        <w:fldChar w:fldCharType="begin"/>
      </w:r>
      <w:r w:rsidR="008922AF" w:rsidRPr="000C186A">
        <w:rPr>
          <w:rFonts w:ascii="Arial" w:hAnsi="Arial" w:cs="Arial"/>
          <w:color w:val="000000" w:themeColor="text1"/>
        </w:rPr>
        <w:instrText xml:space="preserve"> ADDIN EN.CITE &lt;EndNote&gt;&lt;Cite&gt;&lt;Author&gt;Adhav&lt;/Author&gt;&lt;Year&gt;2024&lt;/Year&gt;&lt;RecNum&gt;88&lt;/RecNum&gt;&lt;DisplayText&gt;(Adhav, et al. 2024)&lt;/DisplayText&gt;&lt;record&gt;&lt;rec-number&gt;88&lt;/rec-number&gt;&lt;foreign-keys&gt;&lt;key app="EN" db-id="vr22xts9l0dte4e5w54va9z5xst0ra5ewttv" timestamp="1747856221"&gt;88&lt;/key&gt;&lt;/foreign-keys&gt;&lt;ref-type name="Conference Proceedings"&gt;10&lt;/ref-type&gt;&lt;contributors&gt;&lt;authors&gt;&lt;author&gt;Adhav, Savita&lt;/author&gt;&lt;author&gt;Sarpate, Ashish&lt;/author&gt;&lt;author&gt;Gaisamudre, Samrat&lt;/author&gt;&lt;author&gt;Tirmanwar, Sakshi&lt;/author&gt;&lt;author&gt;Ukey, Smitanshu&lt;/author&gt;&lt;/authors&gt;&lt;/contributors&gt;&lt;titles&gt;&lt;title&gt;Tackling the Emerging Threat of Image-Based Steganographic Malware with Advanced Machine Learning Techniques&lt;/title&gt;&lt;secondary-title&gt;2024 5th International Conference on Data Intelligence and Cognitive Informatics (ICDICI)&lt;/secondary-title&gt;&lt;/titles&gt;&lt;pages&gt;74-79&lt;/pages&gt;&lt;dates&gt;&lt;year&gt;2024&lt;/year&gt;&lt;/dates&gt;&lt;publisher&gt;IEEE&lt;/publisher&gt;&lt;isbn&gt;9798350389609&lt;/isbn&gt;&lt;urls&gt;&lt;/urls&gt;&lt;/record&gt;&lt;/Cite&gt;&lt;/EndNote&gt;</w:instrText>
      </w:r>
      <w:r w:rsidR="008922AF" w:rsidRPr="000C186A">
        <w:rPr>
          <w:rFonts w:ascii="Arial" w:hAnsi="Arial" w:cs="Arial"/>
          <w:color w:val="000000" w:themeColor="text1"/>
        </w:rPr>
        <w:fldChar w:fldCharType="separate"/>
      </w:r>
      <w:r w:rsidR="008922AF" w:rsidRPr="000C186A">
        <w:rPr>
          <w:rFonts w:ascii="Arial" w:hAnsi="Arial" w:cs="Arial"/>
          <w:color w:val="000000" w:themeColor="text1"/>
        </w:rPr>
        <w:t>(Adhav, et al. 2024)</w:t>
      </w:r>
      <w:r w:rsidR="008922AF" w:rsidRPr="000C186A">
        <w:rPr>
          <w:rFonts w:ascii="Arial" w:hAnsi="Arial" w:cs="Arial"/>
          <w:color w:val="000000" w:themeColor="text1"/>
        </w:rPr>
        <w:fldChar w:fldCharType="end"/>
      </w:r>
      <w:bookmarkEnd w:id="43"/>
      <w:r w:rsidR="001C5CD5" w:rsidRPr="000C186A">
        <w:rPr>
          <w:rFonts w:ascii="Arial" w:hAnsi="Arial" w:cs="Arial"/>
          <w:color w:val="000000" w:themeColor="text1"/>
        </w:rPr>
        <w:t xml:space="preserve">. This layered strategy creates a more comprehensive </w:t>
      </w:r>
      <w:r w:rsidR="001E0BD3" w:rsidRPr="000C186A">
        <w:rPr>
          <w:rFonts w:ascii="Arial" w:hAnsi="Arial" w:cs="Arial"/>
          <w:color w:val="000000" w:themeColor="text1"/>
        </w:rPr>
        <w:t>defence</w:t>
      </w:r>
      <w:r w:rsidR="001C5CD5" w:rsidRPr="000C186A">
        <w:rPr>
          <w:rFonts w:ascii="Arial" w:hAnsi="Arial" w:cs="Arial"/>
          <w:color w:val="000000" w:themeColor="text1"/>
        </w:rPr>
        <w:t xml:space="preserve">, using different techniques to cover a wider range of attack vectors </w:t>
      </w:r>
      <w:r w:rsidR="007116F2" w:rsidRPr="000C186A">
        <w:rPr>
          <w:rFonts w:ascii="Arial" w:hAnsi="Arial" w:cs="Arial"/>
          <w:color w:val="000000" w:themeColor="text1"/>
        </w:rPr>
        <w:fldChar w:fldCharType="begin"/>
      </w:r>
      <w:r w:rsidR="007116F2" w:rsidRPr="000C186A">
        <w:rPr>
          <w:rFonts w:ascii="Arial" w:hAnsi="Arial" w:cs="Arial"/>
          <w:color w:val="000000" w:themeColor="text1"/>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7116F2" w:rsidRPr="000C186A">
        <w:rPr>
          <w:rFonts w:ascii="Arial" w:hAnsi="Arial" w:cs="Arial"/>
          <w:color w:val="000000" w:themeColor="text1"/>
        </w:rPr>
        <w:fldChar w:fldCharType="separate"/>
      </w:r>
      <w:r w:rsidR="007116F2" w:rsidRPr="000C186A">
        <w:rPr>
          <w:rFonts w:ascii="Arial" w:hAnsi="Arial" w:cs="Arial"/>
          <w:color w:val="000000" w:themeColor="text1"/>
        </w:rPr>
        <w:t>(Vinay Patil 2025)</w:t>
      </w:r>
      <w:r w:rsidR="007116F2" w:rsidRPr="000C186A">
        <w:rPr>
          <w:rFonts w:ascii="Arial" w:hAnsi="Arial" w:cs="Arial"/>
          <w:color w:val="000000" w:themeColor="text1"/>
        </w:rPr>
        <w:fldChar w:fldCharType="end"/>
      </w:r>
      <w:r w:rsidRPr="000C186A">
        <w:rPr>
          <w:rFonts w:ascii="Arial" w:hAnsi="Arial" w:cs="Arial"/>
          <w:color w:val="000000" w:themeColor="text1"/>
        </w:rPr>
        <w:t xml:space="preserve">. </w:t>
      </w:r>
      <w:r w:rsidR="001C5CD5" w:rsidRPr="000C186A">
        <w:rPr>
          <w:rFonts w:ascii="Arial" w:hAnsi="Arial" w:cs="Arial"/>
          <w:color w:val="000000" w:themeColor="text1"/>
        </w:rPr>
        <w:t>Such an integrated framework combining static analysis with ML-based methods, is designed to improve overall detection accuracy while simultaneously reducing the rate of false positives</w:t>
      </w:r>
      <w:r w:rsidRPr="000C186A">
        <w:rPr>
          <w:rFonts w:ascii="Arial" w:hAnsi="Arial" w:cs="Arial"/>
          <w:color w:val="000000" w:themeColor="text1"/>
        </w:rPr>
        <w:t xml:space="preserve"> b</w:t>
      </w:r>
      <w:r w:rsidR="001C5CD5" w:rsidRPr="000C186A">
        <w:rPr>
          <w:rFonts w:ascii="Arial" w:hAnsi="Arial" w:cs="Arial"/>
          <w:color w:val="000000" w:themeColor="text1"/>
        </w:rPr>
        <w:t xml:space="preserve">y leveraging the complementary strengths of each method, a hybrid model can provide a more resilient and effective </w:t>
      </w:r>
      <w:r w:rsidR="001E0BD3" w:rsidRPr="000C186A">
        <w:rPr>
          <w:rFonts w:ascii="Arial" w:hAnsi="Arial" w:cs="Arial"/>
          <w:color w:val="000000" w:themeColor="text1"/>
        </w:rPr>
        <w:t>defence</w:t>
      </w:r>
      <w:r w:rsidR="001C5CD5" w:rsidRPr="000C186A">
        <w:rPr>
          <w:rFonts w:ascii="Arial" w:hAnsi="Arial" w:cs="Arial"/>
          <w:color w:val="000000" w:themeColor="text1"/>
        </w:rPr>
        <w:t xml:space="preserve"> against the evolving threat landscape </w:t>
      </w:r>
      <w:r w:rsidR="00C05D11" w:rsidRPr="000C186A">
        <w:rPr>
          <w:rFonts w:ascii="Arial" w:hAnsi="Arial" w:cs="Arial"/>
          <w:color w:val="000000" w:themeColor="text1"/>
        </w:rPr>
        <w:fldChar w:fldCharType="begin"/>
      </w:r>
      <w:r w:rsidR="00C05D11" w:rsidRPr="000C186A">
        <w:rPr>
          <w:rFonts w:ascii="Arial" w:hAnsi="Arial" w:cs="Arial"/>
          <w:color w:val="000000" w:themeColor="text1"/>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C05D11" w:rsidRPr="000C186A">
        <w:rPr>
          <w:rFonts w:ascii="Arial" w:hAnsi="Arial" w:cs="Arial"/>
          <w:color w:val="000000" w:themeColor="text1"/>
        </w:rPr>
        <w:fldChar w:fldCharType="separate"/>
      </w:r>
      <w:r w:rsidR="00C05D11" w:rsidRPr="000C186A">
        <w:rPr>
          <w:rFonts w:ascii="Arial" w:hAnsi="Arial" w:cs="Arial"/>
          <w:color w:val="000000" w:themeColor="text1"/>
        </w:rPr>
        <w:t>(Naik, et al. 2020)</w:t>
      </w:r>
      <w:r w:rsidR="00C05D11" w:rsidRPr="000C186A">
        <w:rPr>
          <w:rFonts w:ascii="Arial" w:hAnsi="Arial" w:cs="Arial"/>
          <w:color w:val="000000" w:themeColor="text1"/>
        </w:rPr>
        <w:fldChar w:fldCharType="end"/>
      </w:r>
      <w:r w:rsidR="001C5CD5" w:rsidRPr="000C186A">
        <w:rPr>
          <w:rFonts w:ascii="Arial" w:hAnsi="Arial" w:cs="Arial"/>
          <w:color w:val="000000" w:themeColor="text1"/>
        </w:rPr>
        <w:t>.</w:t>
      </w:r>
    </w:p>
    <w:p w14:paraId="511D99CF" w14:textId="77777777" w:rsidR="00563780" w:rsidRPr="000C186A" w:rsidRDefault="00563780" w:rsidP="001D12FE">
      <w:pPr>
        <w:jc w:val="both"/>
        <w:rPr>
          <w:rFonts w:ascii="Arial" w:hAnsi="Arial" w:cs="Arial"/>
          <w:color w:val="000000" w:themeColor="text1"/>
        </w:rPr>
      </w:pPr>
    </w:p>
    <w:p w14:paraId="467FF672" w14:textId="7A003CA2" w:rsidR="0082324F" w:rsidRPr="000C186A" w:rsidRDefault="00ED490A" w:rsidP="001D12FE">
      <w:pPr>
        <w:pStyle w:val="Heading1"/>
        <w:jc w:val="both"/>
        <w:rPr>
          <w:rFonts w:ascii="Arial" w:hAnsi="Arial" w:cs="Arial"/>
          <w:color w:val="000000" w:themeColor="text1"/>
          <w:sz w:val="28"/>
          <w:szCs w:val="28"/>
        </w:rPr>
      </w:pPr>
      <w:bookmarkStart w:id="44" w:name="_Toc213429875"/>
      <w:r w:rsidRPr="000C186A">
        <w:rPr>
          <w:rFonts w:ascii="Arial" w:hAnsi="Arial" w:cs="Arial"/>
          <w:color w:val="000000" w:themeColor="text1"/>
          <w:sz w:val="28"/>
          <w:szCs w:val="28"/>
        </w:rPr>
        <w:t>2.8. Summary</w:t>
      </w:r>
      <w:bookmarkEnd w:id="44"/>
    </w:p>
    <w:p w14:paraId="5AA5115C" w14:textId="77777777" w:rsidR="00B64C9A" w:rsidRPr="000C186A" w:rsidRDefault="00A957AD" w:rsidP="001D12FE">
      <w:pPr>
        <w:jc w:val="both"/>
        <w:rPr>
          <w:rFonts w:ascii="Arial" w:hAnsi="Arial" w:cs="Arial"/>
          <w:color w:val="000000" w:themeColor="text1"/>
        </w:rPr>
      </w:pPr>
      <w:r w:rsidRPr="000C186A">
        <w:rPr>
          <w:rFonts w:ascii="Arial" w:hAnsi="Arial" w:cs="Arial"/>
          <w:color w:val="000000" w:themeColor="text1"/>
        </w:rPr>
        <w:t>Th</w:t>
      </w:r>
      <w:r w:rsidR="00B64C9A" w:rsidRPr="000C186A">
        <w:rPr>
          <w:rFonts w:ascii="Arial" w:hAnsi="Arial" w:cs="Arial"/>
          <w:color w:val="000000" w:themeColor="text1"/>
        </w:rPr>
        <w:t>is</w:t>
      </w:r>
      <w:r w:rsidRPr="000C186A">
        <w:rPr>
          <w:rFonts w:ascii="Arial" w:hAnsi="Arial" w:cs="Arial"/>
          <w:color w:val="000000" w:themeColor="text1"/>
        </w:rPr>
        <w:t xml:space="preserve"> literature review examines the existing body of knowledge on steganography and malware detection to provide the foundational context for </w:t>
      </w:r>
      <w:r w:rsidR="00B64C9A" w:rsidRPr="000C186A">
        <w:rPr>
          <w:rFonts w:ascii="Arial" w:hAnsi="Arial" w:cs="Arial"/>
          <w:color w:val="000000" w:themeColor="text1"/>
        </w:rPr>
        <w:t>the rest of the</w:t>
      </w:r>
      <w:r w:rsidRPr="000C186A">
        <w:rPr>
          <w:rFonts w:ascii="Arial" w:hAnsi="Arial" w:cs="Arial"/>
          <w:color w:val="000000" w:themeColor="text1"/>
        </w:rPr>
        <w:t xml:space="preserve"> study. The review </w:t>
      </w:r>
      <w:r w:rsidR="00B64C9A" w:rsidRPr="000C186A">
        <w:rPr>
          <w:rFonts w:ascii="Arial" w:hAnsi="Arial" w:cs="Arial"/>
          <w:color w:val="000000" w:themeColor="text1"/>
        </w:rPr>
        <w:t>shows</w:t>
      </w:r>
      <w:r w:rsidRPr="000C186A">
        <w:rPr>
          <w:rFonts w:ascii="Arial" w:hAnsi="Arial" w:cs="Arial"/>
          <w:color w:val="000000" w:themeColor="text1"/>
        </w:rPr>
        <w:t xml:space="preserve"> the evolution of steganography, highlighting its progression from historical practices to modern, AI-driven digital concealment techniques that present significant detection challenges. </w:t>
      </w:r>
      <w:r w:rsidR="00B64C9A" w:rsidRPr="000C186A">
        <w:rPr>
          <w:rFonts w:ascii="Arial" w:hAnsi="Arial" w:cs="Arial"/>
          <w:color w:val="000000" w:themeColor="text1"/>
        </w:rPr>
        <w:t>A key takeaway is that most antivirus tools still depend on old-style signature detection, which often can’t catch malware once it’s hidden inside multimedia files</w:t>
      </w:r>
      <w:r w:rsidRPr="000C186A">
        <w:rPr>
          <w:rFonts w:ascii="Arial" w:hAnsi="Arial" w:cs="Arial"/>
          <w:color w:val="000000" w:themeColor="text1"/>
        </w:rPr>
        <w:t xml:space="preserve">. </w:t>
      </w:r>
    </w:p>
    <w:p w14:paraId="1D971D48" w14:textId="68E60044" w:rsidR="00A957AD" w:rsidRPr="000C186A" w:rsidRDefault="00A957AD" w:rsidP="001D12FE">
      <w:pPr>
        <w:jc w:val="both"/>
        <w:rPr>
          <w:rFonts w:ascii="Arial" w:hAnsi="Arial" w:cs="Arial"/>
          <w:color w:val="000000" w:themeColor="text1"/>
        </w:rPr>
      </w:pPr>
      <w:r w:rsidRPr="000C186A">
        <w:rPr>
          <w:rFonts w:ascii="Arial" w:hAnsi="Arial" w:cs="Arial"/>
          <w:color w:val="000000" w:themeColor="text1"/>
        </w:rPr>
        <w:lastRenderedPageBreak/>
        <w:t xml:space="preserve">This critical detection gap is substantiated by studies </w:t>
      </w:r>
      <w:r w:rsidR="00B64C9A" w:rsidRPr="000C186A">
        <w:rPr>
          <w:rFonts w:ascii="Arial" w:hAnsi="Arial" w:cs="Arial"/>
          <w:color w:val="000000" w:themeColor="text1"/>
        </w:rPr>
        <w:t xml:space="preserve"> by the likes of </w:t>
      </w:r>
      <w:r w:rsidR="00B64C9A" w:rsidRPr="000C186A">
        <w:rPr>
          <w:rFonts w:ascii="Arial" w:hAnsi="Arial" w:cs="Arial"/>
          <w:color w:val="000000" w:themeColor="text1"/>
        </w:rPr>
        <w:fldChar w:fldCharType="begin"/>
      </w:r>
      <w:r w:rsidR="00B64C9A" w:rsidRPr="000C186A">
        <w:rPr>
          <w:rFonts w:ascii="Arial" w:hAnsi="Arial" w:cs="Arial"/>
          <w:color w:val="000000" w:themeColor="text1"/>
        </w:rPr>
        <w:instrText xml:space="preserve"> ADDIN EN.CITE &lt;EndNote&gt;&lt;Cite AuthorYear="1"&gt;&lt;Author&gt;Gao&lt;/Author&gt;&lt;Year&gt;2022&lt;/Year&gt;&lt;RecNum&gt;41&lt;/RecNum&gt;&lt;DisplayText&gt;Gao, et al.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00B64C9A" w:rsidRPr="000C186A">
        <w:rPr>
          <w:rFonts w:ascii="Arial" w:hAnsi="Arial" w:cs="Arial"/>
          <w:color w:val="000000" w:themeColor="text1"/>
        </w:rPr>
        <w:fldChar w:fldCharType="separate"/>
      </w:r>
      <w:r w:rsidR="00B64C9A" w:rsidRPr="000C186A">
        <w:rPr>
          <w:rFonts w:ascii="Arial" w:hAnsi="Arial" w:cs="Arial"/>
          <w:noProof/>
          <w:color w:val="000000" w:themeColor="text1"/>
        </w:rPr>
        <w:t>Gao, et al. (2022)</w:t>
      </w:r>
      <w:r w:rsidR="00B64C9A" w:rsidRPr="000C186A">
        <w:rPr>
          <w:rFonts w:ascii="Arial" w:hAnsi="Arial" w:cs="Arial"/>
          <w:color w:val="000000" w:themeColor="text1"/>
        </w:rPr>
        <w:fldChar w:fldCharType="end"/>
      </w:r>
      <w:r w:rsidR="00B64C9A" w:rsidRPr="000C186A">
        <w:rPr>
          <w:rFonts w:ascii="Arial" w:hAnsi="Arial" w:cs="Arial"/>
          <w:color w:val="000000" w:themeColor="text1"/>
        </w:rPr>
        <w:t xml:space="preserve"> and </w:t>
      </w:r>
      <w:r w:rsidR="00B64C9A" w:rsidRPr="000C186A">
        <w:rPr>
          <w:rFonts w:ascii="Arial" w:hAnsi="Arial" w:cs="Arial"/>
          <w:color w:val="000000" w:themeColor="text1"/>
        </w:rPr>
        <w:fldChar w:fldCharType="begin"/>
      </w:r>
      <w:r w:rsidR="00B64C9A" w:rsidRPr="000C186A">
        <w:rPr>
          <w:rFonts w:ascii="Arial" w:hAnsi="Arial" w:cs="Arial"/>
          <w:color w:val="000000" w:themeColor="text1"/>
        </w:rPr>
        <w:instrText xml:space="preserve"> ADDIN EN.CITE &lt;EndNote&gt;&lt;Cite AuthorYear="1"&gt;&lt;Author&gt;Almomani&lt;/Author&gt;&lt;Year&gt;2022&lt;/Year&gt;&lt;RecNum&gt;169&lt;/RecNum&gt;&lt;DisplayText&gt;Almomani, et al. (2022a)&lt;/DisplayText&gt;&lt;record&gt;&lt;rec-number&gt;169&lt;/rec-number&gt;&lt;foreign-keys&gt;&lt;key app="EN" db-id="vr22xts9l0dte4e5w54va9z5xst0ra5ewttv" timestamp="1758487831"&gt;169&lt;/key&gt;&lt;/foreign-keys&gt;&lt;ref-type name="Journal Article"&gt;17&lt;/ref-type&gt;&lt;contributors&gt;&lt;authors&gt;&lt;author&gt;Almomani, Iman&lt;/author&gt;&lt;author&gt;Alkhayer, Aala&lt;/author&gt;&lt;author&gt;El-Shafai, Walid&lt;/author&gt;&lt;/authors&gt;&lt;/contributors&gt;&lt;titles&gt;&lt;title&gt;A crypto-steganography approach for hiding ransomware within HEVC streams in android IoT devices&lt;/title&gt;&lt;secondary-title&gt;Sensors&lt;/secondary-title&gt;&lt;/titles&gt;&lt;periodical&gt;&lt;full-title&gt;Sensors&lt;/full-title&gt;&lt;/periodical&gt;&lt;pages&gt;2281&lt;/pages&gt;&lt;volume&gt;22&lt;/volume&gt;&lt;number&gt;6&lt;/number&gt;&lt;dates&gt;&lt;year&gt;2022&lt;/year&gt;&lt;/dates&gt;&lt;isbn&gt;1424-8220&lt;/isbn&gt;&lt;urls&gt;&lt;/urls&gt;&lt;/record&gt;&lt;/Cite&gt;&lt;/EndNote&gt;</w:instrText>
      </w:r>
      <w:r w:rsidR="00B64C9A" w:rsidRPr="000C186A">
        <w:rPr>
          <w:rFonts w:ascii="Arial" w:hAnsi="Arial" w:cs="Arial"/>
          <w:color w:val="000000" w:themeColor="text1"/>
        </w:rPr>
        <w:fldChar w:fldCharType="separate"/>
      </w:r>
      <w:r w:rsidR="00B64C9A" w:rsidRPr="000C186A">
        <w:rPr>
          <w:rFonts w:ascii="Arial" w:hAnsi="Arial" w:cs="Arial"/>
          <w:noProof/>
          <w:color w:val="000000" w:themeColor="text1"/>
        </w:rPr>
        <w:t>Almomani, et al. (2022a)</w:t>
      </w:r>
      <w:r w:rsidR="00B64C9A" w:rsidRPr="000C186A">
        <w:rPr>
          <w:rFonts w:ascii="Arial" w:hAnsi="Arial" w:cs="Arial"/>
          <w:color w:val="000000" w:themeColor="text1"/>
        </w:rPr>
        <w:fldChar w:fldCharType="end"/>
      </w:r>
      <w:r w:rsidR="00B64C9A" w:rsidRPr="000C186A">
        <w:rPr>
          <w:rFonts w:ascii="Arial" w:hAnsi="Arial" w:cs="Arial"/>
          <w:color w:val="000000" w:themeColor="text1"/>
        </w:rPr>
        <w:t xml:space="preserve"> </w:t>
      </w:r>
      <w:r w:rsidRPr="000C186A">
        <w:rPr>
          <w:rFonts w:ascii="Arial" w:hAnsi="Arial" w:cs="Arial"/>
          <w:color w:val="000000" w:themeColor="text1"/>
        </w:rPr>
        <w:t>demonstrating that even known malware, such as ransomware, becomes invisible to dozens of antivirus engines after being embedded using steganographic techniques.</w:t>
      </w:r>
      <w:r w:rsidR="00B64C9A" w:rsidRPr="000C186A">
        <w:rPr>
          <w:rFonts w:ascii="Arial" w:hAnsi="Arial" w:cs="Arial"/>
          <w:color w:val="000000" w:themeColor="text1"/>
        </w:rPr>
        <w:t xml:space="preserve"> </w:t>
      </w:r>
      <w:r w:rsidRPr="000C186A">
        <w:rPr>
          <w:rFonts w:ascii="Arial" w:hAnsi="Arial" w:cs="Arial"/>
          <w:color w:val="000000" w:themeColor="text1"/>
        </w:rPr>
        <w:t xml:space="preserve">The review also assesses the capabilities and inherent limitations of YARA, a key tool for pattern-based malware detection. While YARA offers flexibility in developing custom rules, its effectiveness as a signature-based tool is inconsistent against the evasive and evolving nature of steganographic threats. </w:t>
      </w:r>
    </w:p>
    <w:p w14:paraId="6EE72B53" w14:textId="62B03967" w:rsidR="0082324F" w:rsidRPr="000C186A" w:rsidRDefault="00A957AD" w:rsidP="001D12FE">
      <w:pPr>
        <w:jc w:val="both"/>
        <w:rPr>
          <w:rFonts w:ascii="Arial" w:hAnsi="Arial" w:cs="Arial"/>
          <w:color w:val="000000" w:themeColor="text1"/>
        </w:rPr>
        <w:sectPr w:rsidR="0082324F" w:rsidRPr="000C186A" w:rsidSect="00ED490A">
          <w:footerReference w:type="default" r:id="rId15"/>
          <w:pgSz w:w="11906" w:h="16838"/>
          <w:pgMar w:top="1440" w:right="1440" w:bottom="1440" w:left="1440" w:header="720" w:footer="720" w:gutter="0"/>
          <w:pgNumType w:start="1"/>
          <w:cols w:space="720"/>
          <w:docGrid w:linePitch="360"/>
        </w:sectPr>
      </w:pPr>
      <w:r w:rsidRPr="000C186A">
        <w:rPr>
          <w:rFonts w:ascii="Arial" w:hAnsi="Arial" w:cs="Arial"/>
          <w:color w:val="000000" w:themeColor="text1"/>
        </w:rPr>
        <w:t>Finally, the review explores emerging solutions that aim to overcome these challenges. There is a clear trend towards more adaptive systems, with a strong emphasis on machine learning-based anomaly detection as a promising approach for identifying concealed threats through statistical irregularities rather than known signatures. The findings confirm a distinct gap in current detection methodologies and strongly support the rationale for this study's proposed hybrid model, which integrates enhanced YARA rules with machine learning to counter the threat of AI-generated steganographic malware.</w:t>
      </w:r>
    </w:p>
    <w:p w14:paraId="7870C973" w14:textId="0BBE91BA" w:rsidR="00263D93" w:rsidRPr="000C186A" w:rsidRDefault="00ED490A" w:rsidP="001D12FE">
      <w:pPr>
        <w:pStyle w:val="Heading1"/>
        <w:jc w:val="both"/>
        <w:rPr>
          <w:rFonts w:ascii="Arial" w:hAnsi="Arial" w:cs="Arial"/>
          <w:color w:val="000000" w:themeColor="text1"/>
          <w:sz w:val="28"/>
          <w:szCs w:val="28"/>
        </w:rPr>
      </w:pPr>
      <w:bookmarkStart w:id="45" w:name="_Toc213429876"/>
      <w:r w:rsidRPr="000C186A">
        <w:rPr>
          <w:rFonts w:ascii="Arial" w:hAnsi="Arial" w:cs="Arial"/>
          <w:color w:val="000000" w:themeColor="text1"/>
          <w:sz w:val="28"/>
          <w:szCs w:val="28"/>
        </w:rPr>
        <w:lastRenderedPageBreak/>
        <w:t>References</w:t>
      </w:r>
      <w:bookmarkEnd w:id="45"/>
    </w:p>
    <w:p w14:paraId="5637960A" w14:textId="77777777" w:rsidR="00E82FEB" w:rsidRPr="000C186A" w:rsidRDefault="00263D93" w:rsidP="00E82FEB">
      <w:pPr>
        <w:pStyle w:val="EndNoteBibliography"/>
        <w:rPr>
          <w:rFonts w:ascii="Arial" w:hAnsi="Arial" w:cs="Arial"/>
          <w:color w:val="000000" w:themeColor="text1"/>
          <w:sz w:val="22"/>
          <w:szCs w:val="22"/>
          <w:lang w:val="en-ZA"/>
        </w:rPr>
      </w:pPr>
      <w:r w:rsidRPr="000C186A">
        <w:rPr>
          <w:rFonts w:ascii="Arial" w:hAnsi="Arial" w:cs="Arial"/>
          <w:noProof w:val="0"/>
          <w:color w:val="000000" w:themeColor="text1"/>
          <w:sz w:val="22"/>
          <w:szCs w:val="22"/>
          <w:lang w:val="en-ZA"/>
        </w:rPr>
        <w:fldChar w:fldCharType="begin"/>
      </w:r>
      <w:r w:rsidRPr="000C186A">
        <w:rPr>
          <w:rFonts w:ascii="Arial" w:hAnsi="Arial" w:cs="Arial"/>
          <w:noProof w:val="0"/>
          <w:color w:val="000000" w:themeColor="text1"/>
          <w:sz w:val="22"/>
          <w:szCs w:val="22"/>
          <w:lang w:val="en-ZA"/>
        </w:rPr>
        <w:instrText xml:space="preserve"> ADDIN EN.REFLIST </w:instrText>
      </w:r>
      <w:r w:rsidRPr="000C186A">
        <w:rPr>
          <w:rFonts w:ascii="Arial" w:hAnsi="Arial" w:cs="Arial"/>
          <w:noProof w:val="0"/>
          <w:color w:val="000000" w:themeColor="text1"/>
          <w:sz w:val="22"/>
          <w:szCs w:val="22"/>
          <w:lang w:val="en-ZA"/>
        </w:rPr>
        <w:fldChar w:fldCharType="separate"/>
      </w:r>
      <w:r w:rsidR="00E82FEB" w:rsidRPr="000C186A">
        <w:rPr>
          <w:rFonts w:ascii="Arial" w:hAnsi="Arial" w:cs="Arial"/>
          <w:color w:val="000000" w:themeColor="text1"/>
          <w:sz w:val="22"/>
          <w:szCs w:val="22"/>
          <w:lang w:val="en-ZA"/>
        </w:rPr>
        <w:t>Abdalwahid, Shadan MJa, et al.</w:t>
      </w:r>
    </w:p>
    <w:p w14:paraId="5D09C1DE"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Investigating the Effectiveness of Artificial Intelligence in Watermarking and Steganography for Digital Media Security. 2024 21st International Multi-Conference on Systems, Signals &amp; Devices (SSD), 2024, pp. 552-561. IEEE.</w:t>
      </w:r>
    </w:p>
    <w:p w14:paraId="1542DC03"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Adhav, Savita, et al.</w:t>
      </w:r>
    </w:p>
    <w:p w14:paraId="0AF3CE43"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Tackling the Emerging Threat of Image-Based Steganographic Malware with Advanced Machine Learning Techniques. 2024 5th International Conference on Data Intelligence and Cognitive Informatics (ICDICI), 2024, pp. 74-79. IEEE.</w:t>
      </w:r>
    </w:p>
    <w:p w14:paraId="1F808DC3"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Al-Asli, Mohammed, and Taher Ahmed Ghaleb</w:t>
      </w:r>
    </w:p>
    <w:p w14:paraId="099443E7"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2019</w:t>
      </w:r>
      <w:r w:rsidRPr="000C186A">
        <w:rPr>
          <w:rFonts w:ascii="Arial" w:hAnsi="Arial" w:cs="Arial"/>
          <w:color w:val="000000" w:themeColor="text1"/>
          <w:sz w:val="22"/>
          <w:szCs w:val="22"/>
          <w:lang w:val="en-ZA"/>
        </w:rPr>
        <w:tab/>
        <w:t>Review of signature-based techniques in antivirus products. 2019 International conference on computer and information sciences (ICCIS), 2019, pp. 1-6. IEEE.</w:t>
      </w:r>
    </w:p>
    <w:p w14:paraId="4E7FAA19"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Al-Obaidi, Sumia Abdulhussien Razooqi, Mina Zolfy Lighvan, and Mohammad Asadpour</w:t>
      </w:r>
    </w:p>
    <w:p w14:paraId="22713FC9"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Enhanced image steganalysis through reinforcement learning and generative adversarial networks. Intelligent Decision Technologies 18(2):1077-1100.</w:t>
      </w:r>
    </w:p>
    <w:p w14:paraId="7C9DD6ED"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ALabaichi, Ashwak, Maisa'a Abid Ali K Al-Dabbas, and Adnan Salih</w:t>
      </w:r>
    </w:p>
    <w:p w14:paraId="2652B153"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2020</w:t>
      </w:r>
      <w:r w:rsidRPr="000C186A">
        <w:rPr>
          <w:rFonts w:ascii="Arial" w:hAnsi="Arial" w:cs="Arial"/>
          <w:color w:val="000000" w:themeColor="text1"/>
          <w:sz w:val="22"/>
          <w:szCs w:val="22"/>
          <w:lang w:val="en-ZA"/>
        </w:rPr>
        <w:tab/>
        <w:t>Image steganography using least significant bit and secret map techniques. International journal of electrical &amp; computer engineering (2088-8708) 10(1).</w:t>
      </w:r>
    </w:p>
    <w:p w14:paraId="6379C67C"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Alazab, Mamoun, and Tuan Pham</w:t>
      </w:r>
    </w:p>
    <w:p w14:paraId="46CE121B"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2023</w:t>
      </w:r>
      <w:r w:rsidRPr="000C186A">
        <w:rPr>
          <w:rFonts w:ascii="Arial" w:hAnsi="Arial" w:cs="Arial"/>
          <w:color w:val="000000" w:themeColor="text1"/>
          <w:sz w:val="22"/>
          <w:szCs w:val="22"/>
          <w:lang w:val="en-ZA"/>
        </w:rPr>
        <w:tab/>
        <w:t>Stegomalware: A Systematic Survey of Malware Hiding and Detection in Images, Machine Learning Models and Research Challenges. Authorea Preprints.</w:t>
      </w:r>
    </w:p>
    <w:p w14:paraId="199F7906"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Alhomoud, Adeeb M</w:t>
      </w:r>
    </w:p>
    <w:p w14:paraId="19038A6B"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2021</w:t>
      </w:r>
      <w:r w:rsidRPr="000C186A">
        <w:rPr>
          <w:rFonts w:ascii="Arial" w:hAnsi="Arial" w:cs="Arial"/>
          <w:color w:val="000000" w:themeColor="text1"/>
          <w:sz w:val="22"/>
          <w:szCs w:val="22"/>
          <w:lang w:val="en-ZA"/>
        </w:rPr>
        <w:tab/>
        <w:t>Image steganography in spatial domain: Current status, techniques, and trends. Intelligent Automation &amp; Soft Computing 27(1).</w:t>
      </w:r>
    </w:p>
    <w:p w14:paraId="03337785"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Ali, Atif, and Baber Majid Bhatti</w:t>
      </w:r>
    </w:p>
    <w:p w14:paraId="193AA8E8"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Spies in the Bits and Bytes: The Art of Cyber Threat Intelligence: CRC Press.</w:t>
      </w:r>
    </w:p>
    <w:p w14:paraId="7D10DCAB"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Almomani, Iman, Aala Alkhayer, and Walid El-Shafai</w:t>
      </w:r>
    </w:p>
    <w:p w14:paraId="1A5F18BC"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2022a</w:t>
      </w:r>
      <w:r w:rsidRPr="000C186A">
        <w:rPr>
          <w:rFonts w:ascii="Arial" w:hAnsi="Arial" w:cs="Arial"/>
          <w:color w:val="000000" w:themeColor="text1"/>
          <w:sz w:val="22"/>
          <w:szCs w:val="22"/>
          <w:lang w:val="en-ZA"/>
        </w:rPr>
        <w:tab/>
        <w:t>A crypto-steganography approach for hiding ransomware within HEVC streams in android IoT devices. Sensors 22(6):2281.</w:t>
      </w:r>
    </w:p>
    <w:p w14:paraId="5BB8D603"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w:t>
      </w:r>
    </w:p>
    <w:p w14:paraId="113F2687"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2022b</w:t>
      </w:r>
      <w:r w:rsidRPr="000C186A">
        <w:rPr>
          <w:rFonts w:ascii="Arial" w:hAnsi="Arial" w:cs="Arial"/>
          <w:color w:val="000000" w:themeColor="text1"/>
          <w:sz w:val="22"/>
          <w:szCs w:val="22"/>
          <w:lang w:val="en-ZA"/>
        </w:rPr>
        <w:tab/>
        <w:t>Novel Ransomware Hiding Model Using HEVC Steganography Approach. Computers, Materials &amp; Continua 70(1).</w:t>
      </w:r>
    </w:p>
    <w:p w14:paraId="5BE31970"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Alrusaini, Othman A</w:t>
      </w:r>
    </w:p>
    <w:p w14:paraId="0B553BE8"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2025</w:t>
      </w:r>
      <w:r w:rsidRPr="000C186A">
        <w:rPr>
          <w:rFonts w:ascii="Arial" w:hAnsi="Arial" w:cs="Arial"/>
          <w:color w:val="000000" w:themeColor="text1"/>
          <w:sz w:val="22"/>
          <w:szCs w:val="22"/>
          <w:lang w:val="en-ZA"/>
        </w:rPr>
        <w:tab/>
        <w:t>Deep learning for steganalysis: evaluating model robustness against image transformations. Frontiers in Artificial Intelligence 8:1532895.</w:t>
      </w:r>
    </w:p>
    <w:p w14:paraId="6169712B"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Alyousuf, Farah Qasim Ahmed, Roshidi Din, and Alaa Jabbar Qasim</w:t>
      </w:r>
    </w:p>
    <w:p w14:paraId="3DF6482D"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2020</w:t>
      </w:r>
      <w:r w:rsidRPr="000C186A">
        <w:rPr>
          <w:rFonts w:ascii="Arial" w:hAnsi="Arial" w:cs="Arial"/>
          <w:color w:val="000000" w:themeColor="text1"/>
          <w:sz w:val="22"/>
          <w:szCs w:val="22"/>
          <w:lang w:val="en-ZA"/>
        </w:rPr>
        <w:tab/>
        <w:t>Analysis review on spatial and transform domain technique in digital steganography. Bulletin of Electrical Engineering and Informatics 9(2):573-581.</w:t>
      </w:r>
    </w:p>
    <w:p w14:paraId="09715853"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Apau, Richard, et al.</w:t>
      </w:r>
    </w:p>
    <w:p w14:paraId="6C2A1B48"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Image steganography techniques for resisting statistical steganalysis attacks: A systematic literature review. PloS one 19(9):e0308807.</w:t>
      </w:r>
    </w:p>
    <w:p w14:paraId="20ED44DD"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Asad, Muhammad, Junaid Gilani, and Adnan Khalid</w:t>
      </w:r>
    </w:p>
    <w:p w14:paraId="32403BF9"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lastRenderedPageBreak/>
        <w:tab/>
        <w:t>2011</w:t>
      </w:r>
      <w:r w:rsidRPr="000C186A">
        <w:rPr>
          <w:rFonts w:ascii="Arial" w:hAnsi="Arial" w:cs="Arial"/>
          <w:color w:val="000000" w:themeColor="text1"/>
          <w:sz w:val="22"/>
          <w:szCs w:val="22"/>
          <w:lang w:val="en-ZA"/>
        </w:rPr>
        <w:tab/>
        <w:t>An enhanced least significant bit modification technique for audio steganography. International Conference on Computer Networks and Information Technology, 2011, pp. 143-147. IEEE.</w:t>
      </w:r>
    </w:p>
    <w:p w14:paraId="5093EC6C"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Aslam, M. A., et al.</w:t>
      </w:r>
    </w:p>
    <w:p w14:paraId="07B9F055"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2022</w:t>
      </w:r>
      <w:r w:rsidRPr="000C186A">
        <w:rPr>
          <w:rFonts w:ascii="Arial" w:hAnsi="Arial" w:cs="Arial"/>
          <w:color w:val="000000" w:themeColor="text1"/>
          <w:sz w:val="22"/>
          <w:szCs w:val="22"/>
          <w:lang w:val="en-ZA"/>
        </w:rPr>
        <w:tab/>
        <w:t>Image Steganography using Least Significant Bit (LSB) - A Systematic Literature Review. 2022 2nd International Conference on Computing and Information Technology (ICCIT), 2022, pp. 32-38.</w:t>
      </w:r>
    </w:p>
    <w:p w14:paraId="23A697E5"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Badhani, Shikha, and Sunil K Muttoo</w:t>
      </w:r>
    </w:p>
    <w:p w14:paraId="5A1EE993"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2018</w:t>
      </w:r>
      <w:r w:rsidRPr="000C186A">
        <w:rPr>
          <w:rFonts w:ascii="Arial" w:hAnsi="Arial" w:cs="Arial"/>
          <w:color w:val="000000" w:themeColor="text1"/>
          <w:sz w:val="22"/>
          <w:szCs w:val="22"/>
          <w:lang w:val="en-ZA"/>
        </w:rPr>
        <w:tab/>
        <w:t>Evading android anti-malware by hiding malicious application inside images. International Journal of System Assurance Engineering and Management 9(2):482-493.</w:t>
      </w:r>
    </w:p>
    <w:p w14:paraId="0EC831D4"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Bamanga, Mahmud Ahmad, and Aliyu Kamalu Babando</w:t>
      </w:r>
    </w:p>
    <w:p w14:paraId="0C55AEB9"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Recent Advances in Steganography. Steganography-The Art of Hiding Information: The Art of Hiding Information:23.</w:t>
      </w:r>
    </w:p>
    <w:p w14:paraId="3B43A920"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Chaganti, Rajasekhar, et al.</w:t>
      </w:r>
    </w:p>
    <w:p w14:paraId="39B04B80"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2021</w:t>
      </w:r>
      <w:r w:rsidRPr="000C186A">
        <w:rPr>
          <w:rFonts w:ascii="Arial" w:hAnsi="Arial" w:cs="Arial"/>
          <w:color w:val="000000" w:themeColor="text1"/>
          <w:sz w:val="22"/>
          <w:szCs w:val="22"/>
          <w:lang w:val="en-ZA"/>
        </w:rPr>
        <w:tab/>
        <w:t>Stegomalware: A systematic survey of MalwareHiding and detection in images, machine LearningModels and research challenges. arXiv preprint arXiv:2110.02504.</w:t>
      </w:r>
    </w:p>
    <w:p w14:paraId="1D4996B4"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Chakravarty, Adit Kumar, et al.</w:t>
      </w:r>
    </w:p>
    <w:p w14:paraId="16B4B5DE"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2019</w:t>
      </w:r>
      <w:r w:rsidRPr="000C186A">
        <w:rPr>
          <w:rFonts w:ascii="Arial" w:hAnsi="Arial" w:cs="Arial"/>
          <w:color w:val="000000" w:themeColor="text1"/>
          <w:sz w:val="22"/>
          <w:szCs w:val="22"/>
          <w:lang w:val="en-ZA"/>
        </w:rPr>
        <w:tab/>
        <w:t>A study of signature-based and behaviour-based malware detection approaches. Int. J. Adv. Res. Ideas Innov. Technol 5(3):1509-1511.</w:t>
      </w:r>
    </w:p>
    <w:p w14:paraId="153D5C21"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Chang, Ching-Chun, and Isao Echizen</w:t>
      </w:r>
    </w:p>
    <w:p w14:paraId="2DFF09D1"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2025</w:t>
      </w:r>
      <w:r w:rsidRPr="000C186A">
        <w:rPr>
          <w:rFonts w:ascii="Arial" w:hAnsi="Arial" w:cs="Arial"/>
          <w:color w:val="000000" w:themeColor="text1"/>
          <w:sz w:val="22"/>
          <w:szCs w:val="22"/>
          <w:lang w:val="en-ZA"/>
        </w:rPr>
        <w:tab/>
        <w:t>Steganography Beyond Space-Time With Chain of Multimodal AI Agents. arXiv:2502.18547.</w:t>
      </w:r>
    </w:p>
    <w:p w14:paraId="243BFABE"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Cheddad, Abbas, et al.</w:t>
      </w:r>
    </w:p>
    <w:p w14:paraId="1F8EF8EB"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2010</w:t>
      </w:r>
      <w:r w:rsidRPr="000C186A">
        <w:rPr>
          <w:rFonts w:ascii="Arial" w:hAnsi="Arial" w:cs="Arial"/>
          <w:color w:val="000000" w:themeColor="text1"/>
          <w:sz w:val="22"/>
          <w:szCs w:val="22"/>
          <w:lang w:val="en-ZA"/>
        </w:rPr>
        <w:tab/>
        <w:t>Digital image steganography: Survey and analysis of current methods. Signal processing 90(3):727-752.</w:t>
      </w:r>
    </w:p>
    <w:p w14:paraId="75032C7E"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Choudhary, Utkarsh, and Parul Agarwal</w:t>
      </w:r>
    </w:p>
    <w:p w14:paraId="4C86054C"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Image Steganography Combined with Cryptography for Covert Communication. Proceedings of the 2024 Sixteenth International Conference on Contemporary Computing, 2024, pp. 207-212.</w:t>
      </w:r>
    </w:p>
    <w:p w14:paraId="4DD3E43A"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Coscia, Antonio, et al.</w:t>
      </w:r>
    </w:p>
    <w:p w14:paraId="49147AA1"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2025</w:t>
      </w:r>
      <w:r w:rsidRPr="000C186A">
        <w:rPr>
          <w:rFonts w:ascii="Arial" w:hAnsi="Arial" w:cs="Arial"/>
          <w:color w:val="000000" w:themeColor="text1"/>
          <w:sz w:val="22"/>
          <w:szCs w:val="22"/>
          <w:lang w:val="en-ZA"/>
        </w:rPr>
        <w:tab/>
        <w:t>APIARY: An API-based automatic rule generator for yara to enhance malware detection. Computers &amp; Security 153:104397.</w:t>
      </w:r>
    </w:p>
    <w:p w14:paraId="7AD83807"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De La Croix, Ntivuguruzwa Jean, Tohari Ahmad, and Fengling Han</w:t>
      </w:r>
    </w:p>
    <w:p w14:paraId="6186CC60"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Comprehensive survey on image steganalysis using deep learning. array 22:100353.</w:t>
      </w:r>
    </w:p>
    <w:p w14:paraId="4B7849DE"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Dell’Orco, Danilo, et al.</w:t>
      </w:r>
    </w:p>
    <w:p w14:paraId="586BB270"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2025a</w:t>
      </w:r>
      <w:r w:rsidRPr="000C186A">
        <w:rPr>
          <w:rFonts w:ascii="Arial" w:hAnsi="Arial" w:cs="Arial"/>
          <w:color w:val="000000" w:themeColor="text1"/>
          <w:sz w:val="22"/>
          <w:szCs w:val="22"/>
          <w:lang w:val="en-ZA"/>
        </w:rPr>
        <w:tab/>
        <w:t>Would you mind hiding my malware? Building malicious Android apps with StegoPack. Pervasive and Mobile Computing:102060.</w:t>
      </w:r>
    </w:p>
    <w:p w14:paraId="1799B0CB"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Dell’Orco, Danilo, et al.</w:t>
      </w:r>
    </w:p>
    <w:p w14:paraId="30703E4F"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2025b</w:t>
      </w:r>
      <w:r w:rsidRPr="000C186A">
        <w:rPr>
          <w:rFonts w:ascii="Arial" w:hAnsi="Arial" w:cs="Arial"/>
          <w:color w:val="000000" w:themeColor="text1"/>
          <w:sz w:val="22"/>
          <w:szCs w:val="22"/>
          <w:lang w:val="en-ZA"/>
        </w:rPr>
        <w:tab/>
        <w:t>Challenging Antivirus against Elusive Android Malware over Time. Proceedings of the 2025 Italian Conference on Cybersecurity, ITASEC. CEURWS. org, 2025b.</w:t>
      </w:r>
    </w:p>
    <w:p w14:paraId="440C2A38"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Desoky, Abdelrahman</w:t>
      </w:r>
    </w:p>
    <w:p w14:paraId="61E497F0"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lastRenderedPageBreak/>
        <w:tab/>
        <w:t>2011</w:t>
      </w:r>
      <w:r w:rsidRPr="000C186A">
        <w:rPr>
          <w:rFonts w:ascii="Arial" w:hAnsi="Arial" w:cs="Arial"/>
          <w:color w:val="000000" w:themeColor="text1"/>
          <w:sz w:val="22"/>
          <w:szCs w:val="22"/>
          <w:lang w:val="en-ZA"/>
        </w:rPr>
        <w:tab/>
        <w:t>Edustega: an education-centric steganography methodology. International Journal of Security and Networks 6(2-3):153-173.</w:t>
      </w:r>
    </w:p>
    <w:p w14:paraId="04ED6CE6"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Diepenbroek, Martine</w:t>
      </w:r>
    </w:p>
    <w:p w14:paraId="3648549F"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2023</w:t>
      </w:r>
      <w:r w:rsidRPr="000C186A">
        <w:rPr>
          <w:rFonts w:ascii="Arial" w:hAnsi="Arial" w:cs="Arial"/>
          <w:color w:val="000000" w:themeColor="text1"/>
          <w:sz w:val="22"/>
          <w:szCs w:val="22"/>
          <w:lang w:val="en-ZA"/>
        </w:rPr>
        <w:tab/>
        <w:t>Secretive Spartans: Herodotus' views towards secret communication in Persia and Sparta and its effect on post-Herodotean sources.</w:t>
      </w:r>
    </w:p>
    <w:p w14:paraId="1AF846DA"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Dittmann, Jana, et al.</w:t>
      </w:r>
    </w:p>
    <w:p w14:paraId="7823C10F"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Forensic trace analysis for MP3 based stego-malware: Exemplary study for stego-algorithm and capacity attribution to derive YARA rules for malware identification. Proceedings of the 2024 ACM Workshop on Information Hiding and Multimedia Security, 2024, pp. 101-112.</w:t>
      </w:r>
    </w:p>
    <w:p w14:paraId="69743D0A"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Eid, Wafa M, et al.</w:t>
      </w:r>
    </w:p>
    <w:p w14:paraId="33C0AC22"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2022</w:t>
      </w:r>
      <w:r w:rsidRPr="000C186A">
        <w:rPr>
          <w:rFonts w:ascii="Arial" w:hAnsi="Arial" w:cs="Arial"/>
          <w:color w:val="000000" w:themeColor="text1"/>
          <w:sz w:val="22"/>
          <w:szCs w:val="22"/>
          <w:lang w:val="en-ZA"/>
        </w:rPr>
        <w:tab/>
        <w:t>Digital image steganalysis: current methodologies and future challenges. Ieee Access 10:92321-92336.</w:t>
      </w:r>
    </w:p>
    <w:p w14:paraId="50BC747B"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Emad, Elshazly, et al.</w:t>
      </w:r>
    </w:p>
    <w:p w14:paraId="6DDB4A47"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2018</w:t>
      </w:r>
      <w:r w:rsidRPr="000C186A">
        <w:rPr>
          <w:rFonts w:ascii="Arial" w:hAnsi="Arial" w:cs="Arial"/>
          <w:color w:val="000000" w:themeColor="text1"/>
          <w:sz w:val="22"/>
          <w:szCs w:val="22"/>
          <w:lang w:val="en-ZA"/>
        </w:rPr>
        <w:tab/>
        <w:t>A secure image steganography algorithm based on least significant bit and integer wavelet transform. Journal of Systems Engineering and Electronics 29(3):639-649.</w:t>
      </w:r>
    </w:p>
    <w:p w14:paraId="4F32572F"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Evsutin, Oleg, Anna Melman, and Roman Meshcheryakov</w:t>
      </w:r>
    </w:p>
    <w:p w14:paraId="3835F6A5"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2020</w:t>
      </w:r>
      <w:r w:rsidRPr="000C186A">
        <w:rPr>
          <w:rFonts w:ascii="Arial" w:hAnsi="Arial" w:cs="Arial"/>
          <w:color w:val="000000" w:themeColor="text1"/>
          <w:sz w:val="22"/>
          <w:szCs w:val="22"/>
          <w:lang w:val="en-ZA"/>
        </w:rPr>
        <w:tab/>
        <w:t>Digital steganography and watermarking for digital images: A review of current research directions. IEEE Access 8:166589-166611.</w:t>
      </w:r>
    </w:p>
    <w:p w14:paraId="0CF5EA79"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Frith, David</w:t>
      </w:r>
    </w:p>
    <w:p w14:paraId="591ED67F"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2007</w:t>
      </w:r>
      <w:r w:rsidRPr="000C186A">
        <w:rPr>
          <w:rFonts w:ascii="Arial" w:hAnsi="Arial" w:cs="Arial"/>
          <w:color w:val="000000" w:themeColor="text1"/>
          <w:sz w:val="22"/>
          <w:szCs w:val="22"/>
          <w:lang w:val="en-ZA"/>
        </w:rPr>
        <w:tab/>
        <w:t>Steganography approaches, options, and implications. Network Security 2007(8):4-7.</w:t>
      </w:r>
    </w:p>
    <w:p w14:paraId="19A2FD03"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Gao, Kai, et al.</w:t>
      </w:r>
    </w:p>
    <w:p w14:paraId="4699B920"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2022</w:t>
      </w:r>
      <w:r w:rsidRPr="000C186A">
        <w:rPr>
          <w:rFonts w:ascii="Arial" w:hAnsi="Arial" w:cs="Arial"/>
          <w:color w:val="000000" w:themeColor="text1"/>
          <w:sz w:val="22"/>
          <w:szCs w:val="22"/>
          <w:lang w:val="en-ZA"/>
        </w:rPr>
        <w:tab/>
        <w:t>Steganographic secret sharing via AI-generated photorealistic images. EURASIP Journal on Wireless Communications and Networking 2022(1):119.</w:t>
      </w:r>
    </w:p>
    <w:p w14:paraId="0512D8F6"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Georges, Jeanne, and Dalia A Magdi</w:t>
      </w:r>
    </w:p>
    <w:p w14:paraId="676FDA01"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2020</w:t>
      </w:r>
      <w:r w:rsidRPr="000C186A">
        <w:rPr>
          <w:rFonts w:ascii="Arial" w:hAnsi="Arial" w:cs="Arial"/>
          <w:color w:val="000000" w:themeColor="text1"/>
          <w:sz w:val="22"/>
          <w:szCs w:val="22"/>
          <w:lang w:val="en-ZA"/>
        </w:rPr>
        <w:tab/>
        <w:t>Using artificial intelligence approaches for image steganography: a review. Internet of Things—Applications and Future: Proceedings of ITAF 2019:239-247.</w:t>
      </w:r>
    </w:p>
    <w:p w14:paraId="53152710"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Ghamizi, Salah, et al.</w:t>
      </w:r>
    </w:p>
    <w:p w14:paraId="3AA84967"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2021</w:t>
      </w:r>
      <w:r w:rsidRPr="000C186A">
        <w:rPr>
          <w:rFonts w:ascii="Arial" w:hAnsi="Arial" w:cs="Arial"/>
          <w:color w:val="000000" w:themeColor="text1"/>
          <w:sz w:val="22"/>
          <w:szCs w:val="22"/>
          <w:lang w:val="en-ZA"/>
        </w:rPr>
        <w:tab/>
        <w:t>Evasion attack steganography: Turning vulnerability of machine learning to adversarial attacks into a real-world application. Proceedings of the IEEE/CVF International conference on computer vision, 2021, pp. 31-40.</w:t>
      </w:r>
    </w:p>
    <w:p w14:paraId="6ACC250D"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Guo, Yang</w:t>
      </w:r>
    </w:p>
    <w:p w14:paraId="70982866"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2023</w:t>
      </w:r>
      <w:r w:rsidRPr="000C186A">
        <w:rPr>
          <w:rFonts w:ascii="Arial" w:hAnsi="Arial" w:cs="Arial"/>
          <w:color w:val="000000" w:themeColor="text1"/>
          <w:sz w:val="22"/>
          <w:szCs w:val="22"/>
          <w:lang w:val="en-ZA"/>
        </w:rPr>
        <w:tab/>
        <w:t>A review of machine learning-based zero-day attack detection: Challenges and future directions. Computer communications 198:175-185.</w:t>
      </w:r>
    </w:p>
    <w:p w14:paraId="37DD14A5"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Hammad, Omar Mejbel, et al.</w:t>
      </w:r>
    </w:p>
    <w:p w14:paraId="4C2A475A"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An Overview of Image Steganography Techniques: Historical Development, Methodologies, and Evaluation Criteria. SHIFRA 2024:74-87.</w:t>
      </w:r>
    </w:p>
    <w:p w14:paraId="58559EFA"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Joyce, Robert J, et al.</w:t>
      </w:r>
    </w:p>
    <w:p w14:paraId="679F3DE4"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2023</w:t>
      </w:r>
      <w:r w:rsidRPr="000C186A">
        <w:rPr>
          <w:rFonts w:ascii="Arial" w:hAnsi="Arial" w:cs="Arial"/>
          <w:color w:val="000000" w:themeColor="text1"/>
          <w:sz w:val="22"/>
          <w:szCs w:val="22"/>
          <w:lang w:val="en-ZA"/>
        </w:rPr>
        <w:tab/>
        <w:t>Avscan2vec: Feature learning on antivirus scan data for production-scale malware corpora. Proceedings of the 16th ACM Workshop on Artificial Intelligence and Security, 2023, pp. 185-196.</w:t>
      </w:r>
    </w:p>
    <w:p w14:paraId="68DC5D02"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Kasperskyy</w:t>
      </w:r>
    </w:p>
    <w:p w14:paraId="2F1934EE"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2023</w:t>
      </w:r>
      <w:r w:rsidRPr="000C186A">
        <w:rPr>
          <w:rFonts w:ascii="Arial" w:hAnsi="Arial" w:cs="Arial"/>
          <w:color w:val="000000" w:themeColor="text1"/>
          <w:sz w:val="22"/>
          <w:szCs w:val="22"/>
          <w:lang w:val="en-ZA"/>
        </w:rPr>
        <w:tab/>
        <w:t>What is steganography? Definition and explanation.</w:t>
      </w:r>
    </w:p>
    <w:p w14:paraId="0EA124A0"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Khalid, Myra, et al.</w:t>
      </w:r>
    </w:p>
    <w:p w14:paraId="3B716945"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lastRenderedPageBreak/>
        <w:tab/>
        <w:t>2020</w:t>
      </w:r>
      <w:r w:rsidRPr="000C186A">
        <w:rPr>
          <w:rFonts w:ascii="Arial" w:hAnsi="Arial" w:cs="Arial"/>
          <w:color w:val="000000" w:themeColor="text1"/>
          <w:sz w:val="22"/>
          <w:szCs w:val="22"/>
          <w:lang w:val="en-ZA"/>
        </w:rPr>
        <w:tab/>
        <w:t>Automatic YARA rule generation. 2020 International Conference on Cyber Warfare and Security (ICCWS), 2020, pp. 1-5. IEEE.</w:t>
      </w:r>
    </w:p>
    <w:p w14:paraId="20EABB5A"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Knöchel, Mandy, and Sebastian Karius</w:t>
      </w:r>
    </w:p>
    <w:p w14:paraId="31AE2E8F"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Text Steganography Methods and their Influence in Malware: A Comprehensive Overview and Evaluation. Proceedings of the 2024 ACM Workshop on Information Hiding and Multimedia Security, 2024, pp. 113-124.</w:t>
      </w:r>
    </w:p>
    <w:p w14:paraId="784E66A6"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Kour, Jasleen, and Deepankar Verma</w:t>
      </w:r>
    </w:p>
    <w:p w14:paraId="3DE63709"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2014</w:t>
      </w:r>
      <w:r w:rsidRPr="000C186A">
        <w:rPr>
          <w:rFonts w:ascii="Arial" w:hAnsi="Arial" w:cs="Arial"/>
          <w:color w:val="000000" w:themeColor="text1"/>
          <w:sz w:val="22"/>
          <w:szCs w:val="22"/>
          <w:lang w:val="en-ZA"/>
        </w:rPr>
        <w:tab/>
        <w:t>Steganography techniques–A review paper. International Journal of Emerging Research in Management &amp;Technology ISSN:2278-9359.</w:t>
      </w:r>
    </w:p>
    <w:p w14:paraId="24E29171"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Kumar, Arvind, et al.</w:t>
      </w:r>
    </w:p>
    <w:p w14:paraId="44EA5F54"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Steganography: Unveiling techniques and research agenda.</w:t>
      </w:r>
    </w:p>
    <w:p w14:paraId="3D3431D8"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Leka, Christian, et al.</w:t>
      </w:r>
    </w:p>
    <w:p w14:paraId="3AC226C9"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2022</w:t>
      </w:r>
      <w:r w:rsidRPr="000C186A">
        <w:rPr>
          <w:rFonts w:ascii="Arial" w:hAnsi="Arial" w:cs="Arial"/>
          <w:color w:val="000000" w:themeColor="text1"/>
          <w:sz w:val="22"/>
          <w:szCs w:val="22"/>
          <w:lang w:val="en-ZA"/>
        </w:rPr>
        <w:tab/>
        <w:t>A comparative analysis of virustotal and desktop antivirus detection capabilities. 2022 13th International Conference on Information, Intelligence, Systems &amp; Applications (IISA), 2022, pp. 1-6. IEEE.</w:t>
      </w:r>
    </w:p>
    <w:p w14:paraId="2A2F3917"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Liu, Jia, et al.</w:t>
      </w:r>
    </w:p>
    <w:p w14:paraId="5AF547D0"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2020</w:t>
      </w:r>
      <w:r w:rsidRPr="000C186A">
        <w:rPr>
          <w:rFonts w:ascii="Arial" w:hAnsi="Arial" w:cs="Arial"/>
          <w:color w:val="000000" w:themeColor="text1"/>
          <w:sz w:val="22"/>
          <w:szCs w:val="22"/>
          <w:lang w:val="en-ZA"/>
        </w:rPr>
        <w:tab/>
        <w:t>Recent advances of image steganography with generative adversarial networks. IEEE Access 8:60575-60597.</w:t>
      </w:r>
    </w:p>
    <w:p w14:paraId="7B73359D"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Lockett, Adam</w:t>
      </w:r>
    </w:p>
    <w:p w14:paraId="6887CEAA"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2021</w:t>
      </w:r>
      <w:r w:rsidRPr="000C186A">
        <w:rPr>
          <w:rFonts w:ascii="Arial" w:hAnsi="Arial" w:cs="Arial"/>
          <w:color w:val="000000" w:themeColor="text1"/>
          <w:sz w:val="22"/>
          <w:szCs w:val="22"/>
          <w:lang w:val="en-ZA"/>
        </w:rPr>
        <w:tab/>
        <w:t>Assessing the effectiveness of yara rules for signature-based malware detection and classification. arXiv preprint arXiv:2111.13910.</w:t>
      </w:r>
    </w:p>
    <w:p w14:paraId="314C366B"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Luo, Weiqi, et al.</w:t>
      </w:r>
    </w:p>
    <w:p w14:paraId="181CD818"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A Comprehensive Survey of Digital Image Steganography and Steganalysis. APSIPA Transactions on Signal and Information Processing 13(1).</w:t>
      </w:r>
    </w:p>
    <w:p w14:paraId="3E627875"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Majeed, Mohammed Abdul, et al.</w:t>
      </w:r>
    </w:p>
    <w:p w14:paraId="2AEBB26C"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2021</w:t>
      </w:r>
      <w:r w:rsidRPr="000C186A">
        <w:rPr>
          <w:rFonts w:ascii="Arial" w:hAnsi="Arial" w:cs="Arial"/>
          <w:color w:val="000000" w:themeColor="text1"/>
          <w:sz w:val="22"/>
          <w:szCs w:val="22"/>
          <w:lang w:val="en-ZA"/>
        </w:rPr>
        <w:tab/>
        <w:t>A review on text steganography techniques. Mathematics 9(21):2829.</w:t>
      </w:r>
    </w:p>
    <w:p w14:paraId="44DB4F0F"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Mallick, Md Abu Imran, and Rishab Nath</w:t>
      </w:r>
    </w:p>
    <w:p w14:paraId="4D3B5614"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Navigating the cyber security landscape: A comprehensive review of cyber-attacks, emerging trends, and recent developments. World Scientific News 190(1):1-69.</w:t>
      </w:r>
    </w:p>
    <w:p w14:paraId="66AFD1E2"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Mandal, Pratap Chandra, et al.</w:t>
      </w:r>
    </w:p>
    <w:p w14:paraId="499CA157"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2022</w:t>
      </w:r>
      <w:r w:rsidRPr="000C186A">
        <w:rPr>
          <w:rFonts w:ascii="Arial" w:hAnsi="Arial" w:cs="Arial"/>
          <w:color w:val="000000" w:themeColor="text1"/>
          <w:sz w:val="22"/>
          <w:szCs w:val="22"/>
          <w:lang w:val="en-ZA"/>
        </w:rPr>
        <w:tab/>
        <w:t>Digital image steganography: A literature survey. Information sciences 609:1451-1488.</w:t>
      </w:r>
    </w:p>
    <w:p w14:paraId="3469D16D"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Masri, Rima, and Monther Aldwairi</w:t>
      </w:r>
    </w:p>
    <w:p w14:paraId="7EB7CA7F"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2017</w:t>
      </w:r>
      <w:r w:rsidRPr="000C186A">
        <w:rPr>
          <w:rFonts w:ascii="Arial" w:hAnsi="Arial" w:cs="Arial"/>
          <w:color w:val="000000" w:themeColor="text1"/>
          <w:sz w:val="22"/>
          <w:szCs w:val="22"/>
          <w:lang w:val="en-ZA"/>
        </w:rPr>
        <w:tab/>
        <w:t>Automated malicious advertisement detection using virustotal, urlvoid, and trendmicro. 2017 8th International Conference on Information and Communication Systems (ICICS), 2017, pp. 336-341. IEEE.</w:t>
      </w:r>
    </w:p>
    <w:p w14:paraId="180F4360"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Metta, Shivani, et al.</w:t>
      </w:r>
    </w:p>
    <w:p w14:paraId="22FD7573"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Generative AI in cybersecurity. arXiv preprint arXiv:2405.01674.</w:t>
      </w:r>
    </w:p>
    <w:p w14:paraId="4CD49CA0"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Mohite, Rahul, and Lahcen Ouarbya</w:t>
      </w:r>
    </w:p>
    <w:p w14:paraId="49276570"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Interpretable anomaly detection: A hybrid approach using rule-based and machine learning techniques. 2024 IEEE 9th International Conference for Convergence in Technology (I2CT), 2024, pp. 1-10. IEEE.</w:t>
      </w:r>
    </w:p>
    <w:p w14:paraId="39C9A6BA"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Morales-Chan, Miguel, Hector R Amado-Salvatierra, and Rocael Hernandez-Rizzardini</w:t>
      </w:r>
    </w:p>
    <w:p w14:paraId="6B9325AB"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lastRenderedPageBreak/>
        <w:tab/>
        <w:t>2024</w:t>
      </w:r>
      <w:r w:rsidRPr="000C186A">
        <w:rPr>
          <w:rFonts w:ascii="Arial" w:hAnsi="Arial" w:cs="Arial"/>
          <w:color w:val="000000" w:themeColor="text1"/>
          <w:sz w:val="22"/>
          <w:szCs w:val="22"/>
          <w:lang w:val="en-ZA"/>
        </w:rPr>
        <w:tab/>
        <w:t>AI-driven content creation: Revolutionizing educational materials. Proceedings of the Eleventh ACM Conference on Learning@ Scale, 2024, pp. 556-558.</w:t>
      </w:r>
    </w:p>
    <w:p w14:paraId="656489CC"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Motwani, Sumeet, et al.</w:t>
      </w:r>
    </w:p>
    <w:p w14:paraId="7AE1A9EF"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Secret collusion among AI agents: Multi-agent deception via steganography. Advances in Neural Information Processing Systems 37:73439-73486.</w:t>
      </w:r>
    </w:p>
    <w:p w14:paraId="653E6DAC"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Naeem, Samreen, et al.</w:t>
      </w:r>
    </w:p>
    <w:p w14:paraId="1DDCA89A"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2023</w:t>
      </w:r>
      <w:r w:rsidRPr="000C186A">
        <w:rPr>
          <w:rFonts w:ascii="Arial" w:hAnsi="Arial" w:cs="Arial"/>
          <w:color w:val="000000" w:themeColor="text1"/>
          <w:sz w:val="22"/>
          <w:szCs w:val="22"/>
          <w:lang w:val="en-ZA"/>
        </w:rPr>
        <w:tab/>
        <w:t>An unsupervised machine learning algorithms: Comprehensive review. International Journal of Computing and Digital Systems.</w:t>
      </w:r>
    </w:p>
    <w:p w14:paraId="79C8AA13"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Naik, Nitin, et al.</w:t>
      </w:r>
    </w:p>
    <w:p w14:paraId="49B0E9C9"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2020</w:t>
      </w:r>
      <w:r w:rsidRPr="000C186A">
        <w:rPr>
          <w:rFonts w:ascii="Arial" w:hAnsi="Arial" w:cs="Arial"/>
          <w:color w:val="000000" w:themeColor="text1"/>
          <w:sz w:val="22"/>
          <w:szCs w:val="22"/>
          <w:lang w:val="en-ZA"/>
        </w:rPr>
        <w:tab/>
        <w:t>Evaluating automatically generated YARA rules and enhancing their effectiveness. 2020 IEEE Symposium Series on Computational Intelligence (SSCI), 2020, pp. 1146-1153. IEEE.</w:t>
      </w:r>
    </w:p>
    <w:p w14:paraId="27DC65BC"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NCCIC</w:t>
      </w:r>
    </w:p>
    <w:p w14:paraId="6CD2D2E3"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2015</w:t>
      </w:r>
      <w:r w:rsidRPr="000C186A">
        <w:rPr>
          <w:rFonts w:ascii="Arial" w:hAnsi="Arial" w:cs="Arial"/>
          <w:color w:val="000000" w:themeColor="text1"/>
          <w:sz w:val="22"/>
          <w:szCs w:val="22"/>
          <w:lang w:val="en-ZA"/>
        </w:rPr>
        <w:tab/>
        <w:t>USING YARA FOR MALWARE DETECTION.1.</w:t>
      </w:r>
    </w:p>
    <w:p w14:paraId="35E5FB99"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Ndibe, Ogochukwu Susan</w:t>
      </w:r>
    </w:p>
    <w:p w14:paraId="28565599"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2025</w:t>
      </w:r>
      <w:r w:rsidRPr="000C186A">
        <w:rPr>
          <w:rFonts w:ascii="Arial" w:hAnsi="Arial" w:cs="Arial"/>
          <w:color w:val="000000" w:themeColor="text1"/>
          <w:sz w:val="22"/>
          <w:szCs w:val="22"/>
          <w:lang w:val="en-ZA"/>
        </w:rPr>
        <w:tab/>
        <w:t>Integrating Machine Learning with Digital Forensics to Enhance Anomaly Detection and Mitigation Strategies.</w:t>
      </w:r>
    </w:p>
    <w:p w14:paraId="15E5FA50"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Ningappa, Siddesh</w:t>
      </w:r>
    </w:p>
    <w:p w14:paraId="119DE3EB"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2020</w:t>
      </w:r>
      <w:r w:rsidRPr="000C186A">
        <w:rPr>
          <w:rFonts w:ascii="Arial" w:hAnsi="Arial" w:cs="Arial"/>
          <w:color w:val="000000" w:themeColor="text1"/>
          <w:sz w:val="22"/>
          <w:szCs w:val="22"/>
          <w:lang w:val="en-ZA"/>
        </w:rPr>
        <w:tab/>
        <w:t>YARA Based Defence Mechanism Against NFC Based Attacks For Android Devices, Dublin, National College of Ireland.</w:t>
      </w:r>
    </w:p>
    <w:p w14:paraId="59CE7FCA"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Prathyusha, Kema, J Vinoj, and KB Manikandan</w:t>
      </w:r>
    </w:p>
    <w:p w14:paraId="3E05FDB2"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2025</w:t>
      </w:r>
      <w:r w:rsidRPr="000C186A">
        <w:rPr>
          <w:rFonts w:ascii="Arial" w:hAnsi="Arial" w:cs="Arial"/>
          <w:color w:val="000000" w:themeColor="text1"/>
          <w:sz w:val="22"/>
          <w:szCs w:val="22"/>
          <w:lang w:val="en-ZA"/>
        </w:rPr>
        <w:tab/>
        <w:t>Exploring Artificial Intelligence Security: A Comparative Study of Adversarial Attacks and Steganographic Defenses. 2025 4th International Conference on Sentiment Analysis and Deep Learning (ICSADL), 2025, pp. 20-25. IEEE.</w:t>
      </w:r>
    </w:p>
    <w:p w14:paraId="35FC6F22"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Provos, Niels, and Peter Honeyman</w:t>
      </w:r>
    </w:p>
    <w:p w14:paraId="4FC1BF64"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2003</w:t>
      </w:r>
      <w:r w:rsidRPr="000C186A">
        <w:rPr>
          <w:rFonts w:ascii="Arial" w:hAnsi="Arial" w:cs="Arial"/>
          <w:color w:val="000000" w:themeColor="text1"/>
          <w:sz w:val="22"/>
          <w:szCs w:val="22"/>
          <w:lang w:val="en-ZA"/>
        </w:rPr>
        <w:tab/>
        <w:t>Hide and seek: An introduction to steganography. IEEE security &amp; privacy 1(3):32-44.</w:t>
      </w:r>
    </w:p>
    <w:p w14:paraId="4204620D"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Quffa, Abdallah, and Samy S Abu-Naser</w:t>
      </w:r>
    </w:p>
    <w:p w14:paraId="4EC6D451"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r>
      <w:r w:rsidRPr="000C186A">
        <w:rPr>
          <w:rFonts w:ascii="Arial" w:hAnsi="Arial" w:cs="Arial"/>
          <w:color w:val="000000" w:themeColor="text1"/>
          <w:sz w:val="22"/>
          <w:szCs w:val="22"/>
          <w:lang w:val="en-ZA"/>
        </w:rPr>
        <w:tab/>
        <w:t>A Rule-Based Expert System for Cybersecurity Threat Detection: Evolution, Applications, and the Hybrid AI Paradigm.</w:t>
      </w:r>
    </w:p>
    <w:p w14:paraId="787369B8"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Rafat, Khan Farhan, and Syed Muhammad Sajjad</w:t>
      </w:r>
    </w:p>
    <w:p w14:paraId="6FA345A3"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Advancing reversible LSB steganography: Addressing imperfections and embracing pioneering techniques for enhanced security. IEEE Access.</w:t>
      </w:r>
    </w:p>
    <w:p w14:paraId="303115A0"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Rafy, Md Fazley</w:t>
      </w:r>
    </w:p>
    <w:p w14:paraId="2A0C3AA4"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Artificial intelligence in cyber security. Available at SSRN 4687831.</w:t>
      </w:r>
    </w:p>
    <w:p w14:paraId="53FBF850"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Raheel Abbas, and Hussain</w:t>
      </w:r>
    </w:p>
    <w:p w14:paraId="3BA43CAC"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2025</w:t>
      </w:r>
      <w:r w:rsidRPr="000C186A">
        <w:rPr>
          <w:rFonts w:ascii="Arial" w:hAnsi="Arial" w:cs="Arial"/>
          <w:color w:val="000000" w:themeColor="text1"/>
          <w:sz w:val="22"/>
          <w:szCs w:val="22"/>
          <w:lang w:val="en-ZA"/>
        </w:rPr>
        <w:tab/>
        <w:t>Evaluating antivirus software: a comparative analysis of detection methodologies and performance metrics in modern antivirus solutions.</w:t>
      </w:r>
    </w:p>
    <w:p w14:paraId="0B1809BA"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Rahman, Shahid, et al.</w:t>
      </w:r>
    </w:p>
    <w:p w14:paraId="0A8CBD84"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2025</w:t>
      </w:r>
      <w:r w:rsidRPr="000C186A">
        <w:rPr>
          <w:rFonts w:ascii="Arial" w:hAnsi="Arial" w:cs="Arial"/>
          <w:color w:val="000000" w:themeColor="text1"/>
          <w:sz w:val="22"/>
          <w:szCs w:val="22"/>
          <w:lang w:val="en-ZA"/>
        </w:rPr>
        <w:tab/>
        <w:t>A novel and efficient digital image steganography technique using least significant bit substitution. Scientific Reports 15(1):107.</w:t>
      </w:r>
    </w:p>
    <w:p w14:paraId="7B82FE23"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Rahman, Shahid, et al.</w:t>
      </w:r>
    </w:p>
    <w:p w14:paraId="57E55739"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2022</w:t>
      </w:r>
      <w:r w:rsidRPr="000C186A">
        <w:rPr>
          <w:rFonts w:ascii="Arial" w:hAnsi="Arial" w:cs="Arial"/>
          <w:color w:val="000000" w:themeColor="text1"/>
          <w:sz w:val="22"/>
          <w:szCs w:val="22"/>
          <w:lang w:val="en-ZA"/>
        </w:rPr>
        <w:tab/>
        <w:t>A novel steganography technique for digital images using the least significant bit substitution method. IEEE Access 10:124053-124075.</w:t>
      </w:r>
    </w:p>
    <w:p w14:paraId="5CF1652F"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Raymond, Jessica, and Lopez Rick</w:t>
      </w:r>
    </w:p>
    <w:p w14:paraId="4F389184"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lastRenderedPageBreak/>
        <w:tab/>
        <w:t>2023</w:t>
      </w:r>
      <w:r w:rsidRPr="000C186A">
        <w:rPr>
          <w:rFonts w:ascii="Arial" w:hAnsi="Arial" w:cs="Arial"/>
          <w:color w:val="000000" w:themeColor="text1"/>
          <w:sz w:val="22"/>
          <w:szCs w:val="22"/>
          <w:lang w:val="en-ZA"/>
        </w:rPr>
        <w:tab/>
        <w:t>AI-POWERED STEGANOGRAPHY: HIDDEN COMMUNICATIONS IN GENERATIVE MEDIA ON THE DARKNET.</w:t>
      </w:r>
    </w:p>
    <w:p w14:paraId="717FA924"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Regeciova, Dominika</w:t>
      </w:r>
    </w:p>
    <w:p w14:paraId="1FF8BB94"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2022</w:t>
      </w:r>
      <w:r w:rsidRPr="000C186A">
        <w:rPr>
          <w:rFonts w:ascii="Arial" w:hAnsi="Arial" w:cs="Arial"/>
          <w:color w:val="000000" w:themeColor="text1"/>
          <w:sz w:val="22"/>
          <w:szCs w:val="22"/>
          <w:lang w:val="en-ZA"/>
        </w:rPr>
        <w:tab/>
        <w:t>Yara: Down the Rabbit Hole Without Slowing Down. The Journal on Cybercrime and Digital Investigations 7(1):17-21.</w:t>
      </w:r>
    </w:p>
    <w:p w14:paraId="66DD7C8B"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Rehman, Hafiz Abdul, et al.</w:t>
      </w:r>
    </w:p>
    <w:p w14:paraId="65CD0EF6"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Leveraging coverless image steganography to hide secret information by generating anime characters using GAN. Expert Systems with Applications 248:123420.</w:t>
      </w:r>
    </w:p>
    <w:p w14:paraId="245E90FE"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Sadeq, Hafiz, and Anil Kapure</w:t>
      </w:r>
    </w:p>
    <w:p w14:paraId="55F8A8F4"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2023</w:t>
      </w:r>
      <w:r w:rsidRPr="000C186A">
        <w:rPr>
          <w:rFonts w:ascii="Arial" w:hAnsi="Arial" w:cs="Arial"/>
          <w:color w:val="000000" w:themeColor="text1"/>
          <w:sz w:val="22"/>
          <w:szCs w:val="22"/>
          <w:lang w:val="en-ZA"/>
        </w:rPr>
        <w:tab/>
        <w:t>Image Processing and AI for Intelligent Data Concealment in Edge Devices.</w:t>
      </w:r>
    </w:p>
    <w:p w14:paraId="631F55B3"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Sahu, Aditya Kumar, and Monalisa Sahu</w:t>
      </w:r>
    </w:p>
    <w:p w14:paraId="3F3A8FA3"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2020</w:t>
      </w:r>
      <w:r w:rsidRPr="000C186A">
        <w:rPr>
          <w:rFonts w:ascii="Arial" w:hAnsi="Arial" w:cs="Arial"/>
          <w:color w:val="000000" w:themeColor="text1"/>
          <w:sz w:val="22"/>
          <w:szCs w:val="22"/>
          <w:lang w:val="en-ZA"/>
        </w:rPr>
        <w:tab/>
        <w:t>Digital image steganography and steganalysis: A journey of the past three decades. Open Computer Science 10(1):296-342.</w:t>
      </w:r>
    </w:p>
    <w:p w14:paraId="0FCB329E"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Sanjalawe, Yousef, et al.</w:t>
      </w:r>
    </w:p>
    <w:p w14:paraId="5E2628C4"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2025</w:t>
      </w:r>
      <w:r w:rsidRPr="000C186A">
        <w:rPr>
          <w:rFonts w:ascii="Arial" w:hAnsi="Arial" w:cs="Arial"/>
          <w:color w:val="000000" w:themeColor="text1"/>
          <w:sz w:val="22"/>
          <w:szCs w:val="22"/>
          <w:lang w:val="en-ZA"/>
        </w:rPr>
        <w:tab/>
        <w:t>A deep learning-driven multi-layered steganographic approach for enhanced data security. Scientific Reports 15(1):4761.</w:t>
      </w:r>
    </w:p>
    <w:p w14:paraId="316D75B2"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Saputro, Indrawan Ady, et al.</w:t>
      </w:r>
    </w:p>
    <w:p w14:paraId="035B4C6A"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AI-Powered Steganographic Techniques: A Comparison of Traditional Methods and Modern Machine Learning Approaches. 2024 6th International Conference on Cybernetics and Intelligent System (ICORIS), 2024, pp. 01-06. IEEE.</w:t>
      </w:r>
    </w:p>
    <w:p w14:paraId="6FA5CBEA"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Singh, Harjit</w:t>
      </w:r>
    </w:p>
    <w:p w14:paraId="235E9677"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2016</w:t>
      </w:r>
      <w:r w:rsidRPr="000C186A">
        <w:rPr>
          <w:rFonts w:ascii="Arial" w:hAnsi="Arial" w:cs="Arial"/>
          <w:color w:val="000000" w:themeColor="text1"/>
          <w:sz w:val="22"/>
          <w:szCs w:val="22"/>
          <w:lang w:val="en-ZA"/>
        </w:rPr>
        <w:tab/>
        <w:t>Analysis of different types of steganography. International journal of scientific research in science, engineering and technology 2:578-582.</w:t>
      </w:r>
    </w:p>
    <w:p w14:paraId="0681851B"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Song, Sojeong, et al.</w:t>
      </w:r>
    </w:p>
    <w:p w14:paraId="3ABD70C7"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2024</w:t>
      </w:r>
      <w:r w:rsidRPr="000C186A">
        <w:rPr>
          <w:rFonts w:ascii="Arial" w:hAnsi="Arial" w:cs="Arial"/>
          <w:color w:val="000000" w:themeColor="text1"/>
          <w:sz w:val="22"/>
          <w:szCs w:val="22"/>
          <w:lang w:val="en-ZA"/>
        </w:rPr>
        <w:tab/>
        <w:t>Implicit Steganography Beyond the Constraints of Modality. European Conference on Computer Vision, 2024, pp. 289-304. Springer.</w:t>
      </w:r>
    </w:p>
    <w:p w14:paraId="56261CF3"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Suarez-Tangil, Guillermo, Juan E Tapiador, and Pedro Peris-Lopez</w:t>
      </w:r>
    </w:p>
    <w:p w14:paraId="132FFA64"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2014</w:t>
      </w:r>
      <w:r w:rsidRPr="000C186A">
        <w:rPr>
          <w:rFonts w:ascii="Arial" w:hAnsi="Arial" w:cs="Arial"/>
          <w:color w:val="000000" w:themeColor="text1"/>
          <w:sz w:val="22"/>
          <w:szCs w:val="22"/>
          <w:lang w:val="en-ZA"/>
        </w:rPr>
        <w:tab/>
        <w:t>Stegomalware: Playing hide and seek with malicious components in smartphone apps. International conference on information security and cryptology, 2014, pp. 496-515. Springer.</w:t>
      </w:r>
    </w:p>
    <w:p w14:paraId="143D78D2"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Swain, Gandharba, and Saroj Kumar Lenka</w:t>
      </w:r>
    </w:p>
    <w:p w14:paraId="25F3C4EB"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2014</w:t>
      </w:r>
      <w:r w:rsidRPr="000C186A">
        <w:rPr>
          <w:rFonts w:ascii="Arial" w:hAnsi="Arial" w:cs="Arial"/>
          <w:color w:val="000000" w:themeColor="text1"/>
          <w:sz w:val="22"/>
          <w:szCs w:val="22"/>
          <w:lang w:val="en-ZA"/>
        </w:rPr>
        <w:tab/>
        <w:t>Classification of image steganography techniques in spatial domain: a study. Journal of Computer Science &amp; Engineering Technology (IJCSET) 5(03):219-232.</w:t>
      </w:r>
    </w:p>
    <w:p w14:paraId="1C722E14"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Varney, Adam</w:t>
      </w:r>
    </w:p>
    <w:p w14:paraId="3A54D6A2"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2019</w:t>
      </w:r>
      <w:r w:rsidRPr="000C186A">
        <w:rPr>
          <w:rFonts w:ascii="Arial" w:hAnsi="Arial" w:cs="Arial"/>
          <w:color w:val="000000" w:themeColor="text1"/>
          <w:sz w:val="22"/>
          <w:szCs w:val="22"/>
          <w:lang w:val="en-ZA"/>
        </w:rPr>
        <w:tab/>
        <w:t>Analysis of the impact of artificial intelligence to cybersecurity and protected digital ecosystems, Utica College.</w:t>
      </w:r>
    </w:p>
    <w:p w14:paraId="1123B351"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Vasani, Vatsal, et al.</w:t>
      </w:r>
    </w:p>
    <w:p w14:paraId="3C728451"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2023</w:t>
      </w:r>
      <w:r w:rsidRPr="000C186A">
        <w:rPr>
          <w:rFonts w:ascii="Arial" w:hAnsi="Arial" w:cs="Arial"/>
          <w:color w:val="000000" w:themeColor="text1"/>
          <w:sz w:val="22"/>
          <w:szCs w:val="22"/>
          <w:lang w:val="en-ZA"/>
        </w:rPr>
        <w:tab/>
        <w:t>Comprehensive analysis of advanced techniques and vital tools for detecting malware intrusion. Electronics 12(20):4299.</w:t>
      </w:r>
    </w:p>
    <w:p w14:paraId="279D7DCA"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 xml:space="preserve">Vinay Patil, Naveen Kumar M, Pawan Singh M, Ashishika Singh </w:t>
      </w:r>
    </w:p>
    <w:p w14:paraId="7FB7AD80"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2025</w:t>
      </w:r>
      <w:r w:rsidRPr="000C186A">
        <w:rPr>
          <w:rFonts w:ascii="Arial" w:hAnsi="Arial" w:cs="Arial"/>
          <w:color w:val="000000" w:themeColor="text1"/>
          <w:sz w:val="22"/>
          <w:szCs w:val="22"/>
          <w:lang w:val="en-ZA"/>
        </w:rPr>
        <w:tab/>
        <w:t>Effectively Writing YARA Rules to Detect Malware.</w:t>
      </w:r>
    </w:p>
    <w:p w14:paraId="3276CC4F"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VirusTotal</w:t>
      </w:r>
    </w:p>
    <w:p w14:paraId="25243B6B"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2019</w:t>
      </w:r>
      <w:r w:rsidRPr="000C186A">
        <w:rPr>
          <w:rFonts w:ascii="Arial" w:hAnsi="Arial" w:cs="Arial"/>
          <w:color w:val="000000" w:themeColor="text1"/>
          <w:sz w:val="22"/>
          <w:szCs w:val="22"/>
          <w:lang w:val="en-ZA"/>
        </w:rPr>
        <w:tab/>
        <w:t xml:space="preserve"> YARA in a nutshell.</w:t>
      </w:r>
    </w:p>
    <w:p w14:paraId="2A47FAE8"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Wang, Zihan, et al.</w:t>
      </w:r>
    </w:p>
    <w:p w14:paraId="3C95CC14"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lastRenderedPageBreak/>
        <w:tab/>
        <w:t>2023</w:t>
      </w:r>
      <w:r w:rsidRPr="000C186A">
        <w:rPr>
          <w:rFonts w:ascii="Arial" w:hAnsi="Arial" w:cs="Arial"/>
          <w:color w:val="000000" w:themeColor="text1"/>
          <w:sz w:val="22"/>
          <w:szCs w:val="22"/>
          <w:lang w:val="en-ZA"/>
        </w:rPr>
        <w:tab/>
        <w:t>Data hiding with deep learning: A survey unifying digital watermarking and steganography. IEEE Transactions on Computational Social Systems 10(6):2985-2999.</w:t>
      </w:r>
    </w:p>
    <w:p w14:paraId="24595FFA"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Williams, Octavia C</w:t>
      </w:r>
    </w:p>
    <w:p w14:paraId="5D42622B"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2019</w:t>
      </w:r>
      <w:r w:rsidRPr="000C186A">
        <w:rPr>
          <w:rFonts w:ascii="Arial" w:hAnsi="Arial" w:cs="Arial"/>
          <w:color w:val="000000" w:themeColor="text1"/>
          <w:sz w:val="22"/>
          <w:szCs w:val="22"/>
          <w:lang w:val="en-ZA"/>
        </w:rPr>
        <w:tab/>
        <w:t>What are the cybersecurity risks of artificial intelligence generated steganography?, Utica College.</w:t>
      </w:r>
    </w:p>
    <w:p w14:paraId="2C0B7FE1"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Wu, Zhijun, et al.</w:t>
      </w:r>
    </w:p>
    <w:p w14:paraId="35DC34C5"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2021</w:t>
      </w:r>
      <w:r w:rsidRPr="000C186A">
        <w:rPr>
          <w:rFonts w:ascii="Arial" w:hAnsi="Arial" w:cs="Arial"/>
          <w:color w:val="000000" w:themeColor="text1"/>
          <w:sz w:val="22"/>
          <w:szCs w:val="22"/>
          <w:lang w:val="en-ZA"/>
        </w:rPr>
        <w:tab/>
        <w:t>Steganography and steganalysis in voice over IP: A review. Sensors 21(4):1032.</w:t>
      </w:r>
    </w:p>
    <w:p w14:paraId="68576751"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Zehra, Sehar, et al.</w:t>
      </w:r>
    </w:p>
    <w:p w14:paraId="7AC1CC8E" w14:textId="77777777" w:rsidR="00E82FEB" w:rsidRPr="000C186A" w:rsidRDefault="00E82FEB" w:rsidP="00E82FEB">
      <w:pPr>
        <w:pStyle w:val="EndNoteBibliography"/>
        <w:spacing w:after="0"/>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2023</w:t>
      </w:r>
      <w:r w:rsidRPr="000C186A">
        <w:rPr>
          <w:rFonts w:ascii="Arial" w:hAnsi="Arial" w:cs="Arial"/>
          <w:color w:val="000000" w:themeColor="text1"/>
          <w:sz w:val="22"/>
          <w:szCs w:val="22"/>
          <w:lang w:val="en-ZA"/>
        </w:rPr>
        <w:tab/>
        <w:t>Machine learning-based anomaly detection in NFV: A comprehensive survey. Sensors 23(11):5340.</w:t>
      </w:r>
    </w:p>
    <w:p w14:paraId="2304CC8B" w14:textId="77777777" w:rsidR="00E82FEB" w:rsidRPr="000C186A" w:rsidRDefault="00E82FEB" w:rsidP="00E82FEB">
      <w:pPr>
        <w:pStyle w:val="EndNoteBibliography"/>
        <w:rPr>
          <w:rFonts w:ascii="Arial" w:hAnsi="Arial" w:cs="Arial"/>
          <w:color w:val="000000" w:themeColor="text1"/>
          <w:sz w:val="22"/>
          <w:szCs w:val="22"/>
          <w:lang w:val="en-ZA"/>
        </w:rPr>
      </w:pPr>
      <w:r w:rsidRPr="000C186A">
        <w:rPr>
          <w:rFonts w:ascii="Arial" w:hAnsi="Arial" w:cs="Arial"/>
          <w:color w:val="000000" w:themeColor="text1"/>
          <w:sz w:val="22"/>
          <w:szCs w:val="22"/>
          <w:lang w:val="en-ZA"/>
        </w:rPr>
        <w:t>Zhang, Chaoning, et al.</w:t>
      </w:r>
    </w:p>
    <w:p w14:paraId="2DA4FAD0" w14:textId="77777777" w:rsidR="00E82FEB" w:rsidRPr="000C186A" w:rsidRDefault="00E82FEB" w:rsidP="00E82FEB">
      <w:pPr>
        <w:pStyle w:val="EndNoteBibliography"/>
        <w:ind w:left="720" w:hanging="720"/>
        <w:rPr>
          <w:rFonts w:ascii="Arial" w:hAnsi="Arial" w:cs="Arial"/>
          <w:color w:val="000000" w:themeColor="text1"/>
          <w:sz w:val="22"/>
          <w:szCs w:val="22"/>
          <w:lang w:val="en-ZA"/>
        </w:rPr>
      </w:pPr>
      <w:r w:rsidRPr="000C186A">
        <w:rPr>
          <w:rFonts w:ascii="Arial" w:hAnsi="Arial" w:cs="Arial"/>
          <w:color w:val="000000" w:themeColor="text1"/>
          <w:sz w:val="22"/>
          <w:szCs w:val="22"/>
          <w:lang w:val="en-ZA"/>
        </w:rPr>
        <w:tab/>
        <w:t>2021</w:t>
      </w:r>
      <w:r w:rsidRPr="000C186A">
        <w:rPr>
          <w:rFonts w:ascii="Arial" w:hAnsi="Arial" w:cs="Arial"/>
          <w:color w:val="000000" w:themeColor="text1"/>
          <w:sz w:val="22"/>
          <w:szCs w:val="22"/>
          <w:lang w:val="en-ZA"/>
        </w:rPr>
        <w:tab/>
        <w:t>A brief survey on deep learning based data hiding. arXiv preprint arXiv:2103.01607.</w:t>
      </w:r>
    </w:p>
    <w:p w14:paraId="7D6989A2" w14:textId="0A27A300" w:rsidR="00ED490A" w:rsidRPr="000C186A" w:rsidRDefault="00263D93" w:rsidP="00E82FEB">
      <w:pPr>
        <w:pStyle w:val="Heading1"/>
        <w:jc w:val="both"/>
        <w:rPr>
          <w:rFonts w:ascii="Arial" w:hAnsi="Arial" w:cs="Arial"/>
          <w:color w:val="000000" w:themeColor="text1"/>
          <w:sz w:val="22"/>
          <w:szCs w:val="22"/>
        </w:rPr>
      </w:pPr>
      <w:r w:rsidRPr="000C186A">
        <w:rPr>
          <w:rFonts w:ascii="Arial" w:hAnsi="Arial" w:cs="Arial"/>
          <w:color w:val="000000" w:themeColor="text1"/>
          <w:sz w:val="22"/>
          <w:szCs w:val="22"/>
        </w:rPr>
        <w:fldChar w:fldCharType="end"/>
      </w:r>
    </w:p>
    <w:sectPr w:rsidR="00ED490A" w:rsidRPr="000C186A">
      <w:footerReference w:type="default" r:id="rId16"/>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Du Plessis, Daniel" w:date="2025-12-10T15:07:00Z" w:initials="DD">
    <w:p w14:paraId="485966E0" w14:textId="77777777" w:rsidR="00172003" w:rsidRDefault="00172003" w:rsidP="00172003">
      <w:pPr>
        <w:pStyle w:val="CommentText"/>
      </w:pPr>
      <w:r>
        <w:rPr>
          <w:rStyle w:val="CommentReference"/>
        </w:rPr>
        <w:annotationRef/>
      </w:r>
      <w:r>
        <w:t>I am not sure why a “and”</w:t>
      </w:r>
    </w:p>
  </w:comment>
  <w:comment w:id="21" w:author="Du Plessis, Daniel" w:date="2025-12-11T09:51:00Z" w:initials="DD">
    <w:p w14:paraId="74C540DE" w14:textId="77777777" w:rsidR="00F31F8F" w:rsidRDefault="00525203" w:rsidP="00F31F8F">
      <w:pPr>
        <w:pStyle w:val="CommentText"/>
      </w:pPr>
      <w:r>
        <w:rPr>
          <w:rStyle w:val="CommentReference"/>
        </w:rPr>
        <w:annotationRef/>
      </w:r>
      <w:r w:rsidR="00F31F8F">
        <w:t>Do you mean any antivirus?</w:t>
      </w:r>
    </w:p>
  </w:comment>
  <w:comment w:id="40" w:author="Du Plessis, Daniel" w:date="2025-12-11T10:11:00Z" w:initials="DD">
    <w:p w14:paraId="6E99BE79" w14:textId="77777777" w:rsidR="00D80114" w:rsidRDefault="00D80114" w:rsidP="00D80114">
      <w:pPr>
        <w:pStyle w:val="CommentText"/>
      </w:pPr>
      <w:r>
        <w:rPr>
          <w:rStyle w:val="CommentReference"/>
        </w:rPr>
        <w:annotationRef/>
      </w:r>
      <w:r>
        <w:t>Why is the font different?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5966E0" w15:done="0"/>
  <w15:commentEx w15:paraId="74C540DE" w15:done="0"/>
  <w15:commentEx w15:paraId="6E99BE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9469B5" w16cex:dateUtc="2025-12-10T13:07:00Z"/>
  <w16cex:commentExtensible w16cex:durableId="33AAE63D" w16cex:dateUtc="2025-12-11T07:51:00Z"/>
  <w16cex:commentExtensible w16cex:durableId="619C5E39" w16cex:dateUtc="2025-12-11T0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5966E0" w16cid:durableId="669469B5"/>
  <w16cid:commentId w16cid:paraId="74C540DE" w16cid:durableId="33AAE63D"/>
  <w16cid:commentId w16cid:paraId="6E99BE79" w16cid:durableId="619C5E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7AC03" w14:textId="77777777" w:rsidR="00B333D4" w:rsidRPr="00E82FEB" w:rsidRDefault="00B333D4" w:rsidP="00ED490A">
      <w:pPr>
        <w:spacing w:after="0" w:line="240" w:lineRule="auto"/>
      </w:pPr>
      <w:r w:rsidRPr="00E82FEB">
        <w:separator/>
      </w:r>
    </w:p>
  </w:endnote>
  <w:endnote w:type="continuationSeparator" w:id="0">
    <w:p w14:paraId="51814D76" w14:textId="77777777" w:rsidR="00B333D4" w:rsidRPr="00E82FEB" w:rsidRDefault="00B333D4" w:rsidP="00ED490A">
      <w:pPr>
        <w:spacing w:after="0" w:line="240" w:lineRule="auto"/>
      </w:pPr>
      <w:r w:rsidRPr="00E82FE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5977999"/>
      <w:docPartObj>
        <w:docPartGallery w:val="Page Numbers (Bottom of Page)"/>
        <w:docPartUnique/>
      </w:docPartObj>
    </w:sdtPr>
    <w:sdtContent>
      <w:p w14:paraId="2AF369F2" w14:textId="06CFE761" w:rsidR="00ED490A" w:rsidRPr="00E82FEB" w:rsidRDefault="00ED490A">
        <w:pPr>
          <w:pStyle w:val="Footer"/>
          <w:jc w:val="center"/>
        </w:pPr>
        <w:r w:rsidRPr="00E82FEB">
          <w:fldChar w:fldCharType="begin"/>
        </w:r>
        <w:r w:rsidRPr="00E82FEB">
          <w:instrText>PAGE   \* MERGEFORMAT</w:instrText>
        </w:r>
        <w:r w:rsidRPr="00E82FEB">
          <w:fldChar w:fldCharType="separate"/>
        </w:r>
        <w:r w:rsidRPr="00E82FEB">
          <w:t>2</w:t>
        </w:r>
        <w:r w:rsidRPr="00E82FEB">
          <w:fldChar w:fldCharType="end"/>
        </w:r>
      </w:p>
    </w:sdtContent>
  </w:sdt>
  <w:p w14:paraId="5CCAAC68" w14:textId="77777777" w:rsidR="00ED490A" w:rsidRPr="00E82FEB" w:rsidRDefault="00ED49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2915191"/>
      <w:docPartObj>
        <w:docPartGallery w:val="Page Numbers (Bottom of Page)"/>
        <w:docPartUnique/>
      </w:docPartObj>
    </w:sdtPr>
    <w:sdtContent>
      <w:p w14:paraId="433F9722" w14:textId="001F02CF" w:rsidR="00ED490A" w:rsidRPr="00E82FEB" w:rsidRDefault="00ED490A">
        <w:pPr>
          <w:pStyle w:val="Footer"/>
          <w:jc w:val="center"/>
        </w:pPr>
        <w:r w:rsidRPr="00E82FEB">
          <w:fldChar w:fldCharType="begin"/>
        </w:r>
        <w:r w:rsidRPr="00E82FEB">
          <w:instrText>PAGE   \* MERGEFORMAT</w:instrText>
        </w:r>
        <w:r w:rsidRPr="00E82FEB">
          <w:fldChar w:fldCharType="separate"/>
        </w:r>
        <w:r w:rsidRPr="00E82FEB">
          <w:t>2</w:t>
        </w:r>
        <w:r w:rsidRPr="00E82FEB">
          <w:fldChar w:fldCharType="end"/>
        </w:r>
      </w:p>
    </w:sdtContent>
  </w:sdt>
  <w:p w14:paraId="7329ABC3" w14:textId="77777777" w:rsidR="00ED490A" w:rsidRPr="00E82FEB" w:rsidRDefault="00ED49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656BF" w14:textId="0B3BBB3F" w:rsidR="00ED490A" w:rsidRPr="00E82FEB" w:rsidRDefault="00ED490A" w:rsidP="00ED490A">
    <w:pPr>
      <w:pStyle w:val="Footer"/>
    </w:pPr>
  </w:p>
  <w:p w14:paraId="08DAD906" w14:textId="77777777" w:rsidR="00ED490A" w:rsidRPr="00E82FEB" w:rsidRDefault="00ED49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9B2BD" w14:textId="77777777" w:rsidR="00B333D4" w:rsidRPr="00E82FEB" w:rsidRDefault="00B333D4" w:rsidP="00ED490A">
      <w:pPr>
        <w:spacing w:after="0" w:line="240" w:lineRule="auto"/>
      </w:pPr>
      <w:r w:rsidRPr="00E82FEB">
        <w:separator/>
      </w:r>
    </w:p>
  </w:footnote>
  <w:footnote w:type="continuationSeparator" w:id="0">
    <w:p w14:paraId="57C45141" w14:textId="77777777" w:rsidR="00B333D4" w:rsidRPr="00E82FEB" w:rsidRDefault="00B333D4" w:rsidP="00ED490A">
      <w:pPr>
        <w:spacing w:after="0" w:line="240" w:lineRule="auto"/>
      </w:pPr>
      <w:r w:rsidRPr="00E82FE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9F1"/>
    <w:multiLevelType w:val="hybridMultilevel"/>
    <w:tmpl w:val="726C321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182C7CC2"/>
    <w:multiLevelType w:val="hybridMultilevel"/>
    <w:tmpl w:val="CD7479D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066216D"/>
    <w:multiLevelType w:val="multilevel"/>
    <w:tmpl w:val="38AEC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ED7CED"/>
    <w:multiLevelType w:val="hybridMultilevel"/>
    <w:tmpl w:val="CB4840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5466BFF"/>
    <w:multiLevelType w:val="hybridMultilevel"/>
    <w:tmpl w:val="AC26B7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AD05C7E"/>
    <w:multiLevelType w:val="hybridMultilevel"/>
    <w:tmpl w:val="51522A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5CEC0D6E"/>
    <w:multiLevelType w:val="hybridMultilevel"/>
    <w:tmpl w:val="7E9A6BA2"/>
    <w:lvl w:ilvl="0" w:tplc="1C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DF300AB"/>
    <w:multiLevelType w:val="hybridMultilevel"/>
    <w:tmpl w:val="CE0069A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6CF550D9"/>
    <w:multiLevelType w:val="hybridMultilevel"/>
    <w:tmpl w:val="9CFCE44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779B3D4E"/>
    <w:multiLevelType w:val="hybridMultilevel"/>
    <w:tmpl w:val="1D12B57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649751053">
    <w:abstractNumId w:val="4"/>
  </w:num>
  <w:num w:numId="2" w16cid:durableId="252514784">
    <w:abstractNumId w:val="7"/>
  </w:num>
  <w:num w:numId="3" w16cid:durableId="534121709">
    <w:abstractNumId w:val="0"/>
  </w:num>
  <w:num w:numId="4" w16cid:durableId="902985301">
    <w:abstractNumId w:val="9"/>
  </w:num>
  <w:num w:numId="5" w16cid:durableId="1775976540">
    <w:abstractNumId w:val="6"/>
  </w:num>
  <w:num w:numId="6" w16cid:durableId="45422115">
    <w:abstractNumId w:val="8"/>
  </w:num>
  <w:num w:numId="7" w16cid:durableId="2054771921">
    <w:abstractNumId w:val="1"/>
  </w:num>
  <w:num w:numId="8" w16cid:durableId="105078203">
    <w:abstractNumId w:val="3"/>
  </w:num>
  <w:num w:numId="9" w16cid:durableId="610943308">
    <w:abstractNumId w:val="5"/>
  </w:num>
  <w:num w:numId="10" w16cid:durableId="132312313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 Plessis, Daniel">
    <w15:presenceInfo w15:providerId="AD" w15:userId="S::danieldp@uj.ac.za::5ab9f32f-7ac8-408b-bced-85e0f1d419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AA Style Guide&lt;/Style&gt;&lt;LeftDelim&gt;{&lt;/LeftDelim&gt;&lt;RightDelim&gt;}&lt;/RightDelim&gt;&lt;FontName&gt;Aptos Display&lt;/FontName&gt;&lt;FontSize&gt;2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r22xts9l0dte4e5w54va9z5xst0ra5ewttv&quot;&gt;My EndNote Library&lt;record-ids&gt;&lt;item&gt;39&lt;/item&gt;&lt;item&gt;40&lt;/item&gt;&lt;item&gt;41&lt;/item&gt;&lt;item&gt;55&lt;/item&gt;&lt;item&gt;56&lt;/item&gt;&lt;item&gt;62&lt;/item&gt;&lt;item&gt;66&lt;/item&gt;&lt;item&gt;68&lt;/item&gt;&lt;item&gt;70&lt;/item&gt;&lt;item&gt;71&lt;/item&gt;&lt;item&gt;72&lt;/item&gt;&lt;item&gt;75&lt;/item&gt;&lt;item&gt;76&lt;/item&gt;&lt;item&gt;80&lt;/item&gt;&lt;item&gt;82&lt;/item&gt;&lt;item&gt;83&lt;/item&gt;&lt;item&gt;85&lt;/item&gt;&lt;item&gt;88&lt;/item&gt;&lt;item&gt;89&lt;/item&gt;&lt;item&gt;92&lt;/item&gt;&lt;item&gt;94&lt;/item&gt;&lt;item&gt;98&lt;/item&gt;&lt;item&gt;101&lt;/item&gt;&lt;item&gt;108&lt;/item&gt;&lt;item&gt;109&lt;/item&gt;&lt;item&gt;116&lt;/item&gt;&lt;item&gt;118&lt;/item&gt;&lt;item&gt;120&lt;/item&gt;&lt;item&gt;121&lt;/item&gt;&lt;item&gt;123&lt;/item&gt;&lt;item&gt;124&lt;/item&gt;&lt;item&gt;125&lt;/item&gt;&lt;item&gt;126&lt;/item&gt;&lt;item&gt;128&lt;/item&gt;&lt;item&gt;129&lt;/item&gt;&lt;item&gt;131&lt;/item&gt;&lt;item&gt;133&lt;/item&gt;&lt;item&gt;134&lt;/item&gt;&lt;item&gt;135&lt;/item&gt;&lt;item&gt;137&lt;/item&gt;&lt;item&gt;140&lt;/item&gt;&lt;item&gt;141&lt;/item&gt;&lt;item&gt;143&lt;/item&gt;&lt;item&gt;144&lt;/item&gt;&lt;item&gt;145&lt;/item&gt;&lt;item&gt;146&lt;/item&gt;&lt;item&gt;147&lt;/item&gt;&lt;item&gt;148&lt;/item&gt;&lt;item&gt;149&lt;/item&gt;&lt;item&gt;151&lt;/item&gt;&lt;item&gt;152&lt;/item&gt;&lt;item&gt;153&lt;/item&gt;&lt;item&gt;158&lt;/item&gt;&lt;item&gt;159&lt;/item&gt;&lt;item&gt;160&lt;/item&gt;&lt;item&gt;164&lt;/item&gt;&lt;item&gt;165&lt;/item&gt;&lt;item&gt;166&lt;/item&gt;&lt;item&gt;167&lt;/item&gt;&lt;item&gt;168&lt;/item&gt;&lt;item&gt;169&lt;/item&gt;&lt;item&gt;172&lt;/item&gt;&lt;item&gt;173&lt;/item&gt;&lt;item&gt;174&lt;/item&gt;&lt;item&gt;176&lt;/item&gt;&lt;item&gt;177&lt;/item&gt;&lt;item&gt;178&lt;/item&gt;&lt;item&gt;179&lt;/item&gt;&lt;item&gt;180&lt;/item&gt;&lt;item&gt;181&lt;/item&gt;&lt;item&gt;183&lt;/item&gt;&lt;item&gt;185&lt;/item&gt;&lt;item&gt;186&lt;/item&gt;&lt;item&gt;187&lt;/item&gt;&lt;item&gt;188&lt;/item&gt;&lt;item&gt;189&lt;/item&gt;&lt;item&gt;190&lt;/item&gt;&lt;item&gt;191&lt;/item&gt;&lt;item&gt;192&lt;/item&gt;&lt;item&gt;193&lt;/item&gt;&lt;item&gt;194&lt;/item&gt;&lt;item&gt;196&lt;/item&gt;&lt;item&gt;197&lt;/item&gt;&lt;item&gt;198&lt;/item&gt;&lt;item&gt;199&lt;/item&gt;&lt;item&gt;200&lt;/item&gt;&lt;item&gt;201&lt;/item&gt;&lt;item&gt;202&lt;/item&gt;&lt;item&gt;203&lt;/item&gt;&lt;/record-ids&gt;&lt;/item&gt;&lt;/Libraries&gt;"/>
  </w:docVars>
  <w:rsids>
    <w:rsidRoot w:val="000578ED"/>
    <w:rsid w:val="000106E3"/>
    <w:rsid w:val="000112B4"/>
    <w:rsid w:val="00013F11"/>
    <w:rsid w:val="0001753B"/>
    <w:rsid w:val="0002405D"/>
    <w:rsid w:val="00035607"/>
    <w:rsid w:val="0004267E"/>
    <w:rsid w:val="00044461"/>
    <w:rsid w:val="00046397"/>
    <w:rsid w:val="000578ED"/>
    <w:rsid w:val="00064F09"/>
    <w:rsid w:val="00065EB8"/>
    <w:rsid w:val="00074EF0"/>
    <w:rsid w:val="00081664"/>
    <w:rsid w:val="00092AD8"/>
    <w:rsid w:val="00097EE3"/>
    <w:rsid w:val="000A62C8"/>
    <w:rsid w:val="000A7457"/>
    <w:rsid w:val="000B1457"/>
    <w:rsid w:val="000B67CF"/>
    <w:rsid w:val="000C16E7"/>
    <w:rsid w:val="000C186A"/>
    <w:rsid w:val="000E0008"/>
    <w:rsid w:val="000E62FC"/>
    <w:rsid w:val="000F7AFB"/>
    <w:rsid w:val="00106FB9"/>
    <w:rsid w:val="00122BC7"/>
    <w:rsid w:val="00125DF8"/>
    <w:rsid w:val="00126C17"/>
    <w:rsid w:val="0013180B"/>
    <w:rsid w:val="00131C48"/>
    <w:rsid w:val="00132A60"/>
    <w:rsid w:val="00134827"/>
    <w:rsid w:val="001350CA"/>
    <w:rsid w:val="001446E1"/>
    <w:rsid w:val="0015364D"/>
    <w:rsid w:val="001548DE"/>
    <w:rsid w:val="00154A43"/>
    <w:rsid w:val="0016158A"/>
    <w:rsid w:val="001625F7"/>
    <w:rsid w:val="00164922"/>
    <w:rsid w:val="00167054"/>
    <w:rsid w:val="0016764B"/>
    <w:rsid w:val="00172003"/>
    <w:rsid w:val="001820C2"/>
    <w:rsid w:val="00182D42"/>
    <w:rsid w:val="0018348D"/>
    <w:rsid w:val="00183F3A"/>
    <w:rsid w:val="0019436C"/>
    <w:rsid w:val="00197792"/>
    <w:rsid w:val="001A149C"/>
    <w:rsid w:val="001A28D5"/>
    <w:rsid w:val="001A5F48"/>
    <w:rsid w:val="001B0364"/>
    <w:rsid w:val="001B1890"/>
    <w:rsid w:val="001B38C6"/>
    <w:rsid w:val="001C2079"/>
    <w:rsid w:val="001C4E40"/>
    <w:rsid w:val="001C5CD5"/>
    <w:rsid w:val="001D12FE"/>
    <w:rsid w:val="001D47D2"/>
    <w:rsid w:val="001D6622"/>
    <w:rsid w:val="001E0BD3"/>
    <w:rsid w:val="001E1958"/>
    <w:rsid w:val="001E38DD"/>
    <w:rsid w:val="001E4048"/>
    <w:rsid w:val="001E58CE"/>
    <w:rsid w:val="001E74CB"/>
    <w:rsid w:val="001F1027"/>
    <w:rsid w:val="001F3284"/>
    <w:rsid w:val="001F4AF4"/>
    <w:rsid w:val="001F611E"/>
    <w:rsid w:val="001F63C6"/>
    <w:rsid w:val="001F6E12"/>
    <w:rsid w:val="00200968"/>
    <w:rsid w:val="00203F5E"/>
    <w:rsid w:val="00203FC1"/>
    <w:rsid w:val="00205C37"/>
    <w:rsid w:val="0020768C"/>
    <w:rsid w:val="002127B5"/>
    <w:rsid w:val="0021437D"/>
    <w:rsid w:val="00226531"/>
    <w:rsid w:val="002265A0"/>
    <w:rsid w:val="00232697"/>
    <w:rsid w:val="00250C0A"/>
    <w:rsid w:val="00263D93"/>
    <w:rsid w:val="002659BC"/>
    <w:rsid w:val="002766CD"/>
    <w:rsid w:val="00283F5E"/>
    <w:rsid w:val="00284249"/>
    <w:rsid w:val="0029078F"/>
    <w:rsid w:val="00297669"/>
    <w:rsid w:val="002A021C"/>
    <w:rsid w:val="002A0CF0"/>
    <w:rsid w:val="002A3727"/>
    <w:rsid w:val="002A42F0"/>
    <w:rsid w:val="002A64CC"/>
    <w:rsid w:val="002B6FA0"/>
    <w:rsid w:val="002C1C78"/>
    <w:rsid w:val="002C432E"/>
    <w:rsid w:val="002C70A2"/>
    <w:rsid w:val="002D6E5E"/>
    <w:rsid w:val="002E4344"/>
    <w:rsid w:val="002E7C17"/>
    <w:rsid w:val="002F0974"/>
    <w:rsid w:val="002F1739"/>
    <w:rsid w:val="002F6B56"/>
    <w:rsid w:val="003000F4"/>
    <w:rsid w:val="00301708"/>
    <w:rsid w:val="00301BC0"/>
    <w:rsid w:val="00304ED2"/>
    <w:rsid w:val="00310476"/>
    <w:rsid w:val="00313EB6"/>
    <w:rsid w:val="00320EC1"/>
    <w:rsid w:val="00327DB5"/>
    <w:rsid w:val="00333536"/>
    <w:rsid w:val="00334810"/>
    <w:rsid w:val="0033629E"/>
    <w:rsid w:val="00340109"/>
    <w:rsid w:val="00343C57"/>
    <w:rsid w:val="00346133"/>
    <w:rsid w:val="003474AA"/>
    <w:rsid w:val="00350B70"/>
    <w:rsid w:val="00351D33"/>
    <w:rsid w:val="00354E20"/>
    <w:rsid w:val="0036190A"/>
    <w:rsid w:val="003651C5"/>
    <w:rsid w:val="00370355"/>
    <w:rsid w:val="003704F5"/>
    <w:rsid w:val="00371347"/>
    <w:rsid w:val="00373248"/>
    <w:rsid w:val="003747BA"/>
    <w:rsid w:val="003760AD"/>
    <w:rsid w:val="00377CC9"/>
    <w:rsid w:val="00377FDD"/>
    <w:rsid w:val="00385E97"/>
    <w:rsid w:val="00387EB5"/>
    <w:rsid w:val="003901F1"/>
    <w:rsid w:val="00394522"/>
    <w:rsid w:val="003A43CD"/>
    <w:rsid w:val="003A66F7"/>
    <w:rsid w:val="003B2DF7"/>
    <w:rsid w:val="003B2FC7"/>
    <w:rsid w:val="003B505F"/>
    <w:rsid w:val="003C1B0D"/>
    <w:rsid w:val="003C400D"/>
    <w:rsid w:val="003C4513"/>
    <w:rsid w:val="003C60E6"/>
    <w:rsid w:val="003C68A4"/>
    <w:rsid w:val="003C74CD"/>
    <w:rsid w:val="003D06C2"/>
    <w:rsid w:val="003D48B0"/>
    <w:rsid w:val="003D5445"/>
    <w:rsid w:val="003D565D"/>
    <w:rsid w:val="003D6B00"/>
    <w:rsid w:val="003E33C0"/>
    <w:rsid w:val="003E4320"/>
    <w:rsid w:val="003E4388"/>
    <w:rsid w:val="003F4A2C"/>
    <w:rsid w:val="003F59D4"/>
    <w:rsid w:val="00406D1D"/>
    <w:rsid w:val="004120F4"/>
    <w:rsid w:val="00426568"/>
    <w:rsid w:val="00440E64"/>
    <w:rsid w:val="00442904"/>
    <w:rsid w:val="00460D52"/>
    <w:rsid w:val="00464843"/>
    <w:rsid w:val="004657A3"/>
    <w:rsid w:val="00465D1A"/>
    <w:rsid w:val="00472661"/>
    <w:rsid w:val="004745F8"/>
    <w:rsid w:val="0047564D"/>
    <w:rsid w:val="0047748E"/>
    <w:rsid w:val="004807FE"/>
    <w:rsid w:val="00493064"/>
    <w:rsid w:val="004A2C37"/>
    <w:rsid w:val="004A547C"/>
    <w:rsid w:val="004B1BF9"/>
    <w:rsid w:val="004B3479"/>
    <w:rsid w:val="004B5280"/>
    <w:rsid w:val="004C1647"/>
    <w:rsid w:val="004C3A81"/>
    <w:rsid w:val="004E247B"/>
    <w:rsid w:val="004E5FDF"/>
    <w:rsid w:val="004F00BB"/>
    <w:rsid w:val="004F2330"/>
    <w:rsid w:val="004F667C"/>
    <w:rsid w:val="0050758B"/>
    <w:rsid w:val="005119C1"/>
    <w:rsid w:val="005139FC"/>
    <w:rsid w:val="00514391"/>
    <w:rsid w:val="00517BAF"/>
    <w:rsid w:val="00521867"/>
    <w:rsid w:val="005248D7"/>
    <w:rsid w:val="00524BBD"/>
    <w:rsid w:val="00525203"/>
    <w:rsid w:val="00525B82"/>
    <w:rsid w:val="00530BAF"/>
    <w:rsid w:val="0053151F"/>
    <w:rsid w:val="00536B87"/>
    <w:rsid w:val="0054233B"/>
    <w:rsid w:val="005446B1"/>
    <w:rsid w:val="00546DCB"/>
    <w:rsid w:val="00547C80"/>
    <w:rsid w:val="00547F86"/>
    <w:rsid w:val="00550B31"/>
    <w:rsid w:val="00550F45"/>
    <w:rsid w:val="00554131"/>
    <w:rsid w:val="005558C9"/>
    <w:rsid w:val="00557F09"/>
    <w:rsid w:val="00563780"/>
    <w:rsid w:val="00565FF5"/>
    <w:rsid w:val="00571BAE"/>
    <w:rsid w:val="00573FBC"/>
    <w:rsid w:val="0058295B"/>
    <w:rsid w:val="00583FCF"/>
    <w:rsid w:val="00584D59"/>
    <w:rsid w:val="00586742"/>
    <w:rsid w:val="00587D81"/>
    <w:rsid w:val="00597273"/>
    <w:rsid w:val="005A1F97"/>
    <w:rsid w:val="005A3435"/>
    <w:rsid w:val="005B0C62"/>
    <w:rsid w:val="005B70FE"/>
    <w:rsid w:val="005B782C"/>
    <w:rsid w:val="005C007A"/>
    <w:rsid w:val="005C3B6F"/>
    <w:rsid w:val="005C61DB"/>
    <w:rsid w:val="005E18A1"/>
    <w:rsid w:val="005E2186"/>
    <w:rsid w:val="005E7109"/>
    <w:rsid w:val="005E73F2"/>
    <w:rsid w:val="005F3016"/>
    <w:rsid w:val="005F30EA"/>
    <w:rsid w:val="0060557D"/>
    <w:rsid w:val="00605A3B"/>
    <w:rsid w:val="0061098B"/>
    <w:rsid w:val="00614545"/>
    <w:rsid w:val="00626071"/>
    <w:rsid w:val="0062675E"/>
    <w:rsid w:val="00631C5B"/>
    <w:rsid w:val="0063216B"/>
    <w:rsid w:val="006353C1"/>
    <w:rsid w:val="00635629"/>
    <w:rsid w:val="00641B5D"/>
    <w:rsid w:val="00650E0A"/>
    <w:rsid w:val="00651911"/>
    <w:rsid w:val="006549D1"/>
    <w:rsid w:val="00665245"/>
    <w:rsid w:val="00670176"/>
    <w:rsid w:val="0067463D"/>
    <w:rsid w:val="00680C10"/>
    <w:rsid w:val="006824F2"/>
    <w:rsid w:val="006844F0"/>
    <w:rsid w:val="00686D83"/>
    <w:rsid w:val="00687037"/>
    <w:rsid w:val="00687E7F"/>
    <w:rsid w:val="00687F53"/>
    <w:rsid w:val="006920E8"/>
    <w:rsid w:val="006A2C67"/>
    <w:rsid w:val="006A30F6"/>
    <w:rsid w:val="006A44D0"/>
    <w:rsid w:val="006A5EC1"/>
    <w:rsid w:val="006B0DE1"/>
    <w:rsid w:val="006B1AFC"/>
    <w:rsid w:val="006B39BC"/>
    <w:rsid w:val="006B3E99"/>
    <w:rsid w:val="006B58E8"/>
    <w:rsid w:val="006D493F"/>
    <w:rsid w:val="006D4B12"/>
    <w:rsid w:val="006E1441"/>
    <w:rsid w:val="006E4D91"/>
    <w:rsid w:val="006E5913"/>
    <w:rsid w:val="006F4403"/>
    <w:rsid w:val="006F46FA"/>
    <w:rsid w:val="0070131F"/>
    <w:rsid w:val="00701C7C"/>
    <w:rsid w:val="007063EE"/>
    <w:rsid w:val="007116F2"/>
    <w:rsid w:val="00715F6F"/>
    <w:rsid w:val="00721E0B"/>
    <w:rsid w:val="007235B5"/>
    <w:rsid w:val="00727963"/>
    <w:rsid w:val="00730B9F"/>
    <w:rsid w:val="007325AC"/>
    <w:rsid w:val="007325AF"/>
    <w:rsid w:val="00734F0D"/>
    <w:rsid w:val="00736C7B"/>
    <w:rsid w:val="00751C59"/>
    <w:rsid w:val="00752D69"/>
    <w:rsid w:val="00765390"/>
    <w:rsid w:val="00766C3C"/>
    <w:rsid w:val="0076776C"/>
    <w:rsid w:val="00780633"/>
    <w:rsid w:val="00782886"/>
    <w:rsid w:val="00782E42"/>
    <w:rsid w:val="007935A0"/>
    <w:rsid w:val="00793903"/>
    <w:rsid w:val="007A7C7F"/>
    <w:rsid w:val="007B20D8"/>
    <w:rsid w:val="007B370B"/>
    <w:rsid w:val="007C1D41"/>
    <w:rsid w:val="007C2348"/>
    <w:rsid w:val="007C53C7"/>
    <w:rsid w:val="007C68FC"/>
    <w:rsid w:val="007C73F6"/>
    <w:rsid w:val="007D4544"/>
    <w:rsid w:val="007D74CC"/>
    <w:rsid w:val="007E51ED"/>
    <w:rsid w:val="007E7044"/>
    <w:rsid w:val="008048F6"/>
    <w:rsid w:val="00805923"/>
    <w:rsid w:val="0082324F"/>
    <w:rsid w:val="00824533"/>
    <w:rsid w:val="008248A8"/>
    <w:rsid w:val="00824AA6"/>
    <w:rsid w:val="00833496"/>
    <w:rsid w:val="00833CE7"/>
    <w:rsid w:val="00834B8C"/>
    <w:rsid w:val="00834F8A"/>
    <w:rsid w:val="00835756"/>
    <w:rsid w:val="00836152"/>
    <w:rsid w:val="00836DB0"/>
    <w:rsid w:val="00840AB2"/>
    <w:rsid w:val="00843431"/>
    <w:rsid w:val="00850674"/>
    <w:rsid w:val="00853116"/>
    <w:rsid w:val="00861DC3"/>
    <w:rsid w:val="00861E7D"/>
    <w:rsid w:val="00874A06"/>
    <w:rsid w:val="00877654"/>
    <w:rsid w:val="00877703"/>
    <w:rsid w:val="00877FC3"/>
    <w:rsid w:val="00883454"/>
    <w:rsid w:val="00886F14"/>
    <w:rsid w:val="00890824"/>
    <w:rsid w:val="00891206"/>
    <w:rsid w:val="008922AF"/>
    <w:rsid w:val="008A0EED"/>
    <w:rsid w:val="008A4E91"/>
    <w:rsid w:val="008B276F"/>
    <w:rsid w:val="008B33CF"/>
    <w:rsid w:val="008B6C0F"/>
    <w:rsid w:val="008C09B9"/>
    <w:rsid w:val="008C1501"/>
    <w:rsid w:val="008C2E0B"/>
    <w:rsid w:val="008D244F"/>
    <w:rsid w:val="008E1279"/>
    <w:rsid w:val="008E1686"/>
    <w:rsid w:val="008E20F6"/>
    <w:rsid w:val="008F09A8"/>
    <w:rsid w:val="008F1E08"/>
    <w:rsid w:val="008F48F9"/>
    <w:rsid w:val="00900D02"/>
    <w:rsid w:val="00901302"/>
    <w:rsid w:val="00902C5E"/>
    <w:rsid w:val="0090317A"/>
    <w:rsid w:val="00903E0A"/>
    <w:rsid w:val="0091059A"/>
    <w:rsid w:val="00912288"/>
    <w:rsid w:val="009148F4"/>
    <w:rsid w:val="00916018"/>
    <w:rsid w:val="00922F94"/>
    <w:rsid w:val="00925794"/>
    <w:rsid w:val="009338D9"/>
    <w:rsid w:val="00935BF4"/>
    <w:rsid w:val="009360ED"/>
    <w:rsid w:val="00943071"/>
    <w:rsid w:val="009500EB"/>
    <w:rsid w:val="00962B7E"/>
    <w:rsid w:val="00962EF8"/>
    <w:rsid w:val="00964147"/>
    <w:rsid w:val="00965966"/>
    <w:rsid w:val="009703FF"/>
    <w:rsid w:val="009710EE"/>
    <w:rsid w:val="0097317A"/>
    <w:rsid w:val="00977B2D"/>
    <w:rsid w:val="009811E7"/>
    <w:rsid w:val="0098458F"/>
    <w:rsid w:val="00984A4D"/>
    <w:rsid w:val="00985AF9"/>
    <w:rsid w:val="00996351"/>
    <w:rsid w:val="009969B0"/>
    <w:rsid w:val="00997A6B"/>
    <w:rsid w:val="009A24E4"/>
    <w:rsid w:val="009B2DCF"/>
    <w:rsid w:val="009B2ED7"/>
    <w:rsid w:val="009B32A9"/>
    <w:rsid w:val="009B3CFC"/>
    <w:rsid w:val="009B60E7"/>
    <w:rsid w:val="009C1DB7"/>
    <w:rsid w:val="009C2354"/>
    <w:rsid w:val="009E002A"/>
    <w:rsid w:val="009E3A10"/>
    <w:rsid w:val="009E4821"/>
    <w:rsid w:val="009F6C9C"/>
    <w:rsid w:val="009F78B2"/>
    <w:rsid w:val="00A04378"/>
    <w:rsid w:val="00A10DF6"/>
    <w:rsid w:val="00A11DE4"/>
    <w:rsid w:val="00A1435D"/>
    <w:rsid w:val="00A144BB"/>
    <w:rsid w:val="00A17702"/>
    <w:rsid w:val="00A20E3E"/>
    <w:rsid w:val="00A31E23"/>
    <w:rsid w:val="00A36271"/>
    <w:rsid w:val="00A36DB2"/>
    <w:rsid w:val="00A40365"/>
    <w:rsid w:val="00A45A96"/>
    <w:rsid w:val="00A45B19"/>
    <w:rsid w:val="00A47F7C"/>
    <w:rsid w:val="00A53A29"/>
    <w:rsid w:val="00A5458A"/>
    <w:rsid w:val="00A5561E"/>
    <w:rsid w:val="00A5602C"/>
    <w:rsid w:val="00A5627B"/>
    <w:rsid w:val="00A5635A"/>
    <w:rsid w:val="00A639BA"/>
    <w:rsid w:val="00A64DE0"/>
    <w:rsid w:val="00A7009C"/>
    <w:rsid w:val="00A7028F"/>
    <w:rsid w:val="00A7340E"/>
    <w:rsid w:val="00A741A7"/>
    <w:rsid w:val="00A749D8"/>
    <w:rsid w:val="00A7648B"/>
    <w:rsid w:val="00A77EA2"/>
    <w:rsid w:val="00A82523"/>
    <w:rsid w:val="00A8328E"/>
    <w:rsid w:val="00A843C5"/>
    <w:rsid w:val="00A87382"/>
    <w:rsid w:val="00A93927"/>
    <w:rsid w:val="00A94519"/>
    <w:rsid w:val="00A94FC1"/>
    <w:rsid w:val="00A957AD"/>
    <w:rsid w:val="00A9604F"/>
    <w:rsid w:val="00A97E1B"/>
    <w:rsid w:val="00AA1F80"/>
    <w:rsid w:val="00AA546A"/>
    <w:rsid w:val="00AB3F38"/>
    <w:rsid w:val="00AB4AE1"/>
    <w:rsid w:val="00AB5E20"/>
    <w:rsid w:val="00AC5B3D"/>
    <w:rsid w:val="00AC6E62"/>
    <w:rsid w:val="00AD5517"/>
    <w:rsid w:val="00AE3BFC"/>
    <w:rsid w:val="00AE4134"/>
    <w:rsid w:val="00AF43C8"/>
    <w:rsid w:val="00AF768B"/>
    <w:rsid w:val="00B033D8"/>
    <w:rsid w:val="00B068B3"/>
    <w:rsid w:val="00B14011"/>
    <w:rsid w:val="00B200A2"/>
    <w:rsid w:val="00B21DB7"/>
    <w:rsid w:val="00B22DC7"/>
    <w:rsid w:val="00B333D4"/>
    <w:rsid w:val="00B40AF6"/>
    <w:rsid w:val="00B43FA1"/>
    <w:rsid w:val="00B461C1"/>
    <w:rsid w:val="00B4631E"/>
    <w:rsid w:val="00B473AF"/>
    <w:rsid w:val="00B50C8D"/>
    <w:rsid w:val="00B64C9A"/>
    <w:rsid w:val="00B704D3"/>
    <w:rsid w:val="00B71EF3"/>
    <w:rsid w:val="00B80235"/>
    <w:rsid w:val="00B80A01"/>
    <w:rsid w:val="00B841F1"/>
    <w:rsid w:val="00B93668"/>
    <w:rsid w:val="00B959EB"/>
    <w:rsid w:val="00BA3B74"/>
    <w:rsid w:val="00BB5806"/>
    <w:rsid w:val="00BC0605"/>
    <w:rsid w:val="00BC15C4"/>
    <w:rsid w:val="00BC3729"/>
    <w:rsid w:val="00BC4FC0"/>
    <w:rsid w:val="00BC7C95"/>
    <w:rsid w:val="00BD4F46"/>
    <w:rsid w:val="00BE0CA4"/>
    <w:rsid w:val="00BE0DBF"/>
    <w:rsid w:val="00BE7D63"/>
    <w:rsid w:val="00BF049F"/>
    <w:rsid w:val="00BF0DC4"/>
    <w:rsid w:val="00BF3315"/>
    <w:rsid w:val="00BF3DF3"/>
    <w:rsid w:val="00BF6716"/>
    <w:rsid w:val="00C03AE2"/>
    <w:rsid w:val="00C0435B"/>
    <w:rsid w:val="00C05D11"/>
    <w:rsid w:val="00C06DD9"/>
    <w:rsid w:val="00C1274E"/>
    <w:rsid w:val="00C12C3F"/>
    <w:rsid w:val="00C12D39"/>
    <w:rsid w:val="00C24476"/>
    <w:rsid w:val="00C308C3"/>
    <w:rsid w:val="00C3314C"/>
    <w:rsid w:val="00C33B71"/>
    <w:rsid w:val="00C36958"/>
    <w:rsid w:val="00C40175"/>
    <w:rsid w:val="00C532AF"/>
    <w:rsid w:val="00C60564"/>
    <w:rsid w:val="00C65580"/>
    <w:rsid w:val="00C661B4"/>
    <w:rsid w:val="00C673CE"/>
    <w:rsid w:val="00C70122"/>
    <w:rsid w:val="00C81D18"/>
    <w:rsid w:val="00C823F2"/>
    <w:rsid w:val="00C826D2"/>
    <w:rsid w:val="00C84090"/>
    <w:rsid w:val="00C935F5"/>
    <w:rsid w:val="00CA1DEF"/>
    <w:rsid w:val="00CA421F"/>
    <w:rsid w:val="00CA7C5E"/>
    <w:rsid w:val="00CB2628"/>
    <w:rsid w:val="00CB2FB1"/>
    <w:rsid w:val="00CB6A80"/>
    <w:rsid w:val="00CC2575"/>
    <w:rsid w:val="00CC52DF"/>
    <w:rsid w:val="00CC75A3"/>
    <w:rsid w:val="00CD1D69"/>
    <w:rsid w:val="00CD2E98"/>
    <w:rsid w:val="00CD5ABA"/>
    <w:rsid w:val="00CE12DE"/>
    <w:rsid w:val="00CE1494"/>
    <w:rsid w:val="00CE7253"/>
    <w:rsid w:val="00CF0208"/>
    <w:rsid w:val="00CF1C3D"/>
    <w:rsid w:val="00CF6339"/>
    <w:rsid w:val="00CF7AC7"/>
    <w:rsid w:val="00D03F5D"/>
    <w:rsid w:val="00D04361"/>
    <w:rsid w:val="00D07F55"/>
    <w:rsid w:val="00D2161A"/>
    <w:rsid w:val="00D22845"/>
    <w:rsid w:val="00D22F21"/>
    <w:rsid w:val="00D36364"/>
    <w:rsid w:val="00D4494C"/>
    <w:rsid w:val="00D46631"/>
    <w:rsid w:val="00D46BAA"/>
    <w:rsid w:val="00D538CC"/>
    <w:rsid w:val="00D54E59"/>
    <w:rsid w:val="00D7194E"/>
    <w:rsid w:val="00D73FBB"/>
    <w:rsid w:val="00D7692B"/>
    <w:rsid w:val="00D76F51"/>
    <w:rsid w:val="00D80114"/>
    <w:rsid w:val="00D843DF"/>
    <w:rsid w:val="00D93A4E"/>
    <w:rsid w:val="00D9687F"/>
    <w:rsid w:val="00DA6B3B"/>
    <w:rsid w:val="00DA72BA"/>
    <w:rsid w:val="00DA73E0"/>
    <w:rsid w:val="00DA76AF"/>
    <w:rsid w:val="00DB2748"/>
    <w:rsid w:val="00DC1423"/>
    <w:rsid w:val="00DC57AF"/>
    <w:rsid w:val="00DC5F8C"/>
    <w:rsid w:val="00DD1D68"/>
    <w:rsid w:val="00DD45A8"/>
    <w:rsid w:val="00DD5330"/>
    <w:rsid w:val="00DD5974"/>
    <w:rsid w:val="00DE5BE2"/>
    <w:rsid w:val="00DE60EF"/>
    <w:rsid w:val="00DF304B"/>
    <w:rsid w:val="00DF3184"/>
    <w:rsid w:val="00DF465E"/>
    <w:rsid w:val="00DF63B8"/>
    <w:rsid w:val="00E02B88"/>
    <w:rsid w:val="00E02E8C"/>
    <w:rsid w:val="00E04980"/>
    <w:rsid w:val="00E076AB"/>
    <w:rsid w:val="00E07F82"/>
    <w:rsid w:val="00E10AFD"/>
    <w:rsid w:val="00E1152D"/>
    <w:rsid w:val="00E149CA"/>
    <w:rsid w:val="00E20EE2"/>
    <w:rsid w:val="00E2346F"/>
    <w:rsid w:val="00E23BB2"/>
    <w:rsid w:val="00E2651B"/>
    <w:rsid w:val="00E272EF"/>
    <w:rsid w:val="00E3045F"/>
    <w:rsid w:val="00E30640"/>
    <w:rsid w:val="00E33221"/>
    <w:rsid w:val="00E35454"/>
    <w:rsid w:val="00E404AC"/>
    <w:rsid w:val="00E40705"/>
    <w:rsid w:val="00E4566F"/>
    <w:rsid w:val="00E4602D"/>
    <w:rsid w:val="00E510EF"/>
    <w:rsid w:val="00E54FB0"/>
    <w:rsid w:val="00E575CB"/>
    <w:rsid w:val="00E57E96"/>
    <w:rsid w:val="00E642E0"/>
    <w:rsid w:val="00E64D1A"/>
    <w:rsid w:val="00E650B7"/>
    <w:rsid w:val="00E67FDD"/>
    <w:rsid w:val="00E71F83"/>
    <w:rsid w:val="00E82FEB"/>
    <w:rsid w:val="00E924B1"/>
    <w:rsid w:val="00E92B35"/>
    <w:rsid w:val="00EA0381"/>
    <w:rsid w:val="00EA0A06"/>
    <w:rsid w:val="00EA68D9"/>
    <w:rsid w:val="00EB0C6E"/>
    <w:rsid w:val="00EB693B"/>
    <w:rsid w:val="00EC1403"/>
    <w:rsid w:val="00EC1963"/>
    <w:rsid w:val="00EC51CB"/>
    <w:rsid w:val="00EC68FE"/>
    <w:rsid w:val="00EC739E"/>
    <w:rsid w:val="00ED490A"/>
    <w:rsid w:val="00ED50AF"/>
    <w:rsid w:val="00ED5FFD"/>
    <w:rsid w:val="00EE1F4F"/>
    <w:rsid w:val="00EE642A"/>
    <w:rsid w:val="00EF13F2"/>
    <w:rsid w:val="00EF4D02"/>
    <w:rsid w:val="00EF4D36"/>
    <w:rsid w:val="00F0094B"/>
    <w:rsid w:val="00F13824"/>
    <w:rsid w:val="00F15180"/>
    <w:rsid w:val="00F22EB9"/>
    <w:rsid w:val="00F24EEF"/>
    <w:rsid w:val="00F255EA"/>
    <w:rsid w:val="00F31F8F"/>
    <w:rsid w:val="00F34CF3"/>
    <w:rsid w:val="00F52E91"/>
    <w:rsid w:val="00F61D99"/>
    <w:rsid w:val="00F73583"/>
    <w:rsid w:val="00F75A82"/>
    <w:rsid w:val="00F773BB"/>
    <w:rsid w:val="00F77AD9"/>
    <w:rsid w:val="00F813A1"/>
    <w:rsid w:val="00F83274"/>
    <w:rsid w:val="00F83AB3"/>
    <w:rsid w:val="00F87909"/>
    <w:rsid w:val="00F96442"/>
    <w:rsid w:val="00FA38B9"/>
    <w:rsid w:val="00FB4D9F"/>
    <w:rsid w:val="00FB59CB"/>
    <w:rsid w:val="00FC0B3C"/>
    <w:rsid w:val="00FC38F6"/>
    <w:rsid w:val="00FC48FA"/>
    <w:rsid w:val="00FC686A"/>
    <w:rsid w:val="00FE11CC"/>
    <w:rsid w:val="00FE2FE2"/>
    <w:rsid w:val="00FE7B9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681EB"/>
  <w15:chartTrackingRefBased/>
  <w15:docId w15:val="{45B4B1AA-4904-4A25-A082-5F9A13356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7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8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8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7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8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8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8ED"/>
    <w:rPr>
      <w:rFonts w:eastAsiaTheme="majorEastAsia" w:cstheme="majorBidi"/>
      <w:color w:val="272727" w:themeColor="text1" w:themeTint="D8"/>
    </w:rPr>
  </w:style>
  <w:style w:type="paragraph" w:styleId="Title">
    <w:name w:val="Title"/>
    <w:basedOn w:val="Normal"/>
    <w:next w:val="Normal"/>
    <w:link w:val="TitleChar"/>
    <w:uiPriority w:val="10"/>
    <w:qFormat/>
    <w:rsid w:val="00057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8ED"/>
    <w:pPr>
      <w:spacing w:before="160"/>
      <w:jc w:val="center"/>
    </w:pPr>
    <w:rPr>
      <w:i/>
      <w:iCs/>
      <w:color w:val="404040" w:themeColor="text1" w:themeTint="BF"/>
    </w:rPr>
  </w:style>
  <w:style w:type="character" w:customStyle="1" w:styleId="QuoteChar">
    <w:name w:val="Quote Char"/>
    <w:basedOn w:val="DefaultParagraphFont"/>
    <w:link w:val="Quote"/>
    <w:uiPriority w:val="29"/>
    <w:rsid w:val="000578ED"/>
    <w:rPr>
      <w:i/>
      <w:iCs/>
      <w:color w:val="404040" w:themeColor="text1" w:themeTint="BF"/>
    </w:rPr>
  </w:style>
  <w:style w:type="paragraph" w:styleId="ListParagraph">
    <w:name w:val="List Paragraph"/>
    <w:basedOn w:val="Normal"/>
    <w:uiPriority w:val="34"/>
    <w:qFormat/>
    <w:rsid w:val="000578ED"/>
    <w:pPr>
      <w:ind w:left="720"/>
      <w:contextualSpacing/>
    </w:pPr>
  </w:style>
  <w:style w:type="character" w:styleId="IntenseEmphasis">
    <w:name w:val="Intense Emphasis"/>
    <w:basedOn w:val="DefaultParagraphFont"/>
    <w:uiPriority w:val="21"/>
    <w:qFormat/>
    <w:rsid w:val="000578ED"/>
    <w:rPr>
      <w:i/>
      <w:iCs/>
      <w:color w:val="0F4761" w:themeColor="accent1" w:themeShade="BF"/>
    </w:rPr>
  </w:style>
  <w:style w:type="paragraph" w:styleId="IntenseQuote">
    <w:name w:val="Intense Quote"/>
    <w:basedOn w:val="Normal"/>
    <w:next w:val="Normal"/>
    <w:link w:val="IntenseQuoteChar"/>
    <w:uiPriority w:val="30"/>
    <w:qFormat/>
    <w:rsid w:val="00057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8ED"/>
    <w:rPr>
      <w:i/>
      <w:iCs/>
      <w:color w:val="0F4761" w:themeColor="accent1" w:themeShade="BF"/>
    </w:rPr>
  </w:style>
  <w:style w:type="character" w:styleId="IntenseReference">
    <w:name w:val="Intense Reference"/>
    <w:basedOn w:val="DefaultParagraphFont"/>
    <w:uiPriority w:val="32"/>
    <w:qFormat/>
    <w:rsid w:val="000578ED"/>
    <w:rPr>
      <w:b/>
      <w:bCs/>
      <w:smallCaps/>
      <w:color w:val="0F4761" w:themeColor="accent1" w:themeShade="BF"/>
      <w:spacing w:val="5"/>
    </w:rPr>
  </w:style>
  <w:style w:type="paragraph" w:styleId="Header">
    <w:name w:val="header"/>
    <w:basedOn w:val="Normal"/>
    <w:link w:val="HeaderChar"/>
    <w:uiPriority w:val="99"/>
    <w:unhideWhenUsed/>
    <w:rsid w:val="00ED49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490A"/>
  </w:style>
  <w:style w:type="paragraph" w:styleId="Footer">
    <w:name w:val="footer"/>
    <w:basedOn w:val="Normal"/>
    <w:link w:val="FooterChar"/>
    <w:uiPriority w:val="99"/>
    <w:unhideWhenUsed/>
    <w:rsid w:val="00ED49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490A"/>
  </w:style>
  <w:style w:type="paragraph" w:styleId="TOCHeading">
    <w:name w:val="TOC Heading"/>
    <w:basedOn w:val="Heading1"/>
    <w:next w:val="Normal"/>
    <w:uiPriority w:val="39"/>
    <w:unhideWhenUsed/>
    <w:qFormat/>
    <w:rsid w:val="00517BAF"/>
    <w:pPr>
      <w:spacing w:before="240" w:after="0" w:line="259" w:lineRule="auto"/>
      <w:outlineLvl w:val="9"/>
    </w:pPr>
    <w:rPr>
      <w:kern w:val="0"/>
      <w:sz w:val="32"/>
      <w:szCs w:val="32"/>
      <w:lang w:eastAsia="en-ZA"/>
      <w14:ligatures w14:val="none"/>
    </w:rPr>
  </w:style>
  <w:style w:type="paragraph" w:styleId="TOC1">
    <w:name w:val="toc 1"/>
    <w:basedOn w:val="Normal"/>
    <w:next w:val="Normal"/>
    <w:autoRedefine/>
    <w:uiPriority w:val="39"/>
    <w:unhideWhenUsed/>
    <w:rsid w:val="00517BAF"/>
    <w:pPr>
      <w:spacing w:after="100"/>
    </w:pPr>
  </w:style>
  <w:style w:type="paragraph" w:styleId="TOC2">
    <w:name w:val="toc 2"/>
    <w:basedOn w:val="Normal"/>
    <w:next w:val="Normal"/>
    <w:autoRedefine/>
    <w:uiPriority w:val="39"/>
    <w:unhideWhenUsed/>
    <w:rsid w:val="00517BAF"/>
    <w:pPr>
      <w:spacing w:after="100"/>
      <w:ind w:left="240"/>
    </w:pPr>
  </w:style>
  <w:style w:type="character" w:styleId="Hyperlink">
    <w:name w:val="Hyperlink"/>
    <w:basedOn w:val="DefaultParagraphFont"/>
    <w:uiPriority w:val="99"/>
    <w:unhideWhenUsed/>
    <w:rsid w:val="00517BAF"/>
    <w:rPr>
      <w:color w:val="467886" w:themeColor="hyperlink"/>
      <w:u w:val="single"/>
    </w:rPr>
  </w:style>
  <w:style w:type="paragraph" w:customStyle="1" w:styleId="EndNoteBibliographyTitle">
    <w:name w:val="EndNote Bibliography Title"/>
    <w:basedOn w:val="Normal"/>
    <w:link w:val="EndNoteBibliographyTitleChar"/>
    <w:rsid w:val="00263D93"/>
    <w:pPr>
      <w:spacing w:after="0"/>
      <w:jc w:val="center"/>
    </w:pPr>
    <w:rPr>
      <w:rFonts w:ascii="Aptos Display" w:hAnsi="Aptos Display"/>
      <w:noProof/>
      <w:sz w:val="40"/>
      <w:lang w:val="en-US"/>
    </w:rPr>
  </w:style>
  <w:style w:type="character" w:customStyle="1" w:styleId="EndNoteBibliographyTitleChar">
    <w:name w:val="EndNote Bibliography Title Char"/>
    <w:basedOn w:val="DefaultParagraphFont"/>
    <w:link w:val="EndNoteBibliographyTitle"/>
    <w:rsid w:val="00263D93"/>
    <w:rPr>
      <w:rFonts w:ascii="Aptos Display" w:hAnsi="Aptos Display"/>
      <w:noProof/>
      <w:sz w:val="40"/>
      <w:lang w:val="en-US"/>
    </w:rPr>
  </w:style>
  <w:style w:type="paragraph" w:customStyle="1" w:styleId="EndNoteBibliography">
    <w:name w:val="EndNote Bibliography"/>
    <w:basedOn w:val="Normal"/>
    <w:link w:val="EndNoteBibliographyChar"/>
    <w:rsid w:val="00263D93"/>
    <w:pPr>
      <w:spacing w:line="240" w:lineRule="auto"/>
    </w:pPr>
    <w:rPr>
      <w:rFonts w:ascii="Aptos Display" w:hAnsi="Aptos Display"/>
      <w:noProof/>
      <w:sz w:val="40"/>
      <w:lang w:val="en-US"/>
    </w:rPr>
  </w:style>
  <w:style w:type="character" w:customStyle="1" w:styleId="EndNoteBibliographyChar">
    <w:name w:val="EndNote Bibliography Char"/>
    <w:basedOn w:val="DefaultParagraphFont"/>
    <w:link w:val="EndNoteBibliography"/>
    <w:rsid w:val="00263D93"/>
    <w:rPr>
      <w:rFonts w:ascii="Aptos Display" w:hAnsi="Aptos Display"/>
      <w:noProof/>
      <w:sz w:val="40"/>
      <w:lang w:val="en-US"/>
    </w:rPr>
  </w:style>
  <w:style w:type="character" w:styleId="UnresolvedMention">
    <w:name w:val="Unresolved Mention"/>
    <w:basedOn w:val="DefaultParagraphFont"/>
    <w:uiPriority w:val="99"/>
    <w:semiHidden/>
    <w:unhideWhenUsed/>
    <w:rsid w:val="00D73FBB"/>
    <w:rPr>
      <w:color w:val="605E5C"/>
      <w:shd w:val="clear" w:color="auto" w:fill="E1DFDD"/>
    </w:rPr>
  </w:style>
  <w:style w:type="character" w:styleId="PlaceholderText">
    <w:name w:val="Placeholder Text"/>
    <w:basedOn w:val="DefaultParagraphFont"/>
    <w:uiPriority w:val="99"/>
    <w:semiHidden/>
    <w:rsid w:val="00D46631"/>
    <w:rPr>
      <w:color w:val="666666"/>
    </w:rPr>
  </w:style>
  <w:style w:type="character" w:styleId="FollowedHyperlink">
    <w:name w:val="FollowedHyperlink"/>
    <w:basedOn w:val="DefaultParagraphFont"/>
    <w:uiPriority w:val="99"/>
    <w:semiHidden/>
    <w:unhideWhenUsed/>
    <w:rsid w:val="00701C7C"/>
    <w:rPr>
      <w:color w:val="96607D" w:themeColor="followedHyperlink"/>
      <w:u w:val="single"/>
    </w:rPr>
  </w:style>
  <w:style w:type="character" w:styleId="CommentReference">
    <w:name w:val="annotation reference"/>
    <w:basedOn w:val="DefaultParagraphFont"/>
    <w:uiPriority w:val="99"/>
    <w:semiHidden/>
    <w:unhideWhenUsed/>
    <w:rsid w:val="00172003"/>
    <w:rPr>
      <w:sz w:val="16"/>
      <w:szCs w:val="16"/>
    </w:rPr>
  </w:style>
  <w:style w:type="paragraph" w:styleId="CommentText">
    <w:name w:val="annotation text"/>
    <w:basedOn w:val="Normal"/>
    <w:link w:val="CommentTextChar"/>
    <w:uiPriority w:val="99"/>
    <w:unhideWhenUsed/>
    <w:rsid w:val="00172003"/>
    <w:pPr>
      <w:spacing w:line="240" w:lineRule="auto"/>
    </w:pPr>
    <w:rPr>
      <w:sz w:val="20"/>
      <w:szCs w:val="20"/>
    </w:rPr>
  </w:style>
  <w:style w:type="character" w:customStyle="1" w:styleId="CommentTextChar">
    <w:name w:val="Comment Text Char"/>
    <w:basedOn w:val="DefaultParagraphFont"/>
    <w:link w:val="CommentText"/>
    <w:uiPriority w:val="99"/>
    <w:rsid w:val="00172003"/>
    <w:rPr>
      <w:sz w:val="20"/>
      <w:szCs w:val="20"/>
    </w:rPr>
  </w:style>
  <w:style w:type="paragraph" w:styleId="CommentSubject">
    <w:name w:val="annotation subject"/>
    <w:basedOn w:val="CommentText"/>
    <w:next w:val="CommentText"/>
    <w:link w:val="CommentSubjectChar"/>
    <w:uiPriority w:val="99"/>
    <w:semiHidden/>
    <w:unhideWhenUsed/>
    <w:rsid w:val="00172003"/>
    <w:rPr>
      <w:b/>
      <w:bCs/>
    </w:rPr>
  </w:style>
  <w:style w:type="character" w:customStyle="1" w:styleId="CommentSubjectChar">
    <w:name w:val="Comment Subject Char"/>
    <w:basedOn w:val="CommentTextChar"/>
    <w:link w:val="CommentSubject"/>
    <w:uiPriority w:val="99"/>
    <w:semiHidden/>
    <w:rsid w:val="00172003"/>
    <w:rPr>
      <w:b/>
      <w:bCs/>
      <w:sz w:val="20"/>
      <w:szCs w:val="20"/>
    </w:rPr>
  </w:style>
  <w:style w:type="paragraph" w:styleId="Revision">
    <w:name w:val="Revision"/>
    <w:hidden/>
    <w:uiPriority w:val="99"/>
    <w:semiHidden/>
    <w:rsid w:val="00DA76A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8EFB68-5605-443B-8C0D-6C60FCAA1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29</Pages>
  <Words>33235</Words>
  <Characters>202735</Characters>
  <Application>Microsoft Office Word</Application>
  <DocSecurity>0</DocSecurity>
  <Lines>3686</Lines>
  <Paragraphs>1388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Thendo Siphuma</dc:creator>
  <cp:keywords/>
  <dc:description/>
  <cp:lastModifiedBy>Du Plessis, Daniel</cp:lastModifiedBy>
  <cp:revision>9</cp:revision>
  <cp:lastPrinted>2025-11-07T15:58:00Z</cp:lastPrinted>
  <dcterms:created xsi:type="dcterms:W3CDTF">2025-12-11T07:16:00Z</dcterms:created>
  <dcterms:modified xsi:type="dcterms:W3CDTF">2025-12-11T08:11:00Z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d31be4-bb77-46d3-b866-62153466896a_Enabled">
    <vt:lpwstr>true</vt:lpwstr>
  </property>
  <property fmtid="{D5CDD505-2E9C-101B-9397-08002B2CF9AE}" pid="3" name="MSIP_Label_b0d31be4-bb77-46d3-b866-62153466896a_SetDate">
    <vt:lpwstr>2025-12-11T07:15:39Z</vt:lpwstr>
  </property>
  <property fmtid="{D5CDD505-2E9C-101B-9397-08002B2CF9AE}" pid="4" name="MSIP_Label_b0d31be4-bb77-46d3-b866-62153466896a_Method">
    <vt:lpwstr>Standard</vt:lpwstr>
  </property>
  <property fmtid="{D5CDD505-2E9C-101B-9397-08002B2CF9AE}" pid="5" name="MSIP_Label_b0d31be4-bb77-46d3-b866-62153466896a_Name">
    <vt:lpwstr>Public</vt:lpwstr>
  </property>
  <property fmtid="{D5CDD505-2E9C-101B-9397-08002B2CF9AE}" pid="6" name="MSIP_Label_b0d31be4-bb77-46d3-b866-62153466896a_SiteId">
    <vt:lpwstr>fa785acd-36ef-41bc-8a94-89841327e045</vt:lpwstr>
  </property>
  <property fmtid="{D5CDD505-2E9C-101B-9397-08002B2CF9AE}" pid="7" name="MSIP_Label_b0d31be4-bb77-46d3-b866-62153466896a_ActionId">
    <vt:lpwstr>4e154d03-a120-4b7e-ac75-8273b1896560</vt:lpwstr>
  </property>
  <property fmtid="{D5CDD505-2E9C-101B-9397-08002B2CF9AE}" pid="8" name="MSIP_Label_b0d31be4-bb77-46d3-b866-62153466896a_ContentBits">
    <vt:lpwstr>0</vt:lpwstr>
  </property>
  <property fmtid="{D5CDD505-2E9C-101B-9397-08002B2CF9AE}" pid="9" name="MSIP_Label_b0d31be4-bb77-46d3-b866-62153466896a_Tag">
    <vt:lpwstr>10, 3, 0, 1</vt:lpwstr>
  </property>
</Properties>
</file>