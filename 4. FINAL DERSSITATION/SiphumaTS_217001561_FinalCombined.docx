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9BA7" w14:textId="337CF64E" w:rsidR="00E13401" w:rsidRDefault="007F14C7" w:rsidP="007D0FF0">
      <w:pPr>
        <w:jc w:val="both"/>
        <w:rPr>
          <w:rFonts w:asciiTheme="majorHAnsi" w:hAnsiTheme="majorHAnsi" w:cstheme="minorHAnsi"/>
        </w:rPr>
      </w:pPr>
      <w:r>
        <w:rPr>
          <w:noProof/>
        </w:rPr>
        <w:drawing>
          <wp:anchor distT="0" distB="0" distL="114300" distR="114300" simplePos="0" relativeHeight="251660288" behindDoc="0" locked="0" layoutInCell="1" allowOverlap="1" wp14:anchorId="5C01E9D2" wp14:editId="66ACFB9F">
            <wp:simplePos x="0" y="0"/>
            <wp:positionH relativeFrom="column">
              <wp:posOffset>1828800</wp:posOffset>
            </wp:positionH>
            <wp:positionV relativeFrom="paragraph">
              <wp:posOffset>-762000</wp:posOffset>
            </wp:positionV>
            <wp:extent cx="1657350" cy="1657350"/>
            <wp:effectExtent l="0" t="0" r="0" b="0"/>
            <wp:wrapNone/>
            <wp:docPr id="90132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57350" cy="1657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4BF883" w14:textId="77777777" w:rsidR="007F14C7" w:rsidRPr="007F14C7" w:rsidRDefault="007F14C7" w:rsidP="007F14C7">
      <w:pPr>
        <w:rPr>
          <w:rFonts w:asciiTheme="majorHAnsi" w:hAnsiTheme="majorHAnsi" w:cstheme="minorHAnsi"/>
        </w:rPr>
      </w:pPr>
    </w:p>
    <w:p w14:paraId="5F039378" w14:textId="77777777" w:rsidR="007F14C7" w:rsidRDefault="007F14C7" w:rsidP="007F14C7">
      <w:pPr>
        <w:rPr>
          <w:rFonts w:asciiTheme="majorHAnsi" w:hAnsiTheme="majorHAnsi" w:cstheme="minorHAnsi"/>
        </w:rPr>
      </w:pPr>
    </w:p>
    <w:p w14:paraId="2FC8D1AB" w14:textId="0101A5E6" w:rsidR="007F14C7" w:rsidRDefault="007F14C7" w:rsidP="007F14C7">
      <w:pPr>
        <w:tabs>
          <w:tab w:val="left" w:pos="2370"/>
        </w:tabs>
        <w:rPr>
          <w:rFonts w:asciiTheme="majorHAnsi" w:hAnsiTheme="majorHAnsi" w:cstheme="minorHAnsi"/>
        </w:rPr>
      </w:pPr>
      <w:r>
        <w:rPr>
          <w:rFonts w:asciiTheme="majorHAnsi" w:hAnsiTheme="majorHAnsi" w:cstheme="minorHAnsi"/>
        </w:rPr>
        <w:tab/>
      </w:r>
    </w:p>
    <w:p w14:paraId="467F1369" w14:textId="77777777" w:rsidR="007F14C7" w:rsidRDefault="007F14C7" w:rsidP="007F14C7">
      <w:pPr>
        <w:tabs>
          <w:tab w:val="left" w:pos="2370"/>
        </w:tabs>
        <w:rPr>
          <w:rFonts w:asciiTheme="majorHAnsi" w:hAnsiTheme="majorHAnsi" w:cstheme="minorHAnsi"/>
        </w:rPr>
      </w:pPr>
    </w:p>
    <w:p w14:paraId="4F952E24" w14:textId="77777777" w:rsidR="007F14C7" w:rsidRPr="007F14C7" w:rsidRDefault="007F14C7" w:rsidP="007F14C7">
      <w:pPr>
        <w:tabs>
          <w:tab w:val="left" w:pos="2370"/>
        </w:tabs>
        <w:jc w:val="center"/>
        <w:rPr>
          <w:rFonts w:asciiTheme="majorHAnsi" w:hAnsiTheme="majorHAnsi" w:cstheme="minorHAnsi"/>
          <w:b/>
          <w:bCs/>
        </w:rPr>
      </w:pPr>
      <w:r w:rsidRPr="007F14C7">
        <w:rPr>
          <w:rFonts w:asciiTheme="majorHAnsi" w:hAnsiTheme="majorHAnsi" w:cstheme="minorHAnsi"/>
          <w:b/>
          <w:bCs/>
          <w:sz w:val="44"/>
          <w:szCs w:val="44"/>
        </w:rPr>
        <w:t>AI-Generated Steganographic Malware: Evaluating Detection and Evasion in Modern Anti-Virus Systems</w:t>
      </w:r>
    </w:p>
    <w:p w14:paraId="1988911C" w14:textId="77777777" w:rsidR="007F14C7" w:rsidRDefault="007F14C7" w:rsidP="007F14C7">
      <w:pPr>
        <w:tabs>
          <w:tab w:val="left" w:pos="2370"/>
        </w:tabs>
        <w:jc w:val="center"/>
        <w:rPr>
          <w:rFonts w:asciiTheme="majorHAnsi" w:hAnsiTheme="majorHAnsi" w:cstheme="minorHAnsi"/>
        </w:rPr>
      </w:pPr>
    </w:p>
    <w:p w14:paraId="19C20FE4" w14:textId="77777777" w:rsidR="007F14C7" w:rsidRDefault="007F14C7" w:rsidP="007F14C7">
      <w:pPr>
        <w:tabs>
          <w:tab w:val="left" w:pos="2370"/>
        </w:tabs>
        <w:jc w:val="center"/>
        <w:rPr>
          <w:rFonts w:asciiTheme="majorHAnsi" w:hAnsiTheme="majorHAnsi" w:cstheme="minorHAnsi"/>
        </w:rPr>
      </w:pPr>
      <w:r w:rsidRPr="007F14C7">
        <w:rPr>
          <w:rFonts w:asciiTheme="majorHAnsi" w:hAnsiTheme="majorHAnsi" w:cstheme="minorHAnsi"/>
          <w:sz w:val="40"/>
          <w:szCs w:val="40"/>
        </w:rPr>
        <w:t>Master of Science in Computer Science at the University of Johannesburg</w:t>
      </w:r>
    </w:p>
    <w:p w14:paraId="206704CB" w14:textId="77777777" w:rsidR="007F14C7" w:rsidRDefault="007F14C7" w:rsidP="007F14C7">
      <w:pPr>
        <w:tabs>
          <w:tab w:val="left" w:pos="2370"/>
        </w:tabs>
        <w:jc w:val="center"/>
        <w:rPr>
          <w:rFonts w:asciiTheme="majorHAnsi" w:hAnsiTheme="majorHAnsi" w:cstheme="minorHAnsi"/>
        </w:rPr>
      </w:pPr>
    </w:p>
    <w:p w14:paraId="2B8FA30D" w14:textId="77777777" w:rsidR="007F14C7" w:rsidRPr="007F14C7" w:rsidRDefault="007F14C7" w:rsidP="007F14C7">
      <w:pPr>
        <w:tabs>
          <w:tab w:val="left" w:pos="2370"/>
        </w:tabs>
        <w:jc w:val="center"/>
        <w:rPr>
          <w:rFonts w:asciiTheme="majorHAnsi" w:hAnsiTheme="majorHAnsi" w:cstheme="minorHAnsi"/>
          <w:sz w:val="32"/>
          <w:szCs w:val="32"/>
        </w:rPr>
      </w:pPr>
      <w:r w:rsidRPr="007F14C7">
        <w:rPr>
          <w:rFonts w:asciiTheme="majorHAnsi" w:hAnsiTheme="majorHAnsi" w:cstheme="minorHAnsi"/>
          <w:sz w:val="32"/>
          <w:szCs w:val="32"/>
        </w:rPr>
        <w:t>Supervisor: Prof. D.P. du Plessis</w:t>
      </w:r>
    </w:p>
    <w:p w14:paraId="6F583C20" w14:textId="1630BC1A" w:rsidR="007F14C7" w:rsidRPr="007F14C7" w:rsidRDefault="007F14C7" w:rsidP="007F14C7">
      <w:pPr>
        <w:tabs>
          <w:tab w:val="left" w:pos="2370"/>
        </w:tabs>
        <w:jc w:val="center"/>
        <w:rPr>
          <w:rFonts w:asciiTheme="majorHAnsi" w:hAnsiTheme="majorHAnsi" w:cstheme="minorHAnsi"/>
        </w:rPr>
        <w:sectPr w:rsidR="007F14C7" w:rsidRPr="007F14C7">
          <w:pgSz w:w="11906" w:h="16838"/>
          <w:pgMar w:top="1440" w:right="1440" w:bottom="1440" w:left="1440" w:header="708" w:footer="708" w:gutter="0"/>
          <w:cols w:space="708"/>
          <w:docGrid w:linePitch="360"/>
        </w:sectPr>
      </w:pPr>
      <w:r w:rsidRPr="007F14C7">
        <w:rPr>
          <w:rFonts w:asciiTheme="majorHAnsi" w:hAnsiTheme="majorHAnsi" w:cstheme="minorHAnsi"/>
          <w:sz w:val="32"/>
          <w:szCs w:val="32"/>
        </w:rPr>
        <w:t>Student: Siphuma Thendo</w:t>
      </w:r>
      <w:r>
        <w:rPr>
          <w:rFonts w:asciiTheme="majorHAnsi" w:hAnsiTheme="majorHAnsi" w:cstheme="minorHAnsi"/>
        </w:rPr>
        <w:tab/>
      </w:r>
    </w:p>
    <w:p w14:paraId="142B53BB" w14:textId="179BFA7C" w:rsidR="00E13401" w:rsidRPr="007F14C7" w:rsidRDefault="00E13401" w:rsidP="00E13401">
      <w:pPr>
        <w:pStyle w:val="Heading3"/>
        <w:rPr>
          <w:color w:val="auto"/>
          <w:sz w:val="24"/>
          <w:szCs w:val="24"/>
        </w:rPr>
      </w:pPr>
      <w:bookmarkStart w:id="0" w:name="_Toc221191330"/>
      <w:r w:rsidRPr="007F14C7">
        <w:rPr>
          <w:color w:val="auto"/>
          <w:sz w:val="24"/>
          <w:szCs w:val="24"/>
        </w:rPr>
        <w:lastRenderedPageBreak/>
        <w:t>Declaration</w:t>
      </w:r>
      <w:bookmarkEnd w:id="0"/>
    </w:p>
    <w:p w14:paraId="7A2033A1" w14:textId="339FCA94" w:rsidR="00E13401" w:rsidRPr="007F14C7" w:rsidRDefault="00E13401" w:rsidP="00E13401">
      <w:pPr>
        <w:pStyle w:val="Heading3"/>
        <w:rPr>
          <w:color w:val="auto"/>
          <w:sz w:val="24"/>
          <w:szCs w:val="24"/>
        </w:rPr>
      </w:pPr>
      <w:bookmarkStart w:id="1" w:name="_Toc221191331"/>
      <w:r w:rsidRPr="007F14C7">
        <w:rPr>
          <w:color w:val="auto"/>
          <w:sz w:val="24"/>
          <w:szCs w:val="24"/>
        </w:rPr>
        <w:t>Dedication</w:t>
      </w:r>
      <w:bookmarkEnd w:id="1"/>
    </w:p>
    <w:p w14:paraId="664586C7" w14:textId="753B2C52" w:rsidR="00E13401" w:rsidRPr="007F14C7" w:rsidRDefault="00E13401" w:rsidP="00E13401">
      <w:pPr>
        <w:pStyle w:val="Heading3"/>
        <w:rPr>
          <w:color w:val="auto"/>
          <w:sz w:val="24"/>
          <w:szCs w:val="24"/>
        </w:rPr>
      </w:pPr>
      <w:bookmarkStart w:id="2" w:name="_Toc221191332"/>
      <w:r w:rsidRPr="007F14C7">
        <w:rPr>
          <w:color w:val="auto"/>
          <w:sz w:val="24"/>
          <w:szCs w:val="24"/>
        </w:rPr>
        <w:t>Acknowledgments</w:t>
      </w:r>
      <w:bookmarkEnd w:id="2"/>
    </w:p>
    <w:p w14:paraId="28FE7DBF" w14:textId="7298AD84" w:rsidR="00E13401" w:rsidRPr="007F14C7" w:rsidRDefault="00E13401" w:rsidP="00E13401">
      <w:pPr>
        <w:pStyle w:val="Heading3"/>
        <w:rPr>
          <w:color w:val="auto"/>
          <w:sz w:val="24"/>
          <w:szCs w:val="24"/>
        </w:rPr>
      </w:pPr>
      <w:bookmarkStart w:id="3" w:name="_Toc221191333"/>
      <w:r w:rsidRPr="007F14C7">
        <w:rPr>
          <w:color w:val="auto"/>
          <w:sz w:val="24"/>
          <w:szCs w:val="24"/>
        </w:rPr>
        <w:t>Publications</w:t>
      </w:r>
      <w:bookmarkEnd w:id="3"/>
    </w:p>
    <w:p w14:paraId="325030EB" w14:textId="546B0728" w:rsidR="00E13401" w:rsidRPr="007F14C7" w:rsidRDefault="00E13401" w:rsidP="00E13401">
      <w:pPr>
        <w:pStyle w:val="Heading3"/>
        <w:rPr>
          <w:color w:val="auto"/>
          <w:sz w:val="24"/>
          <w:szCs w:val="24"/>
        </w:rPr>
      </w:pPr>
      <w:bookmarkStart w:id="4" w:name="_Toc221191334"/>
      <w:r w:rsidRPr="007F14C7">
        <w:rPr>
          <w:color w:val="auto"/>
          <w:sz w:val="24"/>
          <w:szCs w:val="24"/>
        </w:rPr>
        <w:t>Abstract</w:t>
      </w:r>
      <w:bookmarkEnd w:id="4"/>
    </w:p>
    <w:p w14:paraId="02C0A9B0" w14:textId="7B316DDA" w:rsidR="007D0FF0" w:rsidRPr="007F14C7" w:rsidRDefault="00E13401" w:rsidP="00E13401">
      <w:pPr>
        <w:pStyle w:val="Heading3"/>
        <w:rPr>
          <w:color w:val="auto"/>
          <w:sz w:val="24"/>
          <w:szCs w:val="24"/>
        </w:rPr>
      </w:pPr>
      <w:bookmarkStart w:id="5" w:name="_Toc221191335"/>
      <w:r w:rsidRPr="007F14C7">
        <w:rPr>
          <w:color w:val="auto"/>
          <w:sz w:val="24"/>
          <w:szCs w:val="24"/>
        </w:rPr>
        <w:t>Keywords</w:t>
      </w:r>
      <w:bookmarkEnd w:id="5"/>
      <w:r w:rsidR="007D0FF0" w:rsidRPr="007F14C7">
        <w:rPr>
          <w:color w:val="auto"/>
          <w:sz w:val="24"/>
          <w:szCs w:val="24"/>
        </w:rPr>
        <w:br w:type="page"/>
      </w:r>
    </w:p>
    <w:sdt>
      <w:sdtPr>
        <w:rPr>
          <w:color w:val="auto"/>
          <w:sz w:val="24"/>
          <w:szCs w:val="24"/>
        </w:rPr>
        <w:id w:val="-740326803"/>
        <w:docPartObj>
          <w:docPartGallery w:val="Table of Contents"/>
          <w:docPartUnique/>
        </w:docPartObj>
      </w:sdtPr>
      <w:sdtEndPr>
        <w:rPr>
          <w:rFonts w:eastAsiaTheme="minorHAnsi" w:cstheme="minorBidi"/>
          <w:b/>
          <w:bCs/>
          <w:noProof/>
          <w:kern w:val="2"/>
          <w:lang w:eastAsia="en-US"/>
          <w14:ligatures w14:val="standardContextual"/>
        </w:rPr>
      </w:sdtEndPr>
      <w:sdtContent>
        <w:p w14:paraId="343A77AA" w14:textId="27999915" w:rsidR="007D0FF0" w:rsidRPr="007F14C7" w:rsidRDefault="007D0FF0" w:rsidP="007D0FF0">
          <w:pPr>
            <w:pStyle w:val="TOCHeading"/>
            <w:jc w:val="both"/>
            <w:rPr>
              <w:b/>
              <w:bCs/>
              <w:color w:val="auto"/>
            </w:rPr>
          </w:pPr>
          <w:r w:rsidRPr="007F14C7">
            <w:rPr>
              <w:b/>
              <w:bCs/>
              <w:color w:val="auto"/>
            </w:rPr>
            <w:t>Table of Contents</w:t>
          </w:r>
        </w:p>
        <w:p w14:paraId="03B29BF5" w14:textId="67CF88E6" w:rsidR="007F14C7" w:rsidRPr="007F14C7" w:rsidRDefault="007D0FF0" w:rsidP="007F14C7">
          <w:pPr>
            <w:pStyle w:val="TOC3"/>
            <w:tabs>
              <w:tab w:val="right" w:leader="dot" w:pos="9016"/>
            </w:tabs>
            <w:ind w:left="0"/>
            <w:rPr>
              <w:rFonts w:eastAsiaTheme="minorEastAsia"/>
              <w:noProof/>
              <w:lang w:eastAsia="en-ZA"/>
            </w:rPr>
          </w:pPr>
          <w:r w:rsidRPr="007F14C7">
            <w:rPr>
              <w:rFonts w:asciiTheme="majorHAnsi" w:hAnsiTheme="majorHAnsi"/>
            </w:rPr>
            <w:fldChar w:fldCharType="begin"/>
          </w:r>
          <w:r w:rsidRPr="007F14C7">
            <w:rPr>
              <w:rFonts w:asciiTheme="majorHAnsi" w:hAnsiTheme="majorHAnsi"/>
            </w:rPr>
            <w:instrText xml:space="preserve"> TOC \o "1-3" \h \z \u </w:instrText>
          </w:r>
          <w:r w:rsidRPr="007F14C7">
            <w:rPr>
              <w:rFonts w:asciiTheme="majorHAnsi" w:hAnsiTheme="majorHAnsi"/>
            </w:rPr>
            <w:fldChar w:fldCharType="separate"/>
          </w:r>
          <w:hyperlink w:anchor="_Toc221191330" w:history="1">
            <w:r w:rsidR="007F14C7" w:rsidRPr="007F14C7">
              <w:rPr>
                <w:rStyle w:val="Hyperlink"/>
                <w:noProof/>
                <w:color w:val="auto"/>
              </w:rPr>
              <w:t>Declaration</w:t>
            </w:r>
            <w:r w:rsidR="007F14C7" w:rsidRPr="007F14C7">
              <w:rPr>
                <w:noProof/>
                <w:webHidden/>
              </w:rPr>
              <w:tab/>
            </w:r>
            <w:r w:rsidR="007F14C7" w:rsidRPr="007F14C7">
              <w:rPr>
                <w:noProof/>
                <w:webHidden/>
              </w:rPr>
              <w:fldChar w:fldCharType="begin"/>
            </w:r>
            <w:r w:rsidR="007F14C7" w:rsidRPr="007F14C7">
              <w:rPr>
                <w:noProof/>
                <w:webHidden/>
              </w:rPr>
              <w:instrText xml:space="preserve"> PAGEREF _Toc221191330 \h </w:instrText>
            </w:r>
            <w:r w:rsidR="007F14C7" w:rsidRPr="007F14C7">
              <w:rPr>
                <w:noProof/>
                <w:webHidden/>
              </w:rPr>
            </w:r>
            <w:r w:rsidR="007F14C7" w:rsidRPr="007F14C7">
              <w:rPr>
                <w:noProof/>
                <w:webHidden/>
              </w:rPr>
              <w:fldChar w:fldCharType="separate"/>
            </w:r>
            <w:r w:rsidR="007F14C7" w:rsidRPr="007F14C7">
              <w:rPr>
                <w:noProof/>
                <w:webHidden/>
              </w:rPr>
              <w:t>3</w:t>
            </w:r>
            <w:r w:rsidR="007F14C7" w:rsidRPr="007F14C7">
              <w:rPr>
                <w:noProof/>
                <w:webHidden/>
              </w:rPr>
              <w:fldChar w:fldCharType="end"/>
            </w:r>
          </w:hyperlink>
        </w:p>
        <w:p w14:paraId="7615A998" w14:textId="36861D01" w:rsidR="007F14C7" w:rsidRPr="007F14C7" w:rsidRDefault="007F14C7" w:rsidP="007F14C7">
          <w:pPr>
            <w:pStyle w:val="TOC3"/>
            <w:tabs>
              <w:tab w:val="right" w:leader="dot" w:pos="9016"/>
            </w:tabs>
            <w:ind w:left="0"/>
            <w:rPr>
              <w:rFonts w:eastAsiaTheme="minorEastAsia"/>
              <w:noProof/>
              <w:lang w:eastAsia="en-ZA"/>
            </w:rPr>
          </w:pPr>
          <w:hyperlink w:anchor="_Toc221191331" w:history="1">
            <w:r w:rsidRPr="007F14C7">
              <w:rPr>
                <w:rStyle w:val="Hyperlink"/>
                <w:noProof/>
                <w:color w:val="auto"/>
              </w:rPr>
              <w:t>Dedication</w:t>
            </w:r>
            <w:r w:rsidRPr="007F14C7">
              <w:rPr>
                <w:noProof/>
                <w:webHidden/>
              </w:rPr>
              <w:tab/>
            </w:r>
            <w:r w:rsidRPr="007F14C7">
              <w:rPr>
                <w:noProof/>
                <w:webHidden/>
              </w:rPr>
              <w:fldChar w:fldCharType="begin"/>
            </w:r>
            <w:r w:rsidRPr="007F14C7">
              <w:rPr>
                <w:noProof/>
                <w:webHidden/>
              </w:rPr>
              <w:instrText xml:space="preserve"> PAGEREF _Toc221191331 \h </w:instrText>
            </w:r>
            <w:r w:rsidRPr="007F14C7">
              <w:rPr>
                <w:noProof/>
                <w:webHidden/>
              </w:rPr>
            </w:r>
            <w:r w:rsidRPr="007F14C7">
              <w:rPr>
                <w:noProof/>
                <w:webHidden/>
              </w:rPr>
              <w:fldChar w:fldCharType="separate"/>
            </w:r>
            <w:r w:rsidRPr="007F14C7">
              <w:rPr>
                <w:noProof/>
                <w:webHidden/>
              </w:rPr>
              <w:t>3</w:t>
            </w:r>
            <w:r w:rsidRPr="007F14C7">
              <w:rPr>
                <w:noProof/>
                <w:webHidden/>
              </w:rPr>
              <w:fldChar w:fldCharType="end"/>
            </w:r>
          </w:hyperlink>
        </w:p>
        <w:p w14:paraId="381810C6" w14:textId="5355381F" w:rsidR="007F14C7" w:rsidRPr="007F14C7" w:rsidRDefault="007F14C7" w:rsidP="007F14C7">
          <w:pPr>
            <w:pStyle w:val="TOC3"/>
            <w:tabs>
              <w:tab w:val="right" w:leader="dot" w:pos="9016"/>
            </w:tabs>
            <w:ind w:left="0"/>
            <w:rPr>
              <w:rFonts w:eastAsiaTheme="minorEastAsia"/>
              <w:noProof/>
              <w:lang w:eastAsia="en-ZA"/>
            </w:rPr>
          </w:pPr>
          <w:hyperlink w:anchor="_Toc221191332" w:history="1">
            <w:r w:rsidRPr="007F14C7">
              <w:rPr>
                <w:rStyle w:val="Hyperlink"/>
                <w:noProof/>
                <w:color w:val="auto"/>
              </w:rPr>
              <w:t>Acknowledgments</w:t>
            </w:r>
            <w:r w:rsidRPr="007F14C7">
              <w:rPr>
                <w:noProof/>
                <w:webHidden/>
              </w:rPr>
              <w:tab/>
            </w:r>
            <w:r w:rsidRPr="007F14C7">
              <w:rPr>
                <w:noProof/>
                <w:webHidden/>
              </w:rPr>
              <w:fldChar w:fldCharType="begin"/>
            </w:r>
            <w:r w:rsidRPr="007F14C7">
              <w:rPr>
                <w:noProof/>
                <w:webHidden/>
              </w:rPr>
              <w:instrText xml:space="preserve"> PAGEREF _Toc221191332 \h </w:instrText>
            </w:r>
            <w:r w:rsidRPr="007F14C7">
              <w:rPr>
                <w:noProof/>
                <w:webHidden/>
              </w:rPr>
            </w:r>
            <w:r w:rsidRPr="007F14C7">
              <w:rPr>
                <w:noProof/>
                <w:webHidden/>
              </w:rPr>
              <w:fldChar w:fldCharType="separate"/>
            </w:r>
            <w:r w:rsidRPr="007F14C7">
              <w:rPr>
                <w:noProof/>
                <w:webHidden/>
              </w:rPr>
              <w:t>3</w:t>
            </w:r>
            <w:r w:rsidRPr="007F14C7">
              <w:rPr>
                <w:noProof/>
                <w:webHidden/>
              </w:rPr>
              <w:fldChar w:fldCharType="end"/>
            </w:r>
          </w:hyperlink>
        </w:p>
        <w:p w14:paraId="0E484CC8" w14:textId="2A5E686B" w:rsidR="007F14C7" w:rsidRPr="007F14C7" w:rsidRDefault="007F14C7" w:rsidP="007F14C7">
          <w:pPr>
            <w:pStyle w:val="TOC3"/>
            <w:tabs>
              <w:tab w:val="right" w:leader="dot" w:pos="9016"/>
            </w:tabs>
            <w:ind w:left="0"/>
            <w:rPr>
              <w:rFonts w:eastAsiaTheme="minorEastAsia"/>
              <w:noProof/>
              <w:lang w:eastAsia="en-ZA"/>
            </w:rPr>
          </w:pPr>
          <w:hyperlink w:anchor="_Toc221191333" w:history="1">
            <w:r w:rsidRPr="007F14C7">
              <w:rPr>
                <w:rStyle w:val="Hyperlink"/>
                <w:noProof/>
                <w:color w:val="auto"/>
              </w:rPr>
              <w:t>Publications</w:t>
            </w:r>
            <w:r w:rsidRPr="007F14C7">
              <w:rPr>
                <w:noProof/>
                <w:webHidden/>
              </w:rPr>
              <w:tab/>
            </w:r>
            <w:r w:rsidRPr="007F14C7">
              <w:rPr>
                <w:noProof/>
                <w:webHidden/>
              </w:rPr>
              <w:fldChar w:fldCharType="begin"/>
            </w:r>
            <w:r w:rsidRPr="007F14C7">
              <w:rPr>
                <w:noProof/>
                <w:webHidden/>
              </w:rPr>
              <w:instrText xml:space="preserve"> PAGEREF _Toc221191333 \h </w:instrText>
            </w:r>
            <w:r w:rsidRPr="007F14C7">
              <w:rPr>
                <w:noProof/>
                <w:webHidden/>
              </w:rPr>
            </w:r>
            <w:r w:rsidRPr="007F14C7">
              <w:rPr>
                <w:noProof/>
                <w:webHidden/>
              </w:rPr>
              <w:fldChar w:fldCharType="separate"/>
            </w:r>
            <w:r w:rsidRPr="007F14C7">
              <w:rPr>
                <w:noProof/>
                <w:webHidden/>
              </w:rPr>
              <w:t>3</w:t>
            </w:r>
            <w:r w:rsidRPr="007F14C7">
              <w:rPr>
                <w:noProof/>
                <w:webHidden/>
              </w:rPr>
              <w:fldChar w:fldCharType="end"/>
            </w:r>
          </w:hyperlink>
        </w:p>
        <w:p w14:paraId="06B647C3" w14:textId="4CB53E51" w:rsidR="007F14C7" w:rsidRPr="007F14C7" w:rsidRDefault="007F14C7" w:rsidP="007F14C7">
          <w:pPr>
            <w:pStyle w:val="TOC3"/>
            <w:tabs>
              <w:tab w:val="right" w:leader="dot" w:pos="9016"/>
            </w:tabs>
            <w:ind w:left="0"/>
            <w:rPr>
              <w:rFonts w:eastAsiaTheme="minorEastAsia"/>
              <w:noProof/>
              <w:lang w:eastAsia="en-ZA"/>
            </w:rPr>
          </w:pPr>
          <w:hyperlink w:anchor="_Toc221191334" w:history="1">
            <w:r w:rsidRPr="007F14C7">
              <w:rPr>
                <w:rStyle w:val="Hyperlink"/>
                <w:noProof/>
                <w:color w:val="auto"/>
              </w:rPr>
              <w:t>Abstract</w:t>
            </w:r>
            <w:r w:rsidRPr="007F14C7">
              <w:rPr>
                <w:noProof/>
                <w:webHidden/>
              </w:rPr>
              <w:tab/>
            </w:r>
            <w:r w:rsidRPr="007F14C7">
              <w:rPr>
                <w:noProof/>
                <w:webHidden/>
              </w:rPr>
              <w:fldChar w:fldCharType="begin"/>
            </w:r>
            <w:r w:rsidRPr="007F14C7">
              <w:rPr>
                <w:noProof/>
                <w:webHidden/>
              </w:rPr>
              <w:instrText xml:space="preserve"> PAGEREF _Toc221191334 \h </w:instrText>
            </w:r>
            <w:r w:rsidRPr="007F14C7">
              <w:rPr>
                <w:noProof/>
                <w:webHidden/>
              </w:rPr>
            </w:r>
            <w:r w:rsidRPr="007F14C7">
              <w:rPr>
                <w:noProof/>
                <w:webHidden/>
              </w:rPr>
              <w:fldChar w:fldCharType="separate"/>
            </w:r>
            <w:r w:rsidRPr="007F14C7">
              <w:rPr>
                <w:noProof/>
                <w:webHidden/>
              </w:rPr>
              <w:t>3</w:t>
            </w:r>
            <w:r w:rsidRPr="007F14C7">
              <w:rPr>
                <w:noProof/>
                <w:webHidden/>
              </w:rPr>
              <w:fldChar w:fldCharType="end"/>
            </w:r>
          </w:hyperlink>
        </w:p>
        <w:p w14:paraId="19EBB2AC" w14:textId="7259E10F" w:rsidR="007F14C7" w:rsidRPr="007F14C7" w:rsidRDefault="007F14C7" w:rsidP="007F14C7">
          <w:pPr>
            <w:pStyle w:val="TOC3"/>
            <w:tabs>
              <w:tab w:val="right" w:leader="dot" w:pos="9016"/>
            </w:tabs>
            <w:ind w:left="0"/>
            <w:rPr>
              <w:rFonts w:eastAsiaTheme="minorEastAsia"/>
              <w:noProof/>
              <w:lang w:eastAsia="en-ZA"/>
            </w:rPr>
          </w:pPr>
          <w:hyperlink w:anchor="_Toc221191335" w:history="1">
            <w:r w:rsidRPr="007F14C7">
              <w:rPr>
                <w:rStyle w:val="Hyperlink"/>
                <w:noProof/>
                <w:color w:val="auto"/>
              </w:rPr>
              <w:t>Keywords</w:t>
            </w:r>
            <w:r w:rsidRPr="007F14C7">
              <w:rPr>
                <w:noProof/>
                <w:webHidden/>
              </w:rPr>
              <w:tab/>
            </w:r>
            <w:r w:rsidRPr="007F14C7">
              <w:rPr>
                <w:noProof/>
                <w:webHidden/>
              </w:rPr>
              <w:fldChar w:fldCharType="begin"/>
            </w:r>
            <w:r w:rsidRPr="007F14C7">
              <w:rPr>
                <w:noProof/>
                <w:webHidden/>
              </w:rPr>
              <w:instrText xml:space="preserve"> PAGEREF _Toc221191335 \h </w:instrText>
            </w:r>
            <w:r w:rsidRPr="007F14C7">
              <w:rPr>
                <w:noProof/>
                <w:webHidden/>
              </w:rPr>
            </w:r>
            <w:r w:rsidRPr="007F14C7">
              <w:rPr>
                <w:noProof/>
                <w:webHidden/>
              </w:rPr>
              <w:fldChar w:fldCharType="separate"/>
            </w:r>
            <w:r w:rsidRPr="007F14C7">
              <w:rPr>
                <w:noProof/>
                <w:webHidden/>
              </w:rPr>
              <w:t>3</w:t>
            </w:r>
            <w:r w:rsidRPr="007F14C7">
              <w:rPr>
                <w:noProof/>
                <w:webHidden/>
              </w:rPr>
              <w:fldChar w:fldCharType="end"/>
            </w:r>
          </w:hyperlink>
        </w:p>
        <w:p w14:paraId="0232381F" w14:textId="33797E48" w:rsidR="007F14C7" w:rsidRPr="007F14C7" w:rsidRDefault="007F14C7" w:rsidP="007F14C7">
          <w:pPr>
            <w:pStyle w:val="TOC3"/>
            <w:tabs>
              <w:tab w:val="right" w:leader="dot" w:pos="9016"/>
            </w:tabs>
            <w:ind w:left="0"/>
            <w:rPr>
              <w:rFonts w:eastAsiaTheme="minorEastAsia"/>
              <w:noProof/>
              <w:lang w:eastAsia="en-ZA"/>
            </w:rPr>
          </w:pPr>
          <w:hyperlink w:anchor="_Toc221191336" w:history="1">
            <w:r w:rsidRPr="007F14C7">
              <w:rPr>
                <w:rStyle w:val="Hyperlink"/>
                <w:noProof/>
                <w:color w:val="auto"/>
              </w:rPr>
              <w:t>List of Figures</w:t>
            </w:r>
            <w:r w:rsidRPr="007F14C7">
              <w:rPr>
                <w:noProof/>
                <w:webHidden/>
              </w:rPr>
              <w:tab/>
            </w:r>
            <w:r w:rsidRPr="007F14C7">
              <w:rPr>
                <w:noProof/>
                <w:webHidden/>
              </w:rPr>
              <w:fldChar w:fldCharType="begin"/>
            </w:r>
            <w:r w:rsidRPr="007F14C7">
              <w:rPr>
                <w:noProof/>
                <w:webHidden/>
              </w:rPr>
              <w:instrText xml:space="preserve"> PAGEREF _Toc221191336 \h </w:instrText>
            </w:r>
            <w:r w:rsidRPr="007F14C7">
              <w:rPr>
                <w:noProof/>
                <w:webHidden/>
              </w:rPr>
            </w:r>
            <w:r w:rsidRPr="007F14C7">
              <w:rPr>
                <w:noProof/>
                <w:webHidden/>
              </w:rPr>
              <w:fldChar w:fldCharType="separate"/>
            </w:r>
            <w:r w:rsidRPr="007F14C7">
              <w:rPr>
                <w:noProof/>
                <w:webHidden/>
              </w:rPr>
              <w:t>8</w:t>
            </w:r>
            <w:r w:rsidRPr="007F14C7">
              <w:rPr>
                <w:noProof/>
                <w:webHidden/>
              </w:rPr>
              <w:fldChar w:fldCharType="end"/>
            </w:r>
          </w:hyperlink>
        </w:p>
        <w:p w14:paraId="5B9FA340" w14:textId="116B4413" w:rsidR="007F14C7" w:rsidRPr="007F14C7" w:rsidRDefault="007F14C7" w:rsidP="007F14C7">
          <w:pPr>
            <w:pStyle w:val="TOC3"/>
            <w:tabs>
              <w:tab w:val="right" w:leader="dot" w:pos="9016"/>
            </w:tabs>
            <w:ind w:left="0"/>
            <w:rPr>
              <w:rFonts w:eastAsiaTheme="minorEastAsia"/>
              <w:noProof/>
              <w:lang w:eastAsia="en-ZA"/>
            </w:rPr>
          </w:pPr>
          <w:hyperlink w:anchor="_Toc221191337" w:history="1">
            <w:r w:rsidRPr="007F14C7">
              <w:rPr>
                <w:rStyle w:val="Hyperlink"/>
                <w:noProof/>
                <w:color w:val="auto"/>
              </w:rPr>
              <w:t>List of Tables</w:t>
            </w:r>
            <w:r w:rsidRPr="007F14C7">
              <w:rPr>
                <w:noProof/>
                <w:webHidden/>
              </w:rPr>
              <w:tab/>
            </w:r>
            <w:r w:rsidRPr="007F14C7">
              <w:rPr>
                <w:noProof/>
                <w:webHidden/>
              </w:rPr>
              <w:fldChar w:fldCharType="begin"/>
            </w:r>
            <w:r w:rsidRPr="007F14C7">
              <w:rPr>
                <w:noProof/>
                <w:webHidden/>
              </w:rPr>
              <w:instrText xml:space="preserve"> PAGEREF _Toc221191337 \h </w:instrText>
            </w:r>
            <w:r w:rsidRPr="007F14C7">
              <w:rPr>
                <w:noProof/>
                <w:webHidden/>
              </w:rPr>
            </w:r>
            <w:r w:rsidRPr="007F14C7">
              <w:rPr>
                <w:noProof/>
                <w:webHidden/>
              </w:rPr>
              <w:fldChar w:fldCharType="separate"/>
            </w:r>
            <w:r w:rsidRPr="007F14C7">
              <w:rPr>
                <w:noProof/>
                <w:webHidden/>
              </w:rPr>
              <w:t>8</w:t>
            </w:r>
            <w:r w:rsidRPr="007F14C7">
              <w:rPr>
                <w:noProof/>
                <w:webHidden/>
              </w:rPr>
              <w:fldChar w:fldCharType="end"/>
            </w:r>
          </w:hyperlink>
        </w:p>
        <w:p w14:paraId="1646AB9E" w14:textId="585A61E4" w:rsidR="007F14C7" w:rsidRPr="007F14C7" w:rsidRDefault="007F14C7" w:rsidP="007F14C7">
          <w:pPr>
            <w:pStyle w:val="TOC3"/>
            <w:tabs>
              <w:tab w:val="right" w:leader="dot" w:pos="9016"/>
            </w:tabs>
            <w:ind w:left="0"/>
            <w:rPr>
              <w:rFonts w:eastAsiaTheme="minorEastAsia"/>
              <w:noProof/>
              <w:lang w:eastAsia="en-ZA"/>
            </w:rPr>
          </w:pPr>
          <w:hyperlink w:anchor="_Toc221191338" w:history="1">
            <w:r w:rsidRPr="007F14C7">
              <w:rPr>
                <w:rStyle w:val="Hyperlink"/>
                <w:noProof/>
                <w:color w:val="auto"/>
              </w:rPr>
              <w:t>List of Codes</w:t>
            </w:r>
            <w:r w:rsidRPr="007F14C7">
              <w:rPr>
                <w:noProof/>
                <w:webHidden/>
              </w:rPr>
              <w:tab/>
            </w:r>
            <w:r w:rsidRPr="007F14C7">
              <w:rPr>
                <w:noProof/>
                <w:webHidden/>
              </w:rPr>
              <w:fldChar w:fldCharType="begin"/>
            </w:r>
            <w:r w:rsidRPr="007F14C7">
              <w:rPr>
                <w:noProof/>
                <w:webHidden/>
              </w:rPr>
              <w:instrText xml:space="preserve"> PAGEREF _Toc221191338 \h </w:instrText>
            </w:r>
            <w:r w:rsidRPr="007F14C7">
              <w:rPr>
                <w:noProof/>
                <w:webHidden/>
              </w:rPr>
            </w:r>
            <w:r w:rsidRPr="007F14C7">
              <w:rPr>
                <w:noProof/>
                <w:webHidden/>
              </w:rPr>
              <w:fldChar w:fldCharType="separate"/>
            </w:r>
            <w:r w:rsidRPr="007F14C7">
              <w:rPr>
                <w:noProof/>
                <w:webHidden/>
              </w:rPr>
              <w:t>8</w:t>
            </w:r>
            <w:r w:rsidRPr="007F14C7">
              <w:rPr>
                <w:noProof/>
                <w:webHidden/>
              </w:rPr>
              <w:fldChar w:fldCharType="end"/>
            </w:r>
          </w:hyperlink>
        </w:p>
        <w:p w14:paraId="30327CF4" w14:textId="71EF5A8B" w:rsidR="007F14C7" w:rsidRPr="007F14C7" w:rsidRDefault="007F14C7" w:rsidP="007F14C7">
          <w:pPr>
            <w:pStyle w:val="TOC3"/>
            <w:tabs>
              <w:tab w:val="right" w:leader="dot" w:pos="9016"/>
            </w:tabs>
            <w:ind w:left="0"/>
            <w:rPr>
              <w:rFonts w:eastAsiaTheme="minorEastAsia"/>
              <w:noProof/>
              <w:lang w:eastAsia="en-ZA"/>
            </w:rPr>
          </w:pPr>
          <w:hyperlink w:anchor="_Toc221191339" w:history="1">
            <w:r w:rsidRPr="007F14C7">
              <w:rPr>
                <w:rStyle w:val="Hyperlink"/>
                <w:noProof/>
                <w:color w:val="auto"/>
              </w:rPr>
              <w:t>Glossary</w:t>
            </w:r>
            <w:r w:rsidRPr="007F14C7">
              <w:rPr>
                <w:noProof/>
                <w:webHidden/>
              </w:rPr>
              <w:tab/>
            </w:r>
            <w:r w:rsidRPr="007F14C7">
              <w:rPr>
                <w:noProof/>
                <w:webHidden/>
              </w:rPr>
              <w:fldChar w:fldCharType="begin"/>
            </w:r>
            <w:r w:rsidRPr="007F14C7">
              <w:rPr>
                <w:noProof/>
                <w:webHidden/>
              </w:rPr>
              <w:instrText xml:space="preserve"> PAGEREF _Toc221191339 \h </w:instrText>
            </w:r>
            <w:r w:rsidRPr="007F14C7">
              <w:rPr>
                <w:noProof/>
                <w:webHidden/>
              </w:rPr>
            </w:r>
            <w:r w:rsidRPr="007F14C7">
              <w:rPr>
                <w:noProof/>
                <w:webHidden/>
              </w:rPr>
              <w:fldChar w:fldCharType="separate"/>
            </w:r>
            <w:r w:rsidRPr="007F14C7">
              <w:rPr>
                <w:noProof/>
                <w:webHidden/>
              </w:rPr>
              <w:t>8</w:t>
            </w:r>
            <w:r w:rsidRPr="007F14C7">
              <w:rPr>
                <w:noProof/>
                <w:webHidden/>
              </w:rPr>
              <w:fldChar w:fldCharType="end"/>
            </w:r>
          </w:hyperlink>
        </w:p>
        <w:p w14:paraId="1BF06B18" w14:textId="49EDADEF" w:rsidR="007F14C7" w:rsidRPr="007F14C7" w:rsidRDefault="007F14C7">
          <w:pPr>
            <w:pStyle w:val="TOC1"/>
            <w:tabs>
              <w:tab w:val="right" w:leader="dot" w:pos="9016"/>
            </w:tabs>
            <w:rPr>
              <w:rFonts w:eastAsiaTheme="minorEastAsia"/>
              <w:noProof/>
              <w:lang w:eastAsia="en-ZA"/>
            </w:rPr>
          </w:pPr>
          <w:hyperlink w:anchor="_Toc221191340" w:history="1">
            <w:r w:rsidRPr="007F14C7">
              <w:rPr>
                <w:rStyle w:val="Hyperlink"/>
                <w:noProof/>
                <w:color w:val="auto"/>
              </w:rPr>
              <w:t>CHAPTER 1 : INTRODUCTION</w:t>
            </w:r>
            <w:r w:rsidRPr="007F14C7">
              <w:rPr>
                <w:noProof/>
                <w:webHidden/>
              </w:rPr>
              <w:tab/>
            </w:r>
            <w:r w:rsidRPr="007F14C7">
              <w:rPr>
                <w:noProof/>
                <w:webHidden/>
              </w:rPr>
              <w:fldChar w:fldCharType="begin"/>
            </w:r>
            <w:r w:rsidRPr="007F14C7">
              <w:rPr>
                <w:noProof/>
                <w:webHidden/>
              </w:rPr>
              <w:instrText xml:space="preserve"> PAGEREF _Toc221191340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71493203" w14:textId="4AD65468" w:rsidR="007F14C7" w:rsidRPr="007F14C7" w:rsidRDefault="007F14C7">
          <w:pPr>
            <w:pStyle w:val="TOC1"/>
            <w:tabs>
              <w:tab w:val="left" w:pos="720"/>
              <w:tab w:val="right" w:leader="dot" w:pos="9016"/>
            </w:tabs>
            <w:rPr>
              <w:rFonts w:eastAsiaTheme="minorEastAsia"/>
              <w:noProof/>
              <w:lang w:eastAsia="en-ZA"/>
            </w:rPr>
          </w:pPr>
          <w:hyperlink w:anchor="_Toc221191341" w:history="1">
            <w:r w:rsidRPr="007F14C7">
              <w:rPr>
                <w:rStyle w:val="Hyperlink"/>
                <w:rFonts w:cstheme="minorHAnsi"/>
                <w:b/>
                <w:bCs/>
                <w:noProof/>
                <w:color w:val="auto"/>
              </w:rPr>
              <w:t>1.1.</w:t>
            </w:r>
            <w:r w:rsidRPr="007F14C7">
              <w:rPr>
                <w:rFonts w:eastAsiaTheme="minorEastAsia"/>
                <w:noProof/>
                <w:lang w:eastAsia="en-ZA"/>
              </w:rPr>
              <w:tab/>
            </w:r>
            <w:r w:rsidRPr="007F14C7">
              <w:rPr>
                <w:rStyle w:val="Hyperlink"/>
                <w:rFonts w:cstheme="minorHAnsi"/>
                <w:b/>
                <w:bCs/>
                <w:noProof/>
                <w:color w:val="auto"/>
              </w:rPr>
              <w:t>Introduction</w:t>
            </w:r>
            <w:r w:rsidRPr="007F14C7">
              <w:rPr>
                <w:noProof/>
                <w:webHidden/>
              </w:rPr>
              <w:tab/>
            </w:r>
            <w:r w:rsidRPr="007F14C7">
              <w:rPr>
                <w:noProof/>
                <w:webHidden/>
              </w:rPr>
              <w:fldChar w:fldCharType="begin"/>
            </w:r>
            <w:r w:rsidRPr="007F14C7">
              <w:rPr>
                <w:noProof/>
                <w:webHidden/>
              </w:rPr>
              <w:instrText xml:space="preserve"> PAGEREF _Toc221191341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20108312" w14:textId="56C911BC" w:rsidR="007F14C7" w:rsidRPr="007F14C7" w:rsidRDefault="007F14C7">
          <w:pPr>
            <w:pStyle w:val="TOC1"/>
            <w:tabs>
              <w:tab w:val="left" w:pos="720"/>
              <w:tab w:val="right" w:leader="dot" w:pos="9016"/>
            </w:tabs>
            <w:rPr>
              <w:rFonts w:eastAsiaTheme="minorEastAsia"/>
              <w:noProof/>
              <w:lang w:eastAsia="en-ZA"/>
            </w:rPr>
          </w:pPr>
          <w:hyperlink w:anchor="_Toc221191342" w:history="1">
            <w:r w:rsidRPr="007F14C7">
              <w:rPr>
                <w:rStyle w:val="Hyperlink"/>
                <w:rFonts w:cstheme="minorHAnsi"/>
                <w:b/>
                <w:bCs/>
                <w:noProof/>
                <w:color w:val="auto"/>
              </w:rPr>
              <w:t>1.2.</w:t>
            </w:r>
            <w:r w:rsidRPr="007F14C7">
              <w:rPr>
                <w:rFonts w:eastAsiaTheme="minorEastAsia"/>
                <w:noProof/>
                <w:lang w:eastAsia="en-ZA"/>
              </w:rPr>
              <w:tab/>
            </w:r>
            <w:r w:rsidRPr="007F14C7">
              <w:rPr>
                <w:rStyle w:val="Hyperlink"/>
                <w:rFonts w:cstheme="minorHAnsi"/>
                <w:b/>
                <w:bCs/>
                <w:noProof/>
                <w:color w:val="auto"/>
              </w:rPr>
              <w:t>Concepts Central to the Study</w:t>
            </w:r>
            <w:r w:rsidRPr="007F14C7">
              <w:rPr>
                <w:noProof/>
                <w:webHidden/>
              </w:rPr>
              <w:tab/>
            </w:r>
            <w:r w:rsidRPr="007F14C7">
              <w:rPr>
                <w:noProof/>
                <w:webHidden/>
              </w:rPr>
              <w:fldChar w:fldCharType="begin"/>
            </w:r>
            <w:r w:rsidRPr="007F14C7">
              <w:rPr>
                <w:noProof/>
                <w:webHidden/>
              </w:rPr>
              <w:instrText xml:space="preserve"> PAGEREF _Toc221191342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34810542" w14:textId="568A5D64" w:rsidR="007F14C7" w:rsidRPr="007F14C7" w:rsidRDefault="007F14C7" w:rsidP="007F14C7">
          <w:pPr>
            <w:pStyle w:val="TOC2"/>
            <w:rPr>
              <w:rFonts w:eastAsiaTheme="minorEastAsia"/>
              <w:noProof/>
              <w:lang w:eastAsia="en-ZA"/>
            </w:rPr>
          </w:pPr>
          <w:hyperlink w:anchor="_Toc221191343" w:history="1">
            <w:r w:rsidRPr="007F14C7">
              <w:rPr>
                <w:rStyle w:val="Hyperlink"/>
                <w:rFonts w:cstheme="minorHAnsi"/>
                <w:noProof/>
                <w:color w:val="auto"/>
              </w:rPr>
              <w:t>1.2.1.</w:t>
            </w:r>
            <w:r w:rsidRPr="007F14C7">
              <w:rPr>
                <w:rFonts w:eastAsiaTheme="minorEastAsia"/>
                <w:noProof/>
                <w:lang w:eastAsia="en-ZA"/>
              </w:rPr>
              <w:tab/>
            </w:r>
            <w:r w:rsidRPr="007F14C7">
              <w:rPr>
                <w:rStyle w:val="Hyperlink"/>
                <w:rFonts w:cstheme="minorHAnsi"/>
                <w:noProof/>
                <w:color w:val="auto"/>
              </w:rPr>
              <w:t>Steganography</w:t>
            </w:r>
            <w:r w:rsidRPr="007F14C7">
              <w:rPr>
                <w:noProof/>
                <w:webHidden/>
              </w:rPr>
              <w:tab/>
            </w:r>
            <w:r w:rsidRPr="007F14C7">
              <w:rPr>
                <w:noProof/>
                <w:webHidden/>
              </w:rPr>
              <w:fldChar w:fldCharType="begin"/>
            </w:r>
            <w:r w:rsidRPr="007F14C7">
              <w:rPr>
                <w:noProof/>
                <w:webHidden/>
              </w:rPr>
              <w:instrText xml:space="preserve"> PAGEREF _Toc221191343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54B385E6" w14:textId="148A6BEA" w:rsidR="007F14C7" w:rsidRPr="007F14C7" w:rsidRDefault="007F14C7" w:rsidP="007F14C7">
          <w:pPr>
            <w:pStyle w:val="TOC2"/>
            <w:rPr>
              <w:rFonts w:eastAsiaTheme="minorEastAsia"/>
              <w:noProof/>
              <w:lang w:eastAsia="en-ZA"/>
            </w:rPr>
          </w:pPr>
          <w:hyperlink w:anchor="_Toc221191344" w:history="1">
            <w:r w:rsidRPr="007F14C7">
              <w:rPr>
                <w:rStyle w:val="Hyperlink"/>
                <w:rFonts w:cstheme="minorHAnsi"/>
                <w:noProof/>
                <w:color w:val="auto"/>
              </w:rPr>
              <w:t>1.2.2.</w:t>
            </w:r>
            <w:r w:rsidRPr="007F14C7">
              <w:rPr>
                <w:rFonts w:eastAsiaTheme="minorEastAsia"/>
                <w:noProof/>
                <w:lang w:eastAsia="en-ZA"/>
              </w:rPr>
              <w:tab/>
            </w:r>
            <w:r w:rsidRPr="007F14C7">
              <w:rPr>
                <w:rStyle w:val="Hyperlink"/>
                <w:rFonts w:cstheme="minorHAnsi"/>
                <w:noProof/>
                <w:color w:val="auto"/>
              </w:rPr>
              <w:t>Artificial intelligence</w:t>
            </w:r>
            <w:r w:rsidRPr="007F14C7">
              <w:rPr>
                <w:noProof/>
                <w:webHidden/>
              </w:rPr>
              <w:tab/>
            </w:r>
            <w:r w:rsidRPr="007F14C7">
              <w:rPr>
                <w:noProof/>
                <w:webHidden/>
              </w:rPr>
              <w:fldChar w:fldCharType="begin"/>
            </w:r>
            <w:r w:rsidRPr="007F14C7">
              <w:rPr>
                <w:noProof/>
                <w:webHidden/>
              </w:rPr>
              <w:instrText xml:space="preserve"> PAGEREF _Toc221191344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0624A8FE" w14:textId="39ABD8CE" w:rsidR="007F14C7" w:rsidRPr="007F14C7" w:rsidRDefault="007F14C7" w:rsidP="007F14C7">
          <w:pPr>
            <w:pStyle w:val="TOC2"/>
            <w:rPr>
              <w:rFonts w:eastAsiaTheme="minorEastAsia"/>
              <w:noProof/>
              <w:lang w:eastAsia="en-ZA"/>
            </w:rPr>
          </w:pPr>
          <w:hyperlink w:anchor="_Toc221191345" w:history="1">
            <w:r w:rsidRPr="007F14C7">
              <w:rPr>
                <w:rStyle w:val="Hyperlink"/>
                <w:rFonts w:cstheme="minorHAnsi"/>
                <w:noProof/>
                <w:color w:val="auto"/>
              </w:rPr>
              <w:t>1.2.3.</w:t>
            </w:r>
            <w:r w:rsidRPr="007F14C7">
              <w:rPr>
                <w:rFonts w:eastAsiaTheme="minorEastAsia"/>
                <w:noProof/>
                <w:lang w:eastAsia="en-ZA"/>
              </w:rPr>
              <w:tab/>
            </w:r>
            <w:r w:rsidRPr="007F14C7">
              <w:rPr>
                <w:rStyle w:val="Hyperlink"/>
                <w:rFonts w:cstheme="minorHAnsi"/>
                <w:noProof/>
                <w:color w:val="auto"/>
              </w:rPr>
              <w:t>Machine learning-based Anomaly detection</w:t>
            </w:r>
            <w:r w:rsidRPr="007F14C7">
              <w:rPr>
                <w:noProof/>
                <w:webHidden/>
              </w:rPr>
              <w:tab/>
            </w:r>
            <w:r w:rsidRPr="007F14C7">
              <w:rPr>
                <w:noProof/>
                <w:webHidden/>
              </w:rPr>
              <w:fldChar w:fldCharType="begin"/>
            </w:r>
            <w:r w:rsidRPr="007F14C7">
              <w:rPr>
                <w:noProof/>
                <w:webHidden/>
              </w:rPr>
              <w:instrText xml:space="preserve"> PAGEREF _Toc221191345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4773C2FC" w14:textId="453334BA" w:rsidR="007F14C7" w:rsidRPr="007F14C7" w:rsidRDefault="007F14C7" w:rsidP="007F14C7">
          <w:pPr>
            <w:pStyle w:val="TOC2"/>
            <w:rPr>
              <w:rFonts w:eastAsiaTheme="minorEastAsia"/>
              <w:noProof/>
              <w:lang w:eastAsia="en-ZA"/>
            </w:rPr>
          </w:pPr>
          <w:hyperlink w:anchor="_Toc221191346" w:history="1">
            <w:r w:rsidRPr="007F14C7">
              <w:rPr>
                <w:rStyle w:val="Hyperlink"/>
                <w:rFonts w:cstheme="minorHAnsi"/>
                <w:noProof/>
                <w:color w:val="auto"/>
              </w:rPr>
              <w:t>1.2.4.</w:t>
            </w:r>
            <w:r w:rsidRPr="007F14C7">
              <w:rPr>
                <w:rFonts w:eastAsiaTheme="minorEastAsia"/>
                <w:noProof/>
                <w:lang w:eastAsia="en-ZA"/>
              </w:rPr>
              <w:tab/>
            </w:r>
            <w:r w:rsidRPr="007F14C7">
              <w:rPr>
                <w:rStyle w:val="Hyperlink"/>
                <w:rFonts w:cstheme="minorHAnsi"/>
                <w:noProof/>
                <w:color w:val="auto"/>
              </w:rPr>
              <w:t>YARA</w:t>
            </w:r>
            <w:r w:rsidRPr="007F14C7">
              <w:rPr>
                <w:noProof/>
                <w:webHidden/>
              </w:rPr>
              <w:tab/>
            </w:r>
            <w:r w:rsidRPr="007F14C7">
              <w:rPr>
                <w:noProof/>
                <w:webHidden/>
              </w:rPr>
              <w:fldChar w:fldCharType="begin"/>
            </w:r>
            <w:r w:rsidRPr="007F14C7">
              <w:rPr>
                <w:noProof/>
                <w:webHidden/>
              </w:rPr>
              <w:instrText xml:space="preserve"> PAGEREF _Toc221191346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3F0C058E" w14:textId="73CA4D3E" w:rsidR="007F14C7" w:rsidRPr="007F14C7" w:rsidRDefault="007F14C7" w:rsidP="007F14C7">
          <w:pPr>
            <w:pStyle w:val="TOC1"/>
            <w:tabs>
              <w:tab w:val="left" w:pos="720"/>
              <w:tab w:val="right" w:leader="dot" w:pos="9016"/>
            </w:tabs>
            <w:rPr>
              <w:rFonts w:eastAsiaTheme="minorEastAsia"/>
              <w:noProof/>
              <w:lang w:eastAsia="en-ZA"/>
            </w:rPr>
          </w:pPr>
          <w:hyperlink w:anchor="_Toc221191347" w:history="1">
            <w:r w:rsidRPr="007F14C7">
              <w:rPr>
                <w:rStyle w:val="Hyperlink"/>
                <w:rFonts w:cstheme="minorHAnsi"/>
                <w:b/>
                <w:bCs/>
                <w:noProof/>
                <w:color w:val="auto"/>
              </w:rPr>
              <w:t>1.3.</w:t>
            </w:r>
            <w:r w:rsidRPr="007F14C7">
              <w:rPr>
                <w:rFonts w:eastAsiaTheme="minorEastAsia"/>
                <w:noProof/>
                <w:lang w:eastAsia="en-ZA"/>
              </w:rPr>
              <w:tab/>
            </w:r>
            <w:r w:rsidRPr="007F14C7">
              <w:rPr>
                <w:rStyle w:val="Hyperlink"/>
                <w:rFonts w:cstheme="minorHAnsi"/>
                <w:b/>
                <w:bCs/>
                <w:noProof/>
                <w:color w:val="auto"/>
              </w:rPr>
              <w:t>Problem Statement</w:t>
            </w:r>
            <w:r w:rsidRPr="007F14C7">
              <w:rPr>
                <w:noProof/>
                <w:webHidden/>
              </w:rPr>
              <w:tab/>
            </w:r>
            <w:r w:rsidRPr="007F14C7">
              <w:rPr>
                <w:noProof/>
                <w:webHidden/>
              </w:rPr>
              <w:fldChar w:fldCharType="begin"/>
            </w:r>
            <w:r w:rsidRPr="007F14C7">
              <w:rPr>
                <w:noProof/>
                <w:webHidden/>
              </w:rPr>
              <w:instrText xml:space="preserve"> PAGEREF _Toc221191347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4B3DE16A" w14:textId="792685BA" w:rsidR="007F14C7" w:rsidRPr="007F14C7" w:rsidRDefault="007F14C7">
          <w:pPr>
            <w:pStyle w:val="TOC1"/>
            <w:tabs>
              <w:tab w:val="left" w:pos="720"/>
              <w:tab w:val="right" w:leader="dot" w:pos="9016"/>
            </w:tabs>
            <w:rPr>
              <w:rFonts w:eastAsiaTheme="minorEastAsia"/>
              <w:noProof/>
              <w:lang w:eastAsia="en-ZA"/>
            </w:rPr>
          </w:pPr>
          <w:hyperlink w:anchor="_Toc221191348" w:history="1">
            <w:r w:rsidRPr="007F14C7">
              <w:rPr>
                <w:rStyle w:val="Hyperlink"/>
                <w:rFonts w:cstheme="minorHAnsi"/>
                <w:b/>
                <w:bCs/>
                <w:noProof/>
                <w:color w:val="auto"/>
              </w:rPr>
              <w:t>1.4.</w:t>
            </w:r>
            <w:r w:rsidRPr="007F14C7">
              <w:rPr>
                <w:rFonts w:eastAsiaTheme="minorEastAsia"/>
                <w:noProof/>
                <w:lang w:eastAsia="en-ZA"/>
              </w:rPr>
              <w:tab/>
            </w:r>
            <w:r w:rsidRPr="007F14C7">
              <w:rPr>
                <w:rStyle w:val="Hyperlink"/>
                <w:rFonts w:cstheme="minorHAnsi"/>
                <w:b/>
                <w:bCs/>
                <w:noProof/>
                <w:color w:val="auto"/>
              </w:rPr>
              <w:t>Research Aims, Questions and Objectives</w:t>
            </w:r>
            <w:r w:rsidRPr="007F14C7">
              <w:rPr>
                <w:noProof/>
                <w:webHidden/>
              </w:rPr>
              <w:tab/>
            </w:r>
            <w:r w:rsidRPr="007F14C7">
              <w:rPr>
                <w:noProof/>
                <w:webHidden/>
              </w:rPr>
              <w:fldChar w:fldCharType="begin"/>
            </w:r>
            <w:r w:rsidRPr="007F14C7">
              <w:rPr>
                <w:noProof/>
                <w:webHidden/>
              </w:rPr>
              <w:instrText xml:space="preserve"> PAGEREF _Toc221191348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1FFD8EA1" w14:textId="54AC8C54" w:rsidR="007F14C7" w:rsidRPr="007F14C7" w:rsidRDefault="007F14C7" w:rsidP="007F14C7">
          <w:pPr>
            <w:pStyle w:val="TOC2"/>
            <w:rPr>
              <w:rFonts w:eastAsiaTheme="minorEastAsia"/>
              <w:noProof/>
              <w:lang w:eastAsia="en-ZA"/>
            </w:rPr>
          </w:pPr>
          <w:hyperlink w:anchor="_Toc221191349" w:history="1">
            <w:r w:rsidRPr="007F14C7">
              <w:rPr>
                <w:rStyle w:val="Hyperlink"/>
                <w:rFonts w:cstheme="minorHAnsi"/>
                <w:noProof/>
                <w:color w:val="auto"/>
              </w:rPr>
              <w:t>1.4.1.</w:t>
            </w:r>
            <w:r w:rsidRPr="007F14C7">
              <w:rPr>
                <w:rFonts w:eastAsiaTheme="minorEastAsia"/>
                <w:noProof/>
                <w:lang w:eastAsia="en-ZA"/>
              </w:rPr>
              <w:tab/>
            </w:r>
            <w:r w:rsidRPr="007F14C7">
              <w:rPr>
                <w:rStyle w:val="Hyperlink"/>
                <w:rFonts w:cstheme="minorHAnsi"/>
                <w:noProof/>
                <w:color w:val="auto"/>
              </w:rPr>
              <w:t>Primary Aim</w:t>
            </w:r>
            <w:r w:rsidRPr="007F14C7">
              <w:rPr>
                <w:noProof/>
                <w:webHidden/>
              </w:rPr>
              <w:tab/>
            </w:r>
            <w:r w:rsidRPr="007F14C7">
              <w:rPr>
                <w:noProof/>
                <w:webHidden/>
              </w:rPr>
              <w:fldChar w:fldCharType="begin"/>
            </w:r>
            <w:r w:rsidRPr="007F14C7">
              <w:rPr>
                <w:noProof/>
                <w:webHidden/>
              </w:rPr>
              <w:instrText xml:space="preserve"> PAGEREF _Toc221191349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5D557846" w14:textId="0DC8257C" w:rsidR="007F14C7" w:rsidRPr="007F14C7" w:rsidRDefault="007F14C7" w:rsidP="007F14C7">
          <w:pPr>
            <w:pStyle w:val="TOC2"/>
            <w:rPr>
              <w:rFonts w:eastAsiaTheme="minorEastAsia"/>
              <w:noProof/>
              <w:lang w:eastAsia="en-ZA"/>
            </w:rPr>
          </w:pPr>
          <w:hyperlink w:anchor="_Toc221191350" w:history="1">
            <w:r w:rsidRPr="007F14C7">
              <w:rPr>
                <w:rStyle w:val="Hyperlink"/>
                <w:rFonts w:cstheme="minorHAnsi"/>
                <w:noProof/>
                <w:color w:val="auto"/>
              </w:rPr>
              <w:t>1.4.2.</w:t>
            </w:r>
            <w:r w:rsidRPr="007F14C7">
              <w:rPr>
                <w:rFonts w:eastAsiaTheme="minorEastAsia"/>
                <w:noProof/>
                <w:lang w:eastAsia="en-ZA"/>
              </w:rPr>
              <w:tab/>
            </w:r>
            <w:r w:rsidRPr="007F14C7">
              <w:rPr>
                <w:rStyle w:val="Hyperlink"/>
                <w:rFonts w:cstheme="minorHAnsi"/>
                <w:noProof/>
                <w:color w:val="auto"/>
              </w:rPr>
              <w:t>Research Questions</w:t>
            </w:r>
            <w:r w:rsidRPr="007F14C7">
              <w:rPr>
                <w:noProof/>
                <w:webHidden/>
              </w:rPr>
              <w:tab/>
            </w:r>
            <w:r w:rsidRPr="007F14C7">
              <w:rPr>
                <w:noProof/>
                <w:webHidden/>
              </w:rPr>
              <w:fldChar w:fldCharType="begin"/>
            </w:r>
            <w:r w:rsidRPr="007F14C7">
              <w:rPr>
                <w:noProof/>
                <w:webHidden/>
              </w:rPr>
              <w:instrText xml:space="preserve"> PAGEREF _Toc221191350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32F401B4" w14:textId="4898F2E3" w:rsidR="007F14C7" w:rsidRPr="007F14C7" w:rsidRDefault="007F14C7" w:rsidP="007F14C7">
          <w:pPr>
            <w:pStyle w:val="TOC2"/>
            <w:rPr>
              <w:rFonts w:eastAsiaTheme="minorEastAsia"/>
              <w:noProof/>
              <w:lang w:eastAsia="en-ZA"/>
            </w:rPr>
          </w:pPr>
          <w:hyperlink w:anchor="_Toc221191351" w:history="1">
            <w:r w:rsidRPr="007F14C7">
              <w:rPr>
                <w:rStyle w:val="Hyperlink"/>
                <w:rFonts w:cstheme="minorHAnsi"/>
                <w:noProof/>
                <w:color w:val="auto"/>
              </w:rPr>
              <w:t>1.4.3.</w:t>
            </w:r>
            <w:r w:rsidRPr="007F14C7">
              <w:rPr>
                <w:rFonts w:eastAsiaTheme="minorEastAsia"/>
                <w:noProof/>
                <w:lang w:eastAsia="en-ZA"/>
              </w:rPr>
              <w:tab/>
            </w:r>
            <w:r w:rsidRPr="007F14C7">
              <w:rPr>
                <w:rStyle w:val="Hyperlink"/>
                <w:rFonts w:cstheme="minorHAnsi"/>
                <w:noProof/>
                <w:color w:val="auto"/>
              </w:rPr>
              <w:t>Research Objectives</w:t>
            </w:r>
            <w:r w:rsidRPr="007F14C7">
              <w:rPr>
                <w:noProof/>
                <w:webHidden/>
              </w:rPr>
              <w:tab/>
            </w:r>
            <w:r w:rsidRPr="007F14C7">
              <w:rPr>
                <w:noProof/>
                <w:webHidden/>
              </w:rPr>
              <w:fldChar w:fldCharType="begin"/>
            </w:r>
            <w:r w:rsidRPr="007F14C7">
              <w:rPr>
                <w:noProof/>
                <w:webHidden/>
              </w:rPr>
              <w:instrText xml:space="preserve"> PAGEREF _Toc221191351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55F21BEC" w14:textId="6BEC8650" w:rsidR="007F14C7" w:rsidRPr="007F14C7" w:rsidRDefault="007F14C7" w:rsidP="007F14C7">
          <w:pPr>
            <w:pStyle w:val="TOC2"/>
            <w:rPr>
              <w:rFonts w:eastAsiaTheme="minorEastAsia"/>
              <w:noProof/>
              <w:lang w:eastAsia="en-ZA"/>
            </w:rPr>
          </w:pPr>
          <w:hyperlink w:anchor="_Toc221191352" w:history="1">
            <w:r w:rsidRPr="007F14C7">
              <w:rPr>
                <w:rStyle w:val="Hyperlink"/>
                <w:rFonts w:cstheme="minorHAnsi"/>
                <w:noProof/>
                <w:color w:val="auto"/>
              </w:rPr>
              <w:t>1.4.3.1.</w:t>
            </w:r>
            <w:r w:rsidRPr="007F14C7">
              <w:rPr>
                <w:rFonts w:eastAsiaTheme="minorEastAsia"/>
                <w:noProof/>
                <w:lang w:eastAsia="en-ZA"/>
              </w:rPr>
              <w:tab/>
            </w:r>
            <w:r w:rsidRPr="007F14C7">
              <w:rPr>
                <w:rStyle w:val="Hyperlink"/>
                <w:rFonts w:cstheme="minorHAnsi"/>
                <w:noProof/>
                <w:color w:val="auto"/>
              </w:rPr>
              <w:t>Investigate existing AV limitations</w:t>
            </w:r>
            <w:r w:rsidRPr="007F14C7">
              <w:rPr>
                <w:noProof/>
                <w:webHidden/>
              </w:rPr>
              <w:tab/>
            </w:r>
            <w:r w:rsidRPr="007F14C7">
              <w:rPr>
                <w:noProof/>
                <w:webHidden/>
              </w:rPr>
              <w:fldChar w:fldCharType="begin"/>
            </w:r>
            <w:r w:rsidRPr="007F14C7">
              <w:rPr>
                <w:noProof/>
                <w:webHidden/>
              </w:rPr>
              <w:instrText xml:space="preserve"> PAGEREF _Toc221191352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44261C27" w14:textId="7A908D29" w:rsidR="007F14C7" w:rsidRPr="007F14C7" w:rsidRDefault="007F14C7" w:rsidP="007F14C7">
          <w:pPr>
            <w:pStyle w:val="TOC2"/>
            <w:rPr>
              <w:rFonts w:eastAsiaTheme="minorEastAsia"/>
              <w:noProof/>
              <w:lang w:eastAsia="en-ZA"/>
            </w:rPr>
          </w:pPr>
          <w:hyperlink w:anchor="_Toc221191353" w:history="1">
            <w:r w:rsidRPr="007F14C7">
              <w:rPr>
                <w:rStyle w:val="Hyperlink"/>
                <w:rFonts w:cstheme="minorHAnsi"/>
                <w:noProof/>
                <w:color w:val="auto"/>
              </w:rPr>
              <w:t>1.4.3.2.</w:t>
            </w:r>
            <w:r w:rsidRPr="007F14C7">
              <w:rPr>
                <w:rFonts w:eastAsiaTheme="minorEastAsia"/>
                <w:noProof/>
                <w:lang w:eastAsia="en-ZA"/>
              </w:rPr>
              <w:tab/>
            </w:r>
            <w:r w:rsidRPr="007F14C7">
              <w:rPr>
                <w:rStyle w:val="Hyperlink"/>
                <w:rFonts w:cstheme="minorHAnsi"/>
                <w:noProof/>
                <w:color w:val="auto"/>
              </w:rPr>
              <w:t>Analyse YARA efficiency</w:t>
            </w:r>
            <w:r w:rsidRPr="007F14C7">
              <w:rPr>
                <w:noProof/>
                <w:webHidden/>
              </w:rPr>
              <w:tab/>
            </w:r>
            <w:r w:rsidRPr="007F14C7">
              <w:rPr>
                <w:noProof/>
                <w:webHidden/>
              </w:rPr>
              <w:fldChar w:fldCharType="begin"/>
            </w:r>
            <w:r w:rsidRPr="007F14C7">
              <w:rPr>
                <w:noProof/>
                <w:webHidden/>
              </w:rPr>
              <w:instrText xml:space="preserve"> PAGEREF _Toc221191353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0512E1D5" w14:textId="6C1E193A" w:rsidR="007F14C7" w:rsidRPr="007F14C7" w:rsidRDefault="007F14C7" w:rsidP="007F14C7">
          <w:pPr>
            <w:pStyle w:val="TOC2"/>
            <w:rPr>
              <w:rFonts w:eastAsiaTheme="minorEastAsia"/>
              <w:noProof/>
              <w:lang w:eastAsia="en-ZA"/>
            </w:rPr>
          </w:pPr>
          <w:hyperlink w:anchor="_Toc221191354" w:history="1">
            <w:r w:rsidRPr="007F14C7">
              <w:rPr>
                <w:rStyle w:val="Hyperlink"/>
                <w:rFonts w:cstheme="minorHAnsi"/>
                <w:noProof/>
                <w:color w:val="auto"/>
              </w:rPr>
              <w:t>1.4.3.3.</w:t>
            </w:r>
            <w:r w:rsidRPr="007F14C7">
              <w:rPr>
                <w:rFonts w:eastAsiaTheme="minorEastAsia"/>
                <w:noProof/>
                <w:lang w:eastAsia="en-ZA"/>
              </w:rPr>
              <w:tab/>
            </w:r>
            <w:r w:rsidRPr="007F14C7">
              <w:rPr>
                <w:rStyle w:val="Hyperlink"/>
                <w:rFonts w:cstheme="minorHAnsi"/>
                <w:noProof/>
                <w:color w:val="auto"/>
              </w:rPr>
              <w:t>Develop custom YARA rules</w:t>
            </w:r>
            <w:r w:rsidRPr="007F14C7">
              <w:rPr>
                <w:noProof/>
                <w:webHidden/>
              </w:rPr>
              <w:tab/>
            </w:r>
            <w:r w:rsidRPr="007F14C7">
              <w:rPr>
                <w:noProof/>
                <w:webHidden/>
              </w:rPr>
              <w:fldChar w:fldCharType="begin"/>
            </w:r>
            <w:r w:rsidRPr="007F14C7">
              <w:rPr>
                <w:noProof/>
                <w:webHidden/>
              </w:rPr>
              <w:instrText xml:space="preserve"> PAGEREF _Toc221191354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406E5DCE" w14:textId="6BDCAE0A" w:rsidR="007F14C7" w:rsidRPr="007F14C7" w:rsidRDefault="007F14C7" w:rsidP="007F14C7">
          <w:pPr>
            <w:pStyle w:val="TOC2"/>
            <w:rPr>
              <w:rFonts w:eastAsiaTheme="minorEastAsia"/>
              <w:noProof/>
              <w:lang w:eastAsia="en-ZA"/>
            </w:rPr>
          </w:pPr>
          <w:hyperlink w:anchor="_Toc221191355" w:history="1">
            <w:r w:rsidRPr="007F14C7">
              <w:rPr>
                <w:rStyle w:val="Hyperlink"/>
                <w:rFonts w:cstheme="minorHAnsi"/>
                <w:noProof/>
                <w:color w:val="auto"/>
              </w:rPr>
              <w:t>1.4.3.4.</w:t>
            </w:r>
            <w:r w:rsidRPr="007F14C7">
              <w:rPr>
                <w:rFonts w:eastAsiaTheme="minorEastAsia"/>
                <w:noProof/>
                <w:lang w:eastAsia="en-ZA"/>
              </w:rPr>
              <w:tab/>
            </w:r>
            <w:r w:rsidRPr="007F14C7">
              <w:rPr>
                <w:rStyle w:val="Hyperlink"/>
                <w:rFonts w:cstheme="minorHAnsi"/>
                <w:noProof/>
                <w:color w:val="auto"/>
              </w:rPr>
              <w:t>Build ML-based anomaly detectors</w:t>
            </w:r>
            <w:r w:rsidRPr="007F14C7">
              <w:rPr>
                <w:noProof/>
                <w:webHidden/>
              </w:rPr>
              <w:tab/>
            </w:r>
            <w:r w:rsidRPr="007F14C7">
              <w:rPr>
                <w:noProof/>
                <w:webHidden/>
              </w:rPr>
              <w:fldChar w:fldCharType="begin"/>
            </w:r>
            <w:r w:rsidRPr="007F14C7">
              <w:rPr>
                <w:noProof/>
                <w:webHidden/>
              </w:rPr>
              <w:instrText xml:space="preserve"> PAGEREF _Toc221191355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65116EDE" w14:textId="055EC08F" w:rsidR="007F14C7" w:rsidRPr="007F14C7" w:rsidRDefault="007F14C7" w:rsidP="007F14C7">
          <w:pPr>
            <w:pStyle w:val="TOC2"/>
            <w:rPr>
              <w:rFonts w:eastAsiaTheme="minorEastAsia"/>
              <w:noProof/>
              <w:lang w:eastAsia="en-ZA"/>
            </w:rPr>
          </w:pPr>
          <w:hyperlink w:anchor="_Toc221191356" w:history="1">
            <w:r w:rsidRPr="007F14C7">
              <w:rPr>
                <w:rStyle w:val="Hyperlink"/>
                <w:rFonts w:cstheme="minorHAnsi"/>
                <w:noProof/>
                <w:color w:val="auto"/>
              </w:rPr>
              <w:t>1.4.3.5.</w:t>
            </w:r>
            <w:r w:rsidRPr="007F14C7">
              <w:rPr>
                <w:rFonts w:eastAsiaTheme="minorEastAsia"/>
                <w:noProof/>
                <w:lang w:eastAsia="en-ZA"/>
              </w:rPr>
              <w:tab/>
            </w:r>
            <w:r w:rsidRPr="007F14C7">
              <w:rPr>
                <w:rStyle w:val="Hyperlink"/>
                <w:rFonts w:cstheme="minorHAnsi"/>
                <w:noProof/>
                <w:color w:val="auto"/>
              </w:rPr>
              <w:t>Integrate into a hybrid pipeline</w:t>
            </w:r>
            <w:r w:rsidRPr="007F14C7">
              <w:rPr>
                <w:noProof/>
                <w:webHidden/>
              </w:rPr>
              <w:tab/>
            </w:r>
            <w:r w:rsidRPr="007F14C7">
              <w:rPr>
                <w:noProof/>
                <w:webHidden/>
              </w:rPr>
              <w:fldChar w:fldCharType="begin"/>
            </w:r>
            <w:r w:rsidRPr="007F14C7">
              <w:rPr>
                <w:noProof/>
                <w:webHidden/>
              </w:rPr>
              <w:instrText xml:space="preserve"> PAGEREF _Toc221191356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68D71BFA" w14:textId="72AD82D8" w:rsidR="007F14C7" w:rsidRPr="007F14C7" w:rsidRDefault="007F14C7" w:rsidP="007F14C7">
          <w:pPr>
            <w:pStyle w:val="TOC2"/>
            <w:rPr>
              <w:rFonts w:eastAsiaTheme="minorEastAsia"/>
              <w:noProof/>
              <w:lang w:eastAsia="en-ZA"/>
            </w:rPr>
          </w:pPr>
          <w:hyperlink w:anchor="_Toc221191357" w:history="1">
            <w:r w:rsidRPr="007F14C7">
              <w:rPr>
                <w:rStyle w:val="Hyperlink"/>
                <w:rFonts w:cstheme="minorHAnsi"/>
                <w:noProof/>
                <w:color w:val="auto"/>
              </w:rPr>
              <w:t>1.4.3.6.</w:t>
            </w:r>
            <w:r w:rsidRPr="007F14C7">
              <w:rPr>
                <w:rFonts w:eastAsiaTheme="minorEastAsia"/>
                <w:noProof/>
                <w:lang w:eastAsia="en-ZA"/>
              </w:rPr>
              <w:tab/>
            </w:r>
            <w:r w:rsidRPr="007F14C7">
              <w:rPr>
                <w:rStyle w:val="Hyperlink"/>
                <w:rFonts w:cstheme="minorHAnsi"/>
                <w:noProof/>
                <w:color w:val="auto"/>
              </w:rPr>
              <w:t>Benchmark hybrid performance</w:t>
            </w:r>
            <w:r w:rsidRPr="007F14C7">
              <w:rPr>
                <w:noProof/>
                <w:webHidden/>
              </w:rPr>
              <w:tab/>
            </w:r>
            <w:r w:rsidRPr="007F14C7">
              <w:rPr>
                <w:noProof/>
                <w:webHidden/>
              </w:rPr>
              <w:fldChar w:fldCharType="begin"/>
            </w:r>
            <w:r w:rsidRPr="007F14C7">
              <w:rPr>
                <w:noProof/>
                <w:webHidden/>
              </w:rPr>
              <w:instrText xml:space="preserve"> PAGEREF _Toc221191357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1F594427" w14:textId="56AE3CF5" w:rsidR="007F14C7" w:rsidRPr="007F14C7" w:rsidRDefault="007F14C7">
          <w:pPr>
            <w:pStyle w:val="TOC1"/>
            <w:tabs>
              <w:tab w:val="left" w:pos="720"/>
              <w:tab w:val="right" w:leader="dot" w:pos="9016"/>
            </w:tabs>
            <w:rPr>
              <w:rFonts w:eastAsiaTheme="minorEastAsia"/>
              <w:noProof/>
              <w:lang w:eastAsia="en-ZA"/>
            </w:rPr>
          </w:pPr>
          <w:hyperlink w:anchor="_Toc221191358" w:history="1">
            <w:r w:rsidRPr="007F14C7">
              <w:rPr>
                <w:rStyle w:val="Hyperlink"/>
                <w:rFonts w:cstheme="minorHAnsi"/>
                <w:b/>
                <w:bCs/>
                <w:noProof/>
                <w:color w:val="auto"/>
              </w:rPr>
              <w:t>1.5.</w:t>
            </w:r>
            <w:r w:rsidRPr="007F14C7">
              <w:rPr>
                <w:rFonts w:eastAsiaTheme="minorEastAsia"/>
                <w:noProof/>
                <w:lang w:eastAsia="en-ZA"/>
              </w:rPr>
              <w:tab/>
            </w:r>
            <w:r w:rsidRPr="007F14C7">
              <w:rPr>
                <w:rStyle w:val="Hyperlink"/>
                <w:rFonts w:cstheme="minorHAnsi"/>
                <w:b/>
                <w:bCs/>
                <w:noProof/>
                <w:color w:val="auto"/>
              </w:rPr>
              <w:t>Literature Review</w:t>
            </w:r>
            <w:r w:rsidRPr="007F14C7">
              <w:rPr>
                <w:noProof/>
                <w:webHidden/>
              </w:rPr>
              <w:tab/>
            </w:r>
            <w:r w:rsidRPr="007F14C7">
              <w:rPr>
                <w:noProof/>
                <w:webHidden/>
              </w:rPr>
              <w:fldChar w:fldCharType="begin"/>
            </w:r>
            <w:r w:rsidRPr="007F14C7">
              <w:rPr>
                <w:noProof/>
                <w:webHidden/>
              </w:rPr>
              <w:instrText xml:space="preserve"> PAGEREF _Toc221191358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3E984916" w14:textId="503C92E3" w:rsidR="007F14C7" w:rsidRPr="007F14C7" w:rsidRDefault="007F14C7" w:rsidP="007F14C7">
          <w:pPr>
            <w:pStyle w:val="TOC2"/>
            <w:rPr>
              <w:rFonts w:eastAsiaTheme="minorEastAsia"/>
              <w:noProof/>
              <w:lang w:eastAsia="en-ZA"/>
            </w:rPr>
          </w:pPr>
          <w:hyperlink w:anchor="_Toc221191359" w:history="1">
            <w:r w:rsidRPr="007F14C7">
              <w:rPr>
                <w:rStyle w:val="Hyperlink"/>
                <w:rFonts w:cstheme="minorHAnsi"/>
                <w:noProof/>
                <w:color w:val="auto"/>
              </w:rPr>
              <w:t>1.5.1.</w:t>
            </w:r>
            <w:r w:rsidRPr="007F14C7">
              <w:rPr>
                <w:rFonts w:eastAsiaTheme="minorEastAsia"/>
                <w:noProof/>
                <w:lang w:eastAsia="en-ZA"/>
              </w:rPr>
              <w:tab/>
            </w:r>
            <w:r w:rsidRPr="007F14C7">
              <w:rPr>
                <w:rStyle w:val="Hyperlink"/>
                <w:rFonts w:cstheme="minorHAnsi"/>
                <w:noProof/>
                <w:color w:val="auto"/>
              </w:rPr>
              <w:t>Evolution of Steganography</w:t>
            </w:r>
            <w:r w:rsidRPr="007F14C7">
              <w:rPr>
                <w:noProof/>
                <w:webHidden/>
              </w:rPr>
              <w:tab/>
            </w:r>
            <w:r w:rsidRPr="007F14C7">
              <w:rPr>
                <w:noProof/>
                <w:webHidden/>
              </w:rPr>
              <w:fldChar w:fldCharType="begin"/>
            </w:r>
            <w:r w:rsidRPr="007F14C7">
              <w:rPr>
                <w:noProof/>
                <w:webHidden/>
              </w:rPr>
              <w:instrText xml:space="preserve"> PAGEREF _Toc221191359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73389E51" w14:textId="13D39C60" w:rsidR="007F14C7" w:rsidRPr="007F14C7" w:rsidRDefault="007F14C7" w:rsidP="007F14C7">
          <w:pPr>
            <w:pStyle w:val="TOC2"/>
            <w:rPr>
              <w:rFonts w:eastAsiaTheme="minorEastAsia"/>
              <w:noProof/>
              <w:lang w:eastAsia="en-ZA"/>
            </w:rPr>
          </w:pPr>
          <w:hyperlink w:anchor="_Toc221191360" w:history="1">
            <w:r w:rsidRPr="007F14C7">
              <w:rPr>
                <w:rStyle w:val="Hyperlink"/>
                <w:rFonts w:cstheme="minorHAnsi"/>
                <w:noProof/>
                <w:color w:val="auto"/>
              </w:rPr>
              <w:t>1.5.2.</w:t>
            </w:r>
            <w:r w:rsidRPr="007F14C7">
              <w:rPr>
                <w:rFonts w:eastAsiaTheme="minorEastAsia"/>
                <w:noProof/>
                <w:lang w:eastAsia="en-ZA"/>
              </w:rPr>
              <w:tab/>
            </w:r>
            <w:r w:rsidRPr="007F14C7">
              <w:rPr>
                <w:rStyle w:val="Hyperlink"/>
                <w:rFonts w:cstheme="minorHAnsi"/>
                <w:noProof/>
                <w:color w:val="auto"/>
              </w:rPr>
              <w:t>Limitations of Current Antivirus Solutions</w:t>
            </w:r>
            <w:r w:rsidRPr="007F14C7">
              <w:rPr>
                <w:noProof/>
                <w:webHidden/>
              </w:rPr>
              <w:tab/>
            </w:r>
            <w:r w:rsidRPr="007F14C7">
              <w:rPr>
                <w:noProof/>
                <w:webHidden/>
              </w:rPr>
              <w:fldChar w:fldCharType="begin"/>
            </w:r>
            <w:r w:rsidRPr="007F14C7">
              <w:rPr>
                <w:noProof/>
                <w:webHidden/>
              </w:rPr>
              <w:instrText xml:space="preserve"> PAGEREF _Toc221191360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5E1E74A6" w14:textId="29EB3855" w:rsidR="007F14C7" w:rsidRPr="007F14C7" w:rsidRDefault="007F14C7" w:rsidP="007F14C7">
          <w:pPr>
            <w:pStyle w:val="TOC2"/>
            <w:rPr>
              <w:rFonts w:eastAsiaTheme="minorEastAsia"/>
              <w:noProof/>
              <w:lang w:eastAsia="en-ZA"/>
            </w:rPr>
          </w:pPr>
          <w:hyperlink w:anchor="_Toc221191361" w:history="1">
            <w:r w:rsidRPr="007F14C7">
              <w:rPr>
                <w:rStyle w:val="Hyperlink"/>
                <w:rFonts w:cstheme="minorHAnsi"/>
                <w:noProof/>
                <w:color w:val="auto"/>
              </w:rPr>
              <w:t>1.5.3.</w:t>
            </w:r>
            <w:r w:rsidRPr="007F14C7">
              <w:rPr>
                <w:rFonts w:eastAsiaTheme="minorEastAsia"/>
                <w:noProof/>
                <w:lang w:eastAsia="en-ZA"/>
              </w:rPr>
              <w:tab/>
            </w:r>
            <w:r w:rsidRPr="007F14C7">
              <w:rPr>
                <w:rStyle w:val="Hyperlink"/>
                <w:rFonts w:cstheme="minorHAnsi"/>
                <w:noProof/>
                <w:color w:val="auto"/>
              </w:rPr>
              <w:t>Detection Challenges for Steganography Malware</w:t>
            </w:r>
            <w:r w:rsidRPr="007F14C7">
              <w:rPr>
                <w:noProof/>
                <w:webHidden/>
              </w:rPr>
              <w:tab/>
            </w:r>
            <w:r w:rsidRPr="007F14C7">
              <w:rPr>
                <w:noProof/>
                <w:webHidden/>
              </w:rPr>
              <w:fldChar w:fldCharType="begin"/>
            </w:r>
            <w:r w:rsidRPr="007F14C7">
              <w:rPr>
                <w:noProof/>
                <w:webHidden/>
              </w:rPr>
              <w:instrText xml:space="preserve"> PAGEREF _Toc221191361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516DDB72" w14:textId="17D63081" w:rsidR="007F14C7" w:rsidRPr="007F14C7" w:rsidRDefault="007F14C7" w:rsidP="007F14C7">
          <w:pPr>
            <w:pStyle w:val="TOC2"/>
            <w:rPr>
              <w:rFonts w:eastAsiaTheme="minorEastAsia"/>
              <w:noProof/>
              <w:lang w:eastAsia="en-ZA"/>
            </w:rPr>
          </w:pPr>
          <w:hyperlink w:anchor="_Toc221191362" w:history="1">
            <w:r w:rsidRPr="007F14C7">
              <w:rPr>
                <w:rStyle w:val="Hyperlink"/>
                <w:rFonts w:cstheme="minorHAnsi"/>
                <w:noProof/>
                <w:color w:val="auto"/>
              </w:rPr>
              <w:t>1.5.4.</w:t>
            </w:r>
            <w:r w:rsidRPr="007F14C7">
              <w:rPr>
                <w:rFonts w:eastAsiaTheme="minorEastAsia"/>
                <w:noProof/>
                <w:lang w:eastAsia="en-ZA"/>
              </w:rPr>
              <w:tab/>
            </w:r>
            <w:r w:rsidRPr="007F14C7">
              <w:rPr>
                <w:rStyle w:val="Hyperlink"/>
                <w:rFonts w:cstheme="minorHAnsi"/>
                <w:noProof/>
                <w:color w:val="auto"/>
              </w:rPr>
              <w:t>Yara Capabilities and Limitations</w:t>
            </w:r>
            <w:r w:rsidRPr="007F14C7">
              <w:rPr>
                <w:noProof/>
                <w:webHidden/>
              </w:rPr>
              <w:tab/>
            </w:r>
            <w:r w:rsidRPr="007F14C7">
              <w:rPr>
                <w:noProof/>
                <w:webHidden/>
              </w:rPr>
              <w:fldChar w:fldCharType="begin"/>
            </w:r>
            <w:r w:rsidRPr="007F14C7">
              <w:rPr>
                <w:noProof/>
                <w:webHidden/>
              </w:rPr>
              <w:instrText xml:space="preserve"> PAGEREF _Toc221191362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7E8887C4" w14:textId="60F862B9" w:rsidR="007F14C7" w:rsidRPr="007F14C7" w:rsidRDefault="007F14C7" w:rsidP="007F14C7">
          <w:pPr>
            <w:pStyle w:val="TOC2"/>
            <w:rPr>
              <w:rFonts w:eastAsiaTheme="minorEastAsia"/>
              <w:noProof/>
              <w:lang w:eastAsia="en-ZA"/>
            </w:rPr>
          </w:pPr>
          <w:hyperlink w:anchor="_Toc221191363" w:history="1">
            <w:r w:rsidRPr="007F14C7">
              <w:rPr>
                <w:rStyle w:val="Hyperlink"/>
                <w:rFonts w:cstheme="minorHAnsi"/>
                <w:noProof/>
                <w:color w:val="auto"/>
              </w:rPr>
              <w:t>1.5.5.</w:t>
            </w:r>
            <w:r w:rsidRPr="007F14C7">
              <w:rPr>
                <w:rFonts w:eastAsiaTheme="minorEastAsia"/>
                <w:noProof/>
                <w:lang w:eastAsia="en-ZA"/>
              </w:rPr>
              <w:tab/>
            </w:r>
            <w:r w:rsidRPr="007F14C7">
              <w:rPr>
                <w:rStyle w:val="Hyperlink"/>
                <w:rFonts w:cstheme="minorHAnsi"/>
                <w:noProof/>
                <w:color w:val="auto"/>
              </w:rPr>
              <w:t>Emerging Solutions and Approaches</w:t>
            </w:r>
            <w:r w:rsidRPr="007F14C7">
              <w:rPr>
                <w:noProof/>
                <w:webHidden/>
              </w:rPr>
              <w:tab/>
            </w:r>
            <w:r w:rsidRPr="007F14C7">
              <w:rPr>
                <w:noProof/>
                <w:webHidden/>
              </w:rPr>
              <w:fldChar w:fldCharType="begin"/>
            </w:r>
            <w:r w:rsidRPr="007F14C7">
              <w:rPr>
                <w:noProof/>
                <w:webHidden/>
              </w:rPr>
              <w:instrText xml:space="preserve"> PAGEREF _Toc221191363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56CD64DC" w14:textId="215BA741" w:rsidR="007F14C7" w:rsidRPr="007F14C7" w:rsidRDefault="007F14C7">
          <w:pPr>
            <w:pStyle w:val="TOC1"/>
            <w:tabs>
              <w:tab w:val="left" w:pos="720"/>
              <w:tab w:val="right" w:leader="dot" w:pos="9016"/>
            </w:tabs>
            <w:rPr>
              <w:rFonts w:eastAsiaTheme="minorEastAsia"/>
              <w:noProof/>
              <w:lang w:eastAsia="en-ZA"/>
            </w:rPr>
          </w:pPr>
          <w:hyperlink w:anchor="_Toc221191364" w:history="1">
            <w:r w:rsidRPr="007F14C7">
              <w:rPr>
                <w:rStyle w:val="Hyperlink"/>
                <w:rFonts w:cstheme="minorHAnsi"/>
                <w:b/>
                <w:bCs/>
                <w:noProof/>
                <w:color w:val="auto"/>
              </w:rPr>
              <w:t>1.6.</w:t>
            </w:r>
            <w:r w:rsidRPr="007F14C7">
              <w:rPr>
                <w:rFonts w:eastAsiaTheme="minorEastAsia"/>
                <w:noProof/>
                <w:lang w:eastAsia="en-ZA"/>
              </w:rPr>
              <w:tab/>
            </w:r>
            <w:r w:rsidRPr="007F14C7">
              <w:rPr>
                <w:rStyle w:val="Hyperlink"/>
                <w:rFonts w:cstheme="minorHAnsi"/>
                <w:b/>
                <w:bCs/>
                <w:noProof/>
                <w:color w:val="auto"/>
              </w:rPr>
              <w:t>Research Methodology</w:t>
            </w:r>
            <w:r w:rsidRPr="007F14C7">
              <w:rPr>
                <w:noProof/>
                <w:webHidden/>
              </w:rPr>
              <w:tab/>
            </w:r>
            <w:r w:rsidRPr="007F14C7">
              <w:rPr>
                <w:noProof/>
                <w:webHidden/>
              </w:rPr>
              <w:fldChar w:fldCharType="begin"/>
            </w:r>
            <w:r w:rsidRPr="007F14C7">
              <w:rPr>
                <w:noProof/>
                <w:webHidden/>
              </w:rPr>
              <w:instrText xml:space="preserve"> PAGEREF _Toc221191364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20A3331A" w14:textId="4051B593" w:rsidR="007F14C7" w:rsidRPr="007F14C7" w:rsidRDefault="007F14C7" w:rsidP="007F14C7">
          <w:pPr>
            <w:pStyle w:val="TOC2"/>
            <w:rPr>
              <w:rFonts w:eastAsiaTheme="minorEastAsia"/>
              <w:noProof/>
              <w:lang w:eastAsia="en-ZA"/>
            </w:rPr>
          </w:pPr>
          <w:hyperlink w:anchor="_Toc221191365" w:history="1">
            <w:r w:rsidRPr="007F14C7">
              <w:rPr>
                <w:rStyle w:val="Hyperlink"/>
                <w:rFonts w:cstheme="minorHAnsi"/>
                <w:noProof/>
                <w:color w:val="auto"/>
              </w:rPr>
              <w:t>1.6.1.</w:t>
            </w:r>
            <w:r w:rsidRPr="007F14C7">
              <w:rPr>
                <w:rFonts w:eastAsiaTheme="minorEastAsia"/>
                <w:noProof/>
                <w:lang w:eastAsia="en-ZA"/>
              </w:rPr>
              <w:tab/>
            </w:r>
            <w:r w:rsidRPr="007F14C7">
              <w:rPr>
                <w:rStyle w:val="Hyperlink"/>
                <w:rFonts w:cstheme="minorHAnsi"/>
                <w:noProof/>
                <w:color w:val="auto"/>
              </w:rPr>
              <w:t>Research Approach</w:t>
            </w:r>
            <w:r w:rsidRPr="007F14C7">
              <w:rPr>
                <w:noProof/>
                <w:webHidden/>
              </w:rPr>
              <w:tab/>
            </w:r>
            <w:r w:rsidRPr="007F14C7">
              <w:rPr>
                <w:noProof/>
                <w:webHidden/>
              </w:rPr>
              <w:fldChar w:fldCharType="begin"/>
            </w:r>
            <w:r w:rsidRPr="007F14C7">
              <w:rPr>
                <w:noProof/>
                <w:webHidden/>
              </w:rPr>
              <w:instrText xml:space="preserve"> PAGEREF _Toc221191365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2FEC247E" w14:textId="7EAE5BB2" w:rsidR="007F14C7" w:rsidRPr="007F14C7" w:rsidRDefault="007F14C7" w:rsidP="007F14C7">
          <w:pPr>
            <w:pStyle w:val="TOC2"/>
            <w:rPr>
              <w:rFonts w:eastAsiaTheme="minorEastAsia"/>
              <w:noProof/>
              <w:lang w:eastAsia="en-ZA"/>
            </w:rPr>
          </w:pPr>
          <w:hyperlink w:anchor="_Toc221191366" w:history="1">
            <w:r w:rsidRPr="007F14C7">
              <w:rPr>
                <w:rStyle w:val="Hyperlink"/>
                <w:rFonts w:cstheme="minorHAnsi"/>
                <w:noProof/>
                <w:color w:val="auto"/>
              </w:rPr>
              <w:t>1.6.2.</w:t>
            </w:r>
            <w:r w:rsidRPr="007F14C7">
              <w:rPr>
                <w:rFonts w:eastAsiaTheme="minorEastAsia"/>
                <w:noProof/>
                <w:lang w:eastAsia="en-ZA"/>
              </w:rPr>
              <w:tab/>
            </w:r>
            <w:r w:rsidRPr="007F14C7">
              <w:rPr>
                <w:rStyle w:val="Hyperlink"/>
                <w:rFonts w:cstheme="minorHAnsi"/>
                <w:noProof/>
                <w:color w:val="auto"/>
              </w:rPr>
              <w:t>Data Collection and Sampling</w:t>
            </w:r>
            <w:r w:rsidRPr="007F14C7">
              <w:rPr>
                <w:noProof/>
                <w:webHidden/>
              </w:rPr>
              <w:tab/>
            </w:r>
            <w:r w:rsidRPr="007F14C7">
              <w:rPr>
                <w:noProof/>
                <w:webHidden/>
              </w:rPr>
              <w:fldChar w:fldCharType="begin"/>
            </w:r>
            <w:r w:rsidRPr="007F14C7">
              <w:rPr>
                <w:noProof/>
                <w:webHidden/>
              </w:rPr>
              <w:instrText xml:space="preserve"> PAGEREF _Toc221191366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1140CA85" w14:textId="7202FC15" w:rsidR="007F14C7" w:rsidRPr="007F14C7" w:rsidRDefault="007F14C7" w:rsidP="007F14C7">
          <w:pPr>
            <w:pStyle w:val="TOC2"/>
            <w:rPr>
              <w:rFonts w:eastAsiaTheme="minorEastAsia"/>
              <w:noProof/>
              <w:lang w:eastAsia="en-ZA"/>
            </w:rPr>
          </w:pPr>
          <w:hyperlink w:anchor="_Toc221191367" w:history="1">
            <w:r w:rsidRPr="007F14C7">
              <w:rPr>
                <w:rStyle w:val="Hyperlink"/>
                <w:rFonts w:cstheme="minorHAnsi"/>
                <w:noProof/>
                <w:color w:val="auto"/>
              </w:rPr>
              <w:t>1.6.3.</w:t>
            </w:r>
            <w:r w:rsidRPr="007F14C7">
              <w:rPr>
                <w:rFonts w:eastAsiaTheme="minorEastAsia"/>
                <w:noProof/>
                <w:lang w:eastAsia="en-ZA"/>
              </w:rPr>
              <w:tab/>
            </w:r>
            <w:r w:rsidRPr="007F14C7">
              <w:rPr>
                <w:rStyle w:val="Hyperlink"/>
                <w:rFonts w:cstheme="minorHAnsi"/>
                <w:noProof/>
                <w:color w:val="auto"/>
              </w:rPr>
              <w:t>Evaluation Framework</w:t>
            </w:r>
            <w:r w:rsidRPr="007F14C7">
              <w:rPr>
                <w:noProof/>
                <w:webHidden/>
              </w:rPr>
              <w:tab/>
            </w:r>
            <w:r w:rsidRPr="007F14C7">
              <w:rPr>
                <w:noProof/>
                <w:webHidden/>
              </w:rPr>
              <w:fldChar w:fldCharType="begin"/>
            </w:r>
            <w:r w:rsidRPr="007F14C7">
              <w:rPr>
                <w:noProof/>
                <w:webHidden/>
              </w:rPr>
              <w:instrText xml:space="preserve"> PAGEREF _Toc221191367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7DA6147F" w14:textId="0EAD6682" w:rsidR="007F14C7" w:rsidRPr="007F14C7" w:rsidRDefault="007F14C7" w:rsidP="007F14C7">
          <w:pPr>
            <w:pStyle w:val="TOC2"/>
            <w:rPr>
              <w:rFonts w:eastAsiaTheme="minorEastAsia"/>
              <w:noProof/>
              <w:lang w:eastAsia="en-ZA"/>
            </w:rPr>
          </w:pPr>
          <w:hyperlink w:anchor="_Toc221191368" w:history="1">
            <w:r w:rsidRPr="007F14C7">
              <w:rPr>
                <w:rStyle w:val="Hyperlink"/>
                <w:rFonts w:cstheme="minorHAnsi"/>
                <w:noProof/>
                <w:color w:val="auto"/>
              </w:rPr>
              <w:t>1.6.4.</w:t>
            </w:r>
            <w:r w:rsidRPr="007F14C7">
              <w:rPr>
                <w:rFonts w:eastAsiaTheme="minorEastAsia"/>
                <w:noProof/>
                <w:lang w:eastAsia="en-ZA"/>
              </w:rPr>
              <w:tab/>
            </w:r>
            <w:r w:rsidRPr="007F14C7">
              <w:rPr>
                <w:rStyle w:val="Hyperlink"/>
                <w:rFonts w:cstheme="minorHAnsi"/>
                <w:noProof/>
                <w:color w:val="auto"/>
              </w:rPr>
              <w:t>Tools and Experimental Setup</w:t>
            </w:r>
            <w:r w:rsidRPr="007F14C7">
              <w:rPr>
                <w:noProof/>
                <w:webHidden/>
              </w:rPr>
              <w:tab/>
            </w:r>
            <w:r w:rsidRPr="007F14C7">
              <w:rPr>
                <w:noProof/>
                <w:webHidden/>
              </w:rPr>
              <w:fldChar w:fldCharType="begin"/>
            </w:r>
            <w:r w:rsidRPr="007F14C7">
              <w:rPr>
                <w:noProof/>
                <w:webHidden/>
              </w:rPr>
              <w:instrText xml:space="preserve"> PAGEREF _Toc221191368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676D5794" w14:textId="6102D85B" w:rsidR="007F14C7" w:rsidRPr="007F14C7" w:rsidRDefault="007F14C7" w:rsidP="007F14C7">
          <w:pPr>
            <w:pStyle w:val="TOC3"/>
            <w:tabs>
              <w:tab w:val="left" w:pos="1680"/>
              <w:tab w:val="right" w:leader="dot" w:pos="9016"/>
            </w:tabs>
            <w:ind w:left="0"/>
            <w:rPr>
              <w:rFonts w:eastAsiaTheme="minorEastAsia"/>
              <w:noProof/>
              <w:lang w:eastAsia="en-ZA"/>
            </w:rPr>
          </w:pPr>
          <w:hyperlink w:anchor="_Toc221191369" w:history="1">
            <w:r w:rsidRPr="007F14C7">
              <w:rPr>
                <w:rStyle w:val="Hyperlink"/>
                <w:rFonts w:asciiTheme="majorHAnsi" w:hAnsiTheme="majorHAnsi" w:cstheme="minorHAnsi"/>
                <w:noProof/>
                <w:color w:val="auto"/>
              </w:rPr>
              <w:t>1.6.4.1.</w:t>
            </w:r>
            <w:r w:rsidRPr="007F14C7">
              <w:rPr>
                <w:rFonts w:eastAsiaTheme="minorEastAsia"/>
                <w:noProof/>
                <w:lang w:eastAsia="en-ZA"/>
              </w:rPr>
              <w:tab/>
            </w:r>
            <w:r w:rsidRPr="007F14C7">
              <w:rPr>
                <w:rStyle w:val="Hyperlink"/>
                <w:rFonts w:asciiTheme="majorHAnsi" w:hAnsiTheme="majorHAnsi" w:cstheme="minorHAnsi"/>
                <w:noProof/>
                <w:color w:val="auto"/>
              </w:rPr>
              <w:t>Software Tools</w:t>
            </w:r>
            <w:r w:rsidRPr="007F14C7">
              <w:rPr>
                <w:noProof/>
                <w:webHidden/>
              </w:rPr>
              <w:tab/>
            </w:r>
            <w:r w:rsidRPr="007F14C7">
              <w:rPr>
                <w:noProof/>
                <w:webHidden/>
              </w:rPr>
              <w:fldChar w:fldCharType="begin"/>
            </w:r>
            <w:r w:rsidRPr="007F14C7">
              <w:rPr>
                <w:noProof/>
                <w:webHidden/>
              </w:rPr>
              <w:instrText xml:space="preserve"> PAGEREF _Toc221191369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68C5A3F4" w14:textId="4F45E916" w:rsidR="007F14C7" w:rsidRPr="007F14C7" w:rsidRDefault="007F14C7" w:rsidP="007F14C7">
          <w:pPr>
            <w:pStyle w:val="TOC3"/>
            <w:tabs>
              <w:tab w:val="left" w:pos="1680"/>
              <w:tab w:val="right" w:leader="dot" w:pos="9016"/>
            </w:tabs>
            <w:ind w:left="0"/>
            <w:rPr>
              <w:rFonts w:eastAsiaTheme="minorEastAsia"/>
              <w:noProof/>
              <w:lang w:eastAsia="en-ZA"/>
            </w:rPr>
          </w:pPr>
          <w:hyperlink w:anchor="_Toc221191370" w:history="1">
            <w:r w:rsidRPr="007F14C7">
              <w:rPr>
                <w:rStyle w:val="Hyperlink"/>
                <w:rFonts w:asciiTheme="majorHAnsi" w:hAnsiTheme="majorHAnsi" w:cstheme="minorHAnsi"/>
                <w:noProof/>
                <w:color w:val="auto"/>
              </w:rPr>
              <w:t>1.6.4.2.</w:t>
            </w:r>
            <w:r w:rsidRPr="007F14C7">
              <w:rPr>
                <w:rFonts w:eastAsiaTheme="minorEastAsia"/>
                <w:noProof/>
                <w:lang w:eastAsia="en-ZA"/>
              </w:rPr>
              <w:tab/>
            </w:r>
            <w:r w:rsidRPr="007F14C7">
              <w:rPr>
                <w:rStyle w:val="Hyperlink"/>
                <w:rFonts w:asciiTheme="majorHAnsi" w:hAnsiTheme="majorHAnsi" w:cstheme="minorHAnsi"/>
                <w:noProof/>
                <w:color w:val="auto"/>
              </w:rPr>
              <w:t>Custom Analysis Environment</w:t>
            </w:r>
            <w:r w:rsidRPr="007F14C7">
              <w:rPr>
                <w:noProof/>
                <w:webHidden/>
              </w:rPr>
              <w:tab/>
            </w:r>
            <w:r w:rsidRPr="007F14C7">
              <w:rPr>
                <w:noProof/>
                <w:webHidden/>
              </w:rPr>
              <w:fldChar w:fldCharType="begin"/>
            </w:r>
            <w:r w:rsidRPr="007F14C7">
              <w:rPr>
                <w:noProof/>
                <w:webHidden/>
              </w:rPr>
              <w:instrText xml:space="preserve"> PAGEREF _Toc221191370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012FA3A8" w14:textId="0A9BBA96" w:rsidR="007F14C7" w:rsidRPr="007F14C7" w:rsidRDefault="007F14C7" w:rsidP="007F14C7">
          <w:pPr>
            <w:pStyle w:val="TOC2"/>
            <w:rPr>
              <w:rFonts w:eastAsiaTheme="minorEastAsia"/>
              <w:noProof/>
              <w:lang w:eastAsia="en-ZA"/>
            </w:rPr>
          </w:pPr>
          <w:hyperlink w:anchor="_Toc221191371" w:history="1">
            <w:r w:rsidRPr="007F14C7">
              <w:rPr>
                <w:rStyle w:val="Hyperlink"/>
                <w:rFonts w:cstheme="minorHAnsi"/>
                <w:noProof/>
                <w:color w:val="auto"/>
              </w:rPr>
              <w:t>1.6.5.</w:t>
            </w:r>
            <w:r w:rsidRPr="007F14C7">
              <w:rPr>
                <w:rFonts w:eastAsiaTheme="minorEastAsia"/>
                <w:noProof/>
                <w:lang w:eastAsia="en-ZA"/>
              </w:rPr>
              <w:tab/>
            </w:r>
            <w:r w:rsidRPr="007F14C7">
              <w:rPr>
                <w:rStyle w:val="Hyperlink"/>
                <w:rFonts w:cstheme="minorHAnsi"/>
                <w:noProof/>
                <w:color w:val="auto"/>
              </w:rPr>
              <w:t>Expected Outcomes and Contributions</w:t>
            </w:r>
            <w:r w:rsidRPr="007F14C7">
              <w:rPr>
                <w:noProof/>
                <w:webHidden/>
              </w:rPr>
              <w:tab/>
            </w:r>
            <w:r w:rsidRPr="007F14C7">
              <w:rPr>
                <w:noProof/>
                <w:webHidden/>
              </w:rPr>
              <w:fldChar w:fldCharType="begin"/>
            </w:r>
            <w:r w:rsidRPr="007F14C7">
              <w:rPr>
                <w:noProof/>
                <w:webHidden/>
              </w:rPr>
              <w:instrText xml:space="preserve"> PAGEREF _Toc221191371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1BA6199C" w14:textId="407DF2F1" w:rsidR="007F14C7" w:rsidRPr="007F14C7" w:rsidRDefault="007F14C7" w:rsidP="007F14C7">
          <w:pPr>
            <w:pStyle w:val="TOC3"/>
            <w:tabs>
              <w:tab w:val="left" w:pos="1680"/>
              <w:tab w:val="right" w:leader="dot" w:pos="9016"/>
            </w:tabs>
            <w:ind w:left="0"/>
            <w:rPr>
              <w:rFonts w:eastAsiaTheme="minorEastAsia"/>
              <w:noProof/>
              <w:lang w:eastAsia="en-ZA"/>
            </w:rPr>
          </w:pPr>
          <w:hyperlink w:anchor="_Toc221191372" w:history="1">
            <w:r w:rsidRPr="007F14C7">
              <w:rPr>
                <w:rStyle w:val="Hyperlink"/>
                <w:rFonts w:asciiTheme="majorHAnsi" w:hAnsiTheme="majorHAnsi" w:cstheme="minorHAnsi"/>
                <w:noProof/>
                <w:color w:val="auto"/>
              </w:rPr>
              <w:t>1.6.5.1.</w:t>
            </w:r>
            <w:r w:rsidRPr="007F14C7">
              <w:rPr>
                <w:rFonts w:eastAsiaTheme="minorEastAsia"/>
                <w:noProof/>
                <w:lang w:eastAsia="en-ZA"/>
              </w:rPr>
              <w:tab/>
            </w:r>
            <w:r w:rsidRPr="007F14C7">
              <w:rPr>
                <w:rStyle w:val="Hyperlink"/>
                <w:rFonts w:asciiTheme="majorHAnsi" w:hAnsiTheme="majorHAnsi" w:cstheme="minorHAnsi"/>
                <w:noProof/>
                <w:color w:val="auto"/>
              </w:rPr>
              <w:t>Academic Contributions</w:t>
            </w:r>
            <w:r w:rsidRPr="007F14C7">
              <w:rPr>
                <w:noProof/>
                <w:webHidden/>
              </w:rPr>
              <w:tab/>
            </w:r>
            <w:r w:rsidRPr="007F14C7">
              <w:rPr>
                <w:noProof/>
                <w:webHidden/>
              </w:rPr>
              <w:fldChar w:fldCharType="begin"/>
            </w:r>
            <w:r w:rsidRPr="007F14C7">
              <w:rPr>
                <w:noProof/>
                <w:webHidden/>
              </w:rPr>
              <w:instrText xml:space="preserve"> PAGEREF _Toc221191372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4E312447" w14:textId="6BA6DBCF" w:rsidR="007F14C7" w:rsidRPr="007F14C7" w:rsidRDefault="007F14C7" w:rsidP="007F14C7">
          <w:pPr>
            <w:pStyle w:val="TOC3"/>
            <w:tabs>
              <w:tab w:val="left" w:pos="1680"/>
              <w:tab w:val="right" w:leader="dot" w:pos="9016"/>
            </w:tabs>
            <w:ind w:left="0"/>
            <w:rPr>
              <w:rFonts w:eastAsiaTheme="minorEastAsia"/>
              <w:noProof/>
              <w:lang w:eastAsia="en-ZA"/>
            </w:rPr>
          </w:pPr>
          <w:hyperlink w:anchor="_Toc221191373" w:history="1">
            <w:r w:rsidRPr="007F14C7">
              <w:rPr>
                <w:rStyle w:val="Hyperlink"/>
                <w:rFonts w:asciiTheme="majorHAnsi" w:hAnsiTheme="majorHAnsi" w:cstheme="minorHAnsi"/>
                <w:noProof/>
                <w:color w:val="auto"/>
              </w:rPr>
              <w:t>1.6.5.2.</w:t>
            </w:r>
            <w:r w:rsidRPr="007F14C7">
              <w:rPr>
                <w:rFonts w:eastAsiaTheme="minorEastAsia"/>
                <w:noProof/>
                <w:lang w:eastAsia="en-ZA"/>
              </w:rPr>
              <w:tab/>
            </w:r>
            <w:r w:rsidRPr="007F14C7">
              <w:rPr>
                <w:rStyle w:val="Hyperlink"/>
                <w:rFonts w:asciiTheme="majorHAnsi" w:hAnsiTheme="majorHAnsi" w:cstheme="minorHAnsi"/>
                <w:noProof/>
                <w:color w:val="auto"/>
              </w:rPr>
              <w:t>Practical Contributions</w:t>
            </w:r>
            <w:r w:rsidRPr="007F14C7">
              <w:rPr>
                <w:noProof/>
                <w:webHidden/>
              </w:rPr>
              <w:tab/>
            </w:r>
            <w:r w:rsidRPr="007F14C7">
              <w:rPr>
                <w:noProof/>
                <w:webHidden/>
              </w:rPr>
              <w:fldChar w:fldCharType="begin"/>
            </w:r>
            <w:r w:rsidRPr="007F14C7">
              <w:rPr>
                <w:noProof/>
                <w:webHidden/>
              </w:rPr>
              <w:instrText xml:space="preserve"> PAGEREF _Toc221191373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4E499C62" w14:textId="1D440845" w:rsidR="007F14C7" w:rsidRPr="007F14C7" w:rsidRDefault="007F14C7">
          <w:pPr>
            <w:pStyle w:val="TOC1"/>
            <w:tabs>
              <w:tab w:val="left" w:pos="720"/>
              <w:tab w:val="right" w:leader="dot" w:pos="9016"/>
            </w:tabs>
            <w:rPr>
              <w:rFonts w:eastAsiaTheme="minorEastAsia"/>
              <w:noProof/>
              <w:lang w:eastAsia="en-ZA"/>
            </w:rPr>
          </w:pPr>
          <w:hyperlink w:anchor="_Toc221191374" w:history="1">
            <w:r w:rsidRPr="007F14C7">
              <w:rPr>
                <w:rStyle w:val="Hyperlink"/>
                <w:rFonts w:cstheme="minorHAnsi"/>
                <w:b/>
                <w:bCs/>
                <w:noProof/>
                <w:color w:val="auto"/>
              </w:rPr>
              <w:t>1.7.</w:t>
            </w:r>
            <w:r w:rsidRPr="007F14C7">
              <w:rPr>
                <w:rFonts w:eastAsiaTheme="minorEastAsia"/>
                <w:noProof/>
                <w:lang w:eastAsia="en-ZA"/>
              </w:rPr>
              <w:tab/>
            </w:r>
            <w:r w:rsidRPr="007F14C7">
              <w:rPr>
                <w:rStyle w:val="Hyperlink"/>
                <w:rFonts w:cstheme="minorHAnsi"/>
                <w:b/>
                <w:bCs/>
                <w:noProof/>
                <w:color w:val="auto"/>
              </w:rPr>
              <w:t>Ethical Considerations</w:t>
            </w:r>
            <w:r w:rsidRPr="007F14C7">
              <w:rPr>
                <w:noProof/>
                <w:webHidden/>
              </w:rPr>
              <w:tab/>
            </w:r>
            <w:r w:rsidRPr="007F14C7">
              <w:rPr>
                <w:noProof/>
                <w:webHidden/>
              </w:rPr>
              <w:fldChar w:fldCharType="begin"/>
            </w:r>
            <w:r w:rsidRPr="007F14C7">
              <w:rPr>
                <w:noProof/>
                <w:webHidden/>
              </w:rPr>
              <w:instrText xml:space="preserve"> PAGEREF _Toc221191374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79014300" w14:textId="0E9E5E83" w:rsidR="007F14C7" w:rsidRPr="007F14C7" w:rsidRDefault="007F14C7" w:rsidP="007F14C7">
          <w:pPr>
            <w:pStyle w:val="TOC2"/>
            <w:rPr>
              <w:rFonts w:eastAsiaTheme="minorEastAsia"/>
              <w:noProof/>
              <w:lang w:eastAsia="en-ZA"/>
            </w:rPr>
          </w:pPr>
          <w:hyperlink w:anchor="_Toc221191375" w:history="1">
            <w:r w:rsidRPr="007F14C7">
              <w:rPr>
                <w:rStyle w:val="Hyperlink"/>
                <w:rFonts w:cstheme="minorHAnsi"/>
                <w:noProof/>
                <w:color w:val="auto"/>
              </w:rPr>
              <w:t>1.7.1.</w:t>
            </w:r>
            <w:r w:rsidRPr="007F14C7">
              <w:rPr>
                <w:rFonts w:eastAsiaTheme="minorEastAsia"/>
                <w:noProof/>
                <w:lang w:eastAsia="en-ZA"/>
              </w:rPr>
              <w:tab/>
            </w:r>
            <w:r w:rsidRPr="007F14C7">
              <w:rPr>
                <w:rStyle w:val="Hyperlink"/>
                <w:rFonts w:cstheme="minorHAnsi"/>
                <w:noProof/>
                <w:color w:val="auto"/>
              </w:rPr>
              <w:t>Permission and Informed Consent</w:t>
            </w:r>
            <w:r w:rsidRPr="007F14C7">
              <w:rPr>
                <w:noProof/>
                <w:webHidden/>
              </w:rPr>
              <w:tab/>
            </w:r>
            <w:r w:rsidRPr="007F14C7">
              <w:rPr>
                <w:noProof/>
                <w:webHidden/>
              </w:rPr>
              <w:fldChar w:fldCharType="begin"/>
            </w:r>
            <w:r w:rsidRPr="007F14C7">
              <w:rPr>
                <w:noProof/>
                <w:webHidden/>
              </w:rPr>
              <w:instrText xml:space="preserve"> PAGEREF _Toc221191375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40744A51" w14:textId="48A8DE2D" w:rsidR="007F14C7" w:rsidRPr="007F14C7" w:rsidRDefault="007F14C7">
          <w:pPr>
            <w:pStyle w:val="TOC1"/>
            <w:tabs>
              <w:tab w:val="left" w:pos="720"/>
              <w:tab w:val="right" w:leader="dot" w:pos="9016"/>
            </w:tabs>
            <w:rPr>
              <w:rFonts w:eastAsiaTheme="minorEastAsia"/>
              <w:noProof/>
              <w:lang w:eastAsia="en-ZA"/>
            </w:rPr>
          </w:pPr>
          <w:hyperlink w:anchor="_Toc221191376" w:history="1">
            <w:r w:rsidRPr="007F14C7">
              <w:rPr>
                <w:rStyle w:val="Hyperlink"/>
                <w:rFonts w:cstheme="minorHAnsi"/>
                <w:b/>
                <w:bCs/>
                <w:noProof/>
                <w:color w:val="auto"/>
              </w:rPr>
              <w:t>1.8.</w:t>
            </w:r>
            <w:r w:rsidRPr="007F14C7">
              <w:rPr>
                <w:rFonts w:eastAsiaTheme="minorEastAsia"/>
                <w:noProof/>
                <w:lang w:eastAsia="en-ZA"/>
              </w:rPr>
              <w:tab/>
            </w:r>
            <w:r w:rsidRPr="007F14C7">
              <w:rPr>
                <w:rStyle w:val="Hyperlink"/>
                <w:rFonts w:cstheme="minorHAnsi"/>
                <w:b/>
                <w:bCs/>
                <w:noProof/>
                <w:color w:val="auto"/>
              </w:rPr>
              <w:t>Proposed Solutions</w:t>
            </w:r>
            <w:r w:rsidRPr="007F14C7">
              <w:rPr>
                <w:noProof/>
                <w:webHidden/>
              </w:rPr>
              <w:tab/>
            </w:r>
            <w:r w:rsidRPr="007F14C7">
              <w:rPr>
                <w:noProof/>
                <w:webHidden/>
              </w:rPr>
              <w:fldChar w:fldCharType="begin"/>
            </w:r>
            <w:r w:rsidRPr="007F14C7">
              <w:rPr>
                <w:noProof/>
                <w:webHidden/>
              </w:rPr>
              <w:instrText xml:space="preserve"> PAGEREF _Toc221191376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4853CDE2" w14:textId="3671EFC3" w:rsidR="007F14C7" w:rsidRPr="007F14C7" w:rsidRDefault="007F14C7" w:rsidP="007F14C7">
          <w:pPr>
            <w:pStyle w:val="TOC2"/>
            <w:rPr>
              <w:rFonts w:eastAsiaTheme="minorEastAsia"/>
              <w:noProof/>
              <w:lang w:eastAsia="en-ZA"/>
            </w:rPr>
          </w:pPr>
          <w:hyperlink w:anchor="_Toc221191377" w:history="1">
            <w:r w:rsidRPr="007F14C7">
              <w:rPr>
                <w:rStyle w:val="Hyperlink"/>
                <w:rFonts w:cstheme="minorHAnsi"/>
                <w:noProof/>
                <w:color w:val="auto"/>
              </w:rPr>
              <w:t>1.8.1.</w:t>
            </w:r>
            <w:r w:rsidRPr="007F14C7">
              <w:rPr>
                <w:rFonts w:eastAsiaTheme="minorEastAsia"/>
                <w:noProof/>
                <w:lang w:eastAsia="en-ZA"/>
              </w:rPr>
              <w:tab/>
            </w:r>
            <w:r w:rsidRPr="007F14C7">
              <w:rPr>
                <w:rStyle w:val="Hyperlink"/>
                <w:rFonts w:cstheme="minorHAnsi"/>
                <w:noProof/>
                <w:color w:val="auto"/>
              </w:rPr>
              <w:t>Enhanced YARA-Based Signature Detection</w:t>
            </w:r>
            <w:r w:rsidRPr="007F14C7">
              <w:rPr>
                <w:noProof/>
                <w:webHidden/>
              </w:rPr>
              <w:tab/>
            </w:r>
            <w:r w:rsidRPr="007F14C7">
              <w:rPr>
                <w:noProof/>
                <w:webHidden/>
              </w:rPr>
              <w:fldChar w:fldCharType="begin"/>
            </w:r>
            <w:r w:rsidRPr="007F14C7">
              <w:rPr>
                <w:noProof/>
                <w:webHidden/>
              </w:rPr>
              <w:instrText xml:space="preserve"> PAGEREF _Toc221191377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520E2361" w14:textId="65A15A47" w:rsidR="007F14C7" w:rsidRPr="007F14C7" w:rsidRDefault="007F14C7" w:rsidP="007F14C7">
          <w:pPr>
            <w:pStyle w:val="TOC2"/>
            <w:rPr>
              <w:rFonts w:eastAsiaTheme="minorEastAsia"/>
              <w:noProof/>
              <w:lang w:eastAsia="en-ZA"/>
            </w:rPr>
          </w:pPr>
          <w:hyperlink w:anchor="_Toc221191378" w:history="1">
            <w:r w:rsidRPr="007F14C7">
              <w:rPr>
                <w:rStyle w:val="Hyperlink"/>
                <w:rFonts w:cstheme="minorHAnsi"/>
                <w:noProof/>
                <w:color w:val="auto"/>
              </w:rPr>
              <w:t>1.8.2.</w:t>
            </w:r>
            <w:r w:rsidRPr="007F14C7">
              <w:rPr>
                <w:rFonts w:eastAsiaTheme="minorEastAsia"/>
                <w:noProof/>
                <w:lang w:eastAsia="en-ZA"/>
              </w:rPr>
              <w:tab/>
            </w:r>
            <w:r w:rsidRPr="007F14C7">
              <w:rPr>
                <w:rStyle w:val="Hyperlink"/>
                <w:rFonts w:cstheme="minorHAnsi"/>
                <w:noProof/>
                <w:color w:val="auto"/>
              </w:rPr>
              <w:t>Machine Learning-Based Anomaly Detection</w:t>
            </w:r>
            <w:r w:rsidRPr="007F14C7">
              <w:rPr>
                <w:noProof/>
                <w:webHidden/>
              </w:rPr>
              <w:tab/>
            </w:r>
            <w:r w:rsidRPr="007F14C7">
              <w:rPr>
                <w:noProof/>
                <w:webHidden/>
              </w:rPr>
              <w:fldChar w:fldCharType="begin"/>
            </w:r>
            <w:r w:rsidRPr="007F14C7">
              <w:rPr>
                <w:noProof/>
                <w:webHidden/>
              </w:rPr>
              <w:instrText xml:space="preserve"> PAGEREF _Toc221191378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037016A2" w14:textId="040C011C" w:rsidR="007F14C7" w:rsidRPr="007F14C7" w:rsidRDefault="007F14C7" w:rsidP="007F14C7">
          <w:pPr>
            <w:pStyle w:val="TOC2"/>
            <w:rPr>
              <w:rFonts w:eastAsiaTheme="minorEastAsia"/>
              <w:noProof/>
              <w:lang w:eastAsia="en-ZA"/>
            </w:rPr>
          </w:pPr>
          <w:hyperlink w:anchor="_Toc221191379" w:history="1">
            <w:r w:rsidRPr="007F14C7">
              <w:rPr>
                <w:rStyle w:val="Hyperlink"/>
                <w:rFonts w:cstheme="minorHAnsi"/>
                <w:noProof/>
                <w:color w:val="auto"/>
              </w:rPr>
              <w:t>1.8.3.</w:t>
            </w:r>
            <w:r w:rsidRPr="007F14C7">
              <w:rPr>
                <w:rFonts w:eastAsiaTheme="minorEastAsia"/>
                <w:noProof/>
                <w:lang w:eastAsia="en-ZA"/>
              </w:rPr>
              <w:tab/>
            </w:r>
            <w:r w:rsidRPr="007F14C7">
              <w:rPr>
                <w:rStyle w:val="Hyperlink"/>
                <w:rFonts w:cstheme="minorHAnsi"/>
                <w:noProof/>
                <w:color w:val="auto"/>
              </w:rPr>
              <w:t>Integrated Two-Step Pipeline</w:t>
            </w:r>
            <w:r w:rsidRPr="007F14C7">
              <w:rPr>
                <w:noProof/>
                <w:webHidden/>
              </w:rPr>
              <w:tab/>
            </w:r>
            <w:r w:rsidRPr="007F14C7">
              <w:rPr>
                <w:noProof/>
                <w:webHidden/>
              </w:rPr>
              <w:fldChar w:fldCharType="begin"/>
            </w:r>
            <w:r w:rsidRPr="007F14C7">
              <w:rPr>
                <w:noProof/>
                <w:webHidden/>
              </w:rPr>
              <w:instrText xml:space="preserve"> PAGEREF _Toc221191379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7E2108E2" w14:textId="3A0C3C03" w:rsidR="007F14C7" w:rsidRPr="007F14C7" w:rsidRDefault="007F14C7">
          <w:pPr>
            <w:pStyle w:val="TOC1"/>
            <w:tabs>
              <w:tab w:val="left" w:pos="720"/>
              <w:tab w:val="right" w:leader="dot" w:pos="9016"/>
            </w:tabs>
            <w:rPr>
              <w:rFonts w:eastAsiaTheme="minorEastAsia"/>
              <w:noProof/>
              <w:lang w:eastAsia="en-ZA"/>
            </w:rPr>
          </w:pPr>
          <w:hyperlink w:anchor="_Toc221191380" w:history="1">
            <w:r w:rsidRPr="007F14C7">
              <w:rPr>
                <w:rStyle w:val="Hyperlink"/>
                <w:rFonts w:cstheme="minorHAnsi"/>
                <w:b/>
                <w:bCs/>
                <w:noProof/>
                <w:color w:val="auto"/>
              </w:rPr>
              <w:t>1.9.</w:t>
            </w:r>
            <w:r w:rsidRPr="007F14C7">
              <w:rPr>
                <w:rFonts w:eastAsiaTheme="minorEastAsia"/>
                <w:noProof/>
                <w:lang w:eastAsia="en-ZA"/>
              </w:rPr>
              <w:tab/>
            </w:r>
            <w:r w:rsidRPr="007F14C7">
              <w:rPr>
                <w:rStyle w:val="Hyperlink"/>
                <w:rFonts w:cstheme="minorHAnsi"/>
                <w:b/>
                <w:bCs/>
                <w:noProof/>
                <w:color w:val="auto"/>
              </w:rPr>
              <w:t>Chapter Summary.</w:t>
            </w:r>
            <w:r w:rsidRPr="007F14C7">
              <w:rPr>
                <w:noProof/>
                <w:webHidden/>
              </w:rPr>
              <w:tab/>
            </w:r>
            <w:r w:rsidRPr="007F14C7">
              <w:rPr>
                <w:noProof/>
                <w:webHidden/>
              </w:rPr>
              <w:fldChar w:fldCharType="begin"/>
            </w:r>
            <w:r w:rsidRPr="007F14C7">
              <w:rPr>
                <w:noProof/>
                <w:webHidden/>
              </w:rPr>
              <w:instrText xml:space="preserve"> PAGEREF _Toc221191380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545EC39B" w14:textId="49FA5FB3" w:rsidR="007F14C7" w:rsidRPr="007F14C7" w:rsidRDefault="007F14C7" w:rsidP="0002689D">
          <w:pPr>
            <w:pStyle w:val="TOC2"/>
            <w:rPr>
              <w:rFonts w:eastAsiaTheme="minorEastAsia"/>
              <w:noProof/>
              <w:lang w:eastAsia="en-ZA"/>
            </w:rPr>
          </w:pPr>
          <w:hyperlink w:anchor="_Toc221191381" w:history="1">
            <w:r w:rsidRPr="007F14C7">
              <w:rPr>
                <w:rStyle w:val="Hyperlink"/>
                <w:rFonts w:cstheme="minorHAnsi"/>
                <w:noProof/>
                <w:color w:val="auto"/>
              </w:rPr>
              <w:t>1.9.1.</w:t>
            </w:r>
            <w:r w:rsidRPr="007F14C7">
              <w:rPr>
                <w:rFonts w:eastAsiaTheme="minorEastAsia"/>
                <w:noProof/>
                <w:lang w:eastAsia="en-ZA"/>
              </w:rPr>
              <w:tab/>
            </w:r>
            <w:r w:rsidRPr="007F14C7">
              <w:rPr>
                <w:rStyle w:val="Hyperlink"/>
                <w:rFonts w:cstheme="minorHAnsi"/>
                <w:noProof/>
                <w:color w:val="auto"/>
              </w:rPr>
              <w:t>Chapter 1: Proposal</w:t>
            </w:r>
            <w:r w:rsidRPr="007F14C7">
              <w:rPr>
                <w:noProof/>
                <w:webHidden/>
              </w:rPr>
              <w:tab/>
            </w:r>
            <w:r w:rsidRPr="007F14C7">
              <w:rPr>
                <w:noProof/>
                <w:webHidden/>
              </w:rPr>
              <w:fldChar w:fldCharType="begin"/>
            </w:r>
            <w:r w:rsidRPr="007F14C7">
              <w:rPr>
                <w:noProof/>
                <w:webHidden/>
              </w:rPr>
              <w:instrText xml:space="preserve"> PAGEREF _Toc221191381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5282F4BD" w14:textId="2AEE3F4A" w:rsidR="007F14C7" w:rsidRPr="007F14C7" w:rsidRDefault="007F14C7" w:rsidP="0002689D">
          <w:pPr>
            <w:pStyle w:val="TOC2"/>
            <w:rPr>
              <w:rFonts w:eastAsiaTheme="minorEastAsia"/>
              <w:noProof/>
              <w:lang w:eastAsia="en-ZA"/>
            </w:rPr>
          </w:pPr>
          <w:hyperlink w:anchor="_Toc221191382" w:history="1">
            <w:r w:rsidRPr="007F14C7">
              <w:rPr>
                <w:rStyle w:val="Hyperlink"/>
                <w:rFonts w:cstheme="minorHAnsi"/>
                <w:noProof/>
                <w:color w:val="auto"/>
              </w:rPr>
              <w:t>1.9.2.</w:t>
            </w:r>
            <w:r w:rsidRPr="007F14C7">
              <w:rPr>
                <w:rFonts w:eastAsiaTheme="minorEastAsia"/>
                <w:noProof/>
                <w:lang w:eastAsia="en-ZA"/>
              </w:rPr>
              <w:tab/>
            </w:r>
            <w:r w:rsidRPr="007F14C7">
              <w:rPr>
                <w:rStyle w:val="Hyperlink"/>
                <w:rFonts w:cstheme="minorHAnsi"/>
                <w:noProof/>
                <w:color w:val="auto"/>
              </w:rPr>
              <w:t>Chapter 2: Literature Review</w:t>
            </w:r>
            <w:r w:rsidRPr="007F14C7">
              <w:rPr>
                <w:noProof/>
                <w:webHidden/>
              </w:rPr>
              <w:tab/>
            </w:r>
            <w:r w:rsidRPr="007F14C7">
              <w:rPr>
                <w:noProof/>
                <w:webHidden/>
              </w:rPr>
              <w:fldChar w:fldCharType="begin"/>
            </w:r>
            <w:r w:rsidRPr="007F14C7">
              <w:rPr>
                <w:noProof/>
                <w:webHidden/>
              </w:rPr>
              <w:instrText xml:space="preserve"> PAGEREF _Toc221191382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04F3D1ED" w14:textId="1A6F18FF" w:rsidR="007F14C7" w:rsidRPr="007F14C7" w:rsidRDefault="007F14C7" w:rsidP="0002689D">
          <w:pPr>
            <w:pStyle w:val="TOC2"/>
            <w:rPr>
              <w:rFonts w:eastAsiaTheme="minorEastAsia"/>
              <w:noProof/>
              <w:lang w:eastAsia="en-ZA"/>
            </w:rPr>
          </w:pPr>
          <w:hyperlink w:anchor="_Toc221191383" w:history="1">
            <w:r w:rsidRPr="007F14C7">
              <w:rPr>
                <w:rStyle w:val="Hyperlink"/>
                <w:rFonts w:cstheme="minorHAnsi"/>
                <w:noProof/>
                <w:color w:val="auto"/>
              </w:rPr>
              <w:t>1.9.3.</w:t>
            </w:r>
            <w:r w:rsidRPr="007F14C7">
              <w:rPr>
                <w:rFonts w:eastAsiaTheme="minorEastAsia"/>
                <w:noProof/>
                <w:lang w:eastAsia="en-ZA"/>
              </w:rPr>
              <w:tab/>
            </w:r>
            <w:r w:rsidRPr="007F14C7">
              <w:rPr>
                <w:rStyle w:val="Hyperlink"/>
                <w:rFonts w:cstheme="minorHAnsi"/>
                <w:noProof/>
                <w:color w:val="auto"/>
              </w:rPr>
              <w:t>Chapter 3: Research Methodology</w:t>
            </w:r>
            <w:r w:rsidRPr="007F14C7">
              <w:rPr>
                <w:noProof/>
                <w:webHidden/>
              </w:rPr>
              <w:tab/>
            </w:r>
            <w:r w:rsidRPr="007F14C7">
              <w:rPr>
                <w:noProof/>
                <w:webHidden/>
              </w:rPr>
              <w:fldChar w:fldCharType="begin"/>
            </w:r>
            <w:r w:rsidRPr="007F14C7">
              <w:rPr>
                <w:noProof/>
                <w:webHidden/>
              </w:rPr>
              <w:instrText xml:space="preserve"> PAGEREF _Toc221191383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18C92DB8" w14:textId="38A5AB10" w:rsidR="007F14C7" w:rsidRPr="007F14C7" w:rsidRDefault="007F14C7" w:rsidP="0002689D">
          <w:pPr>
            <w:pStyle w:val="TOC2"/>
            <w:rPr>
              <w:rFonts w:eastAsiaTheme="minorEastAsia"/>
              <w:noProof/>
              <w:lang w:eastAsia="en-ZA"/>
            </w:rPr>
          </w:pPr>
          <w:hyperlink w:anchor="_Toc221191384" w:history="1">
            <w:r w:rsidRPr="007F14C7">
              <w:rPr>
                <w:rStyle w:val="Hyperlink"/>
                <w:rFonts w:cstheme="minorHAnsi"/>
                <w:noProof/>
                <w:color w:val="auto"/>
              </w:rPr>
              <w:t>1.9.4.</w:t>
            </w:r>
            <w:r w:rsidRPr="007F14C7">
              <w:rPr>
                <w:rFonts w:eastAsiaTheme="minorEastAsia"/>
                <w:noProof/>
                <w:lang w:eastAsia="en-ZA"/>
              </w:rPr>
              <w:tab/>
            </w:r>
            <w:r w:rsidRPr="007F14C7">
              <w:rPr>
                <w:rStyle w:val="Hyperlink"/>
                <w:rFonts w:cstheme="minorHAnsi"/>
                <w:noProof/>
                <w:color w:val="auto"/>
              </w:rPr>
              <w:t>Chapter 4: Empirical Study</w:t>
            </w:r>
            <w:r w:rsidRPr="007F14C7">
              <w:rPr>
                <w:noProof/>
                <w:webHidden/>
              </w:rPr>
              <w:tab/>
            </w:r>
            <w:r w:rsidRPr="007F14C7">
              <w:rPr>
                <w:noProof/>
                <w:webHidden/>
              </w:rPr>
              <w:fldChar w:fldCharType="begin"/>
            </w:r>
            <w:r w:rsidRPr="007F14C7">
              <w:rPr>
                <w:noProof/>
                <w:webHidden/>
              </w:rPr>
              <w:instrText xml:space="preserve"> PAGEREF _Toc221191384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78EB9D4B" w14:textId="0F87736C" w:rsidR="007F14C7" w:rsidRPr="007F14C7" w:rsidRDefault="007F14C7" w:rsidP="0002689D">
          <w:pPr>
            <w:pStyle w:val="TOC2"/>
            <w:rPr>
              <w:rFonts w:eastAsiaTheme="minorEastAsia"/>
              <w:noProof/>
              <w:lang w:eastAsia="en-ZA"/>
            </w:rPr>
          </w:pPr>
          <w:hyperlink w:anchor="_Toc221191385" w:history="1">
            <w:r w:rsidRPr="007F14C7">
              <w:rPr>
                <w:rStyle w:val="Hyperlink"/>
                <w:rFonts w:cstheme="minorHAnsi"/>
                <w:noProof/>
                <w:color w:val="auto"/>
              </w:rPr>
              <w:t>1.9.5.</w:t>
            </w:r>
            <w:r w:rsidRPr="007F14C7">
              <w:rPr>
                <w:rFonts w:eastAsiaTheme="minorEastAsia"/>
                <w:noProof/>
                <w:lang w:eastAsia="en-ZA"/>
              </w:rPr>
              <w:tab/>
            </w:r>
            <w:r w:rsidRPr="007F14C7">
              <w:rPr>
                <w:rStyle w:val="Hyperlink"/>
                <w:rFonts w:cstheme="minorHAnsi"/>
                <w:noProof/>
                <w:color w:val="auto"/>
              </w:rPr>
              <w:t>Chapter 5: Research Findings</w:t>
            </w:r>
            <w:r w:rsidRPr="007F14C7">
              <w:rPr>
                <w:noProof/>
                <w:webHidden/>
              </w:rPr>
              <w:tab/>
            </w:r>
            <w:r w:rsidRPr="007F14C7">
              <w:rPr>
                <w:noProof/>
                <w:webHidden/>
              </w:rPr>
              <w:fldChar w:fldCharType="begin"/>
            </w:r>
            <w:r w:rsidRPr="007F14C7">
              <w:rPr>
                <w:noProof/>
                <w:webHidden/>
              </w:rPr>
              <w:instrText xml:space="preserve"> PAGEREF _Toc221191385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01FE41F5" w14:textId="3F4F7BD0" w:rsidR="007F14C7" w:rsidRPr="007F14C7" w:rsidRDefault="007F14C7" w:rsidP="0002689D">
          <w:pPr>
            <w:pStyle w:val="TOC2"/>
            <w:rPr>
              <w:rFonts w:eastAsiaTheme="minorEastAsia"/>
              <w:noProof/>
              <w:lang w:eastAsia="en-ZA"/>
            </w:rPr>
          </w:pPr>
          <w:hyperlink w:anchor="_Toc221191386" w:history="1">
            <w:r w:rsidRPr="007F14C7">
              <w:rPr>
                <w:rStyle w:val="Hyperlink"/>
                <w:rFonts w:cstheme="minorHAnsi"/>
                <w:noProof/>
                <w:color w:val="auto"/>
              </w:rPr>
              <w:t>1.9.6.</w:t>
            </w:r>
            <w:r w:rsidRPr="007F14C7">
              <w:rPr>
                <w:rFonts w:eastAsiaTheme="minorEastAsia"/>
                <w:noProof/>
                <w:lang w:eastAsia="en-ZA"/>
              </w:rPr>
              <w:tab/>
            </w:r>
            <w:r w:rsidRPr="007F14C7">
              <w:rPr>
                <w:rStyle w:val="Hyperlink"/>
                <w:rFonts w:cstheme="minorHAnsi"/>
                <w:noProof/>
                <w:color w:val="auto"/>
              </w:rPr>
              <w:t>Chapter 6: Conclusion</w:t>
            </w:r>
            <w:r w:rsidRPr="007F14C7">
              <w:rPr>
                <w:noProof/>
                <w:webHidden/>
              </w:rPr>
              <w:tab/>
            </w:r>
            <w:r w:rsidRPr="007F14C7">
              <w:rPr>
                <w:noProof/>
                <w:webHidden/>
              </w:rPr>
              <w:fldChar w:fldCharType="begin"/>
            </w:r>
            <w:r w:rsidRPr="007F14C7">
              <w:rPr>
                <w:noProof/>
                <w:webHidden/>
              </w:rPr>
              <w:instrText xml:space="preserve"> PAGEREF _Toc221191386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12350349" w14:textId="28BB9FDD" w:rsidR="007F14C7" w:rsidRPr="007F14C7" w:rsidRDefault="007F14C7">
          <w:pPr>
            <w:pStyle w:val="TOC1"/>
            <w:tabs>
              <w:tab w:val="left" w:pos="960"/>
              <w:tab w:val="right" w:leader="dot" w:pos="9016"/>
            </w:tabs>
            <w:rPr>
              <w:rFonts w:eastAsiaTheme="minorEastAsia"/>
              <w:noProof/>
              <w:lang w:eastAsia="en-ZA"/>
            </w:rPr>
          </w:pPr>
          <w:hyperlink w:anchor="_Toc221191387" w:history="1">
            <w:r w:rsidRPr="007F14C7">
              <w:rPr>
                <w:rStyle w:val="Hyperlink"/>
                <w:rFonts w:cstheme="minorHAnsi"/>
                <w:b/>
                <w:bCs/>
                <w:noProof/>
                <w:color w:val="auto"/>
              </w:rPr>
              <w:t>1.10.</w:t>
            </w:r>
            <w:r w:rsidRPr="007F14C7">
              <w:rPr>
                <w:rFonts w:eastAsiaTheme="minorEastAsia"/>
                <w:noProof/>
                <w:lang w:eastAsia="en-ZA"/>
              </w:rPr>
              <w:tab/>
            </w:r>
            <w:r w:rsidRPr="007F14C7">
              <w:rPr>
                <w:rStyle w:val="Hyperlink"/>
                <w:rFonts w:cstheme="minorHAnsi"/>
                <w:b/>
                <w:bCs/>
                <w:noProof/>
                <w:color w:val="auto"/>
              </w:rPr>
              <w:t>Summary</w:t>
            </w:r>
            <w:r w:rsidRPr="007F14C7">
              <w:rPr>
                <w:noProof/>
                <w:webHidden/>
              </w:rPr>
              <w:tab/>
            </w:r>
            <w:r w:rsidRPr="007F14C7">
              <w:rPr>
                <w:noProof/>
                <w:webHidden/>
              </w:rPr>
              <w:fldChar w:fldCharType="begin"/>
            </w:r>
            <w:r w:rsidRPr="007F14C7">
              <w:rPr>
                <w:noProof/>
                <w:webHidden/>
              </w:rPr>
              <w:instrText xml:space="preserve"> PAGEREF _Toc221191387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16CBD29A" w14:textId="69D25FA3" w:rsidR="007F14C7" w:rsidRPr="007F14C7" w:rsidRDefault="007F14C7">
          <w:pPr>
            <w:pStyle w:val="TOC1"/>
            <w:tabs>
              <w:tab w:val="right" w:leader="dot" w:pos="9016"/>
            </w:tabs>
            <w:rPr>
              <w:rFonts w:eastAsiaTheme="minorEastAsia"/>
              <w:noProof/>
              <w:lang w:eastAsia="en-ZA"/>
            </w:rPr>
          </w:pPr>
          <w:hyperlink w:anchor="_Toc221191388" w:history="1">
            <w:r w:rsidRPr="007F14C7">
              <w:rPr>
                <w:rStyle w:val="Hyperlink"/>
                <w:noProof/>
                <w:color w:val="auto"/>
              </w:rPr>
              <w:t>Chapter 2: Literature review</w:t>
            </w:r>
            <w:r w:rsidRPr="007F14C7">
              <w:rPr>
                <w:noProof/>
                <w:webHidden/>
              </w:rPr>
              <w:tab/>
            </w:r>
            <w:r w:rsidRPr="007F14C7">
              <w:rPr>
                <w:noProof/>
                <w:webHidden/>
              </w:rPr>
              <w:fldChar w:fldCharType="begin"/>
            </w:r>
            <w:r w:rsidRPr="007F14C7">
              <w:rPr>
                <w:noProof/>
                <w:webHidden/>
              </w:rPr>
              <w:instrText xml:space="preserve"> PAGEREF _Toc221191388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245B2893" w14:textId="4B1982BA" w:rsidR="007F14C7" w:rsidRPr="007F14C7" w:rsidRDefault="007F14C7">
          <w:pPr>
            <w:pStyle w:val="TOC1"/>
            <w:tabs>
              <w:tab w:val="right" w:leader="dot" w:pos="9016"/>
            </w:tabs>
            <w:rPr>
              <w:rFonts w:eastAsiaTheme="minorEastAsia"/>
              <w:noProof/>
              <w:lang w:eastAsia="en-ZA"/>
            </w:rPr>
          </w:pPr>
          <w:hyperlink w:anchor="_Toc221191389" w:history="1">
            <w:r w:rsidRPr="007F14C7">
              <w:rPr>
                <w:rStyle w:val="Hyperlink"/>
                <w:rFonts w:cs="Arial"/>
                <w:b/>
                <w:bCs/>
                <w:noProof/>
                <w:color w:val="auto"/>
              </w:rPr>
              <w:t>2.1. Introduction</w:t>
            </w:r>
            <w:r w:rsidRPr="007F14C7">
              <w:rPr>
                <w:noProof/>
                <w:webHidden/>
              </w:rPr>
              <w:tab/>
            </w:r>
            <w:r w:rsidRPr="007F14C7">
              <w:rPr>
                <w:noProof/>
                <w:webHidden/>
              </w:rPr>
              <w:fldChar w:fldCharType="begin"/>
            </w:r>
            <w:r w:rsidRPr="007F14C7">
              <w:rPr>
                <w:noProof/>
                <w:webHidden/>
              </w:rPr>
              <w:instrText xml:space="preserve"> PAGEREF _Toc221191389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583065F2" w14:textId="4ECEEFC6" w:rsidR="007F14C7" w:rsidRPr="007F14C7" w:rsidRDefault="007F14C7">
          <w:pPr>
            <w:pStyle w:val="TOC1"/>
            <w:tabs>
              <w:tab w:val="right" w:leader="dot" w:pos="9016"/>
            </w:tabs>
            <w:rPr>
              <w:rFonts w:eastAsiaTheme="minorEastAsia"/>
              <w:noProof/>
              <w:lang w:eastAsia="en-ZA"/>
            </w:rPr>
          </w:pPr>
          <w:hyperlink w:anchor="_Toc221191390" w:history="1">
            <w:r w:rsidRPr="007F14C7">
              <w:rPr>
                <w:rStyle w:val="Hyperlink"/>
                <w:rFonts w:cs="Arial"/>
                <w:b/>
                <w:bCs/>
                <w:noProof/>
                <w:color w:val="auto"/>
              </w:rPr>
              <w:t>2.2. Evolution of Steganography</w:t>
            </w:r>
            <w:r w:rsidRPr="007F14C7">
              <w:rPr>
                <w:noProof/>
                <w:webHidden/>
              </w:rPr>
              <w:tab/>
            </w:r>
            <w:r w:rsidRPr="007F14C7">
              <w:rPr>
                <w:noProof/>
                <w:webHidden/>
              </w:rPr>
              <w:fldChar w:fldCharType="begin"/>
            </w:r>
            <w:r w:rsidRPr="007F14C7">
              <w:rPr>
                <w:noProof/>
                <w:webHidden/>
              </w:rPr>
              <w:instrText xml:space="preserve"> PAGEREF _Toc221191390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53C3C6E2" w14:textId="401F3C8F" w:rsidR="007F14C7" w:rsidRPr="007F14C7" w:rsidRDefault="007F14C7" w:rsidP="007F14C7">
          <w:pPr>
            <w:pStyle w:val="TOC2"/>
            <w:rPr>
              <w:rFonts w:eastAsiaTheme="minorEastAsia"/>
              <w:noProof/>
              <w:lang w:eastAsia="en-ZA"/>
            </w:rPr>
          </w:pPr>
          <w:hyperlink w:anchor="_Toc221191391" w:history="1">
            <w:r w:rsidRPr="007F14C7">
              <w:rPr>
                <w:rStyle w:val="Hyperlink"/>
                <w:rFonts w:cs="Arial"/>
                <w:noProof/>
                <w:color w:val="auto"/>
              </w:rPr>
              <w:t>2.2.1. Historical and Traditional Techniques</w:t>
            </w:r>
            <w:r w:rsidRPr="007F14C7">
              <w:rPr>
                <w:noProof/>
                <w:webHidden/>
              </w:rPr>
              <w:tab/>
            </w:r>
            <w:r w:rsidRPr="007F14C7">
              <w:rPr>
                <w:noProof/>
                <w:webHidden/>
              </w:rPr>
              <w:fldChar w:fldCharType="begin"/>
            </w:r>
            <w:r w:rsidRPr="007F14C7">
              <w:rPr>
                <w:noProof/>
                <w:webHidden/>
              </w:rPr>
              <w:instrText xml:space="preserve"> PAGEREF _Toc221191391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18B1C15E" w14:textId="394B7A6F" w:rsidR="007F14C7" w:rsidRPr="007F14C7" w:rsidRDefault="007F14C7" w:rsidP="007F14C7">
          <w:pPr>
            <w:pStyle w:val="TOC2"/>
            <w:rPr>
              <w:rFonts w:eastAsiaTheme="minorEastAsia"/>
              <w:noProof/>
              <w:lang w:eastAsia="en-ZA"/>
            </w:rPr>
          </w:pPr>
          <w:hyperlink w:anchor="_Toc221191392" w:history="1">
            <w:r w:rsidRPr="007F14C7">
              <w:rPr>
                <w:rStyle w:val="Hyperlink"/>
                <w:rFonts w:cs="Arial"/>
                <w:noProof/>
                <w:color w:val="auto"/>
              </w:rPr>
              <w:t>2.2.2. Least Significant Bit (LSB) Substitution</w:t>
            </w:r>
            <w:r w:rsidRPr="007F14C7">
              <w:rPr>
                <w:noProof/>
                <w:webHidden/>
              </w:rPr>
              <w:tab/>
            </w:r>
            <w:r w:rsidRPr="007F14C7">
              <w:rPr>
                <w:noProof/>
                <w:webHidden/>
              </w:rPr>
              <w:fldChar w:fldCharType="begin"/>
            </w:r>
            <w:r w:rsidRPr="007F14C7">
              <w:rPr>
                <w:noProof/>
                <w:webHidden/>
              </w:rPr>
              <w:instrText xml:space="preserve"> PAGEREF _Toc221191392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7653F0E3" w14:textId="1069343A" w:rsidR="007F14C7" w:rsidRPr="007F14C7" w:rsidRDefault="007F14C7" w:rsidP="007F14C7">
          <w:pPr>
            <w:pStyle w:val="TOC2"/>
            <w:rPr>
              <w:rFonts w:eastAsiaTheme="minorEastAsia"/>
              <w:noProof/>
              <w:lang w:eastAsia="en-ZA"/>
            </w:rPr>
          </w:pPr>
          <w:hyperlink w:anchor="_Toc221191393" w:history="1">
            <w:r w:rsidRPr="007F14C7">
              <w:rPr>
                <w:rStyle w:val="Hyperlink"/>
                <w:rFonts w:cs="Arial"/>
                <w:noProof/>
                <w:color w:val="auto"/>
              </w:rPr>
              <w:t>2.2.3. AI-Generated Steganography</w:t>
            </w:r>
            <w:r w:rsidRPr="007F14C7">
              <w:rPr>
                <w:noProof/>
                <w:webHidden/>
              </w:rPr>
              <w:tab/>
            </w:r>
            <w:r w:rsidRPr="007F14C7">
              <w:rPr>
                <w:noProof/>
                <w:webHidden/>
              </w:rPr>
              <w:fldChar w:fldCharType="begin"/>
            </w:r>
            <w:r w:rsidRPr="007F14C7">
              <w:rPr>
                <w:noProof/>
                <w:webHidden/>
              </w:rPr>
              <w:instrText xml:space="preserve"> PAGEREF _Toc221191393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0D4D2815" w14:textId="7918F064" w:rsidR="007F14C7" w:rsidRPr="007F14C7" w:rsidRDefault="007F14C7">
          <w:pPr>
            <w:pStyle w:val="TOC1"/>
            <w:tabs>
              <w:tab w:val="right" w:leader="dot" w:pos="9016"/>
            </w:tabs>
            <w:rPr>
              <w:rFonts w:eastAsiaTheme="minorEastAsia"/>
              <w:noProof/>
              <w:lang w:eastAsia="en-ZA"/>
            </w:rPr>
          </w:pPr>
          <w:hyperlink w:anchor="_Toc221191394" w:history="1">
            <w:r w:rsidRPr="007F14C7">
              <w:rPr>
                <w:rStyle w:val="Hyperlink"/>
                <w:rFonts w:cs="Arial"/>
                <w:b/>
                <w:bCs/>
                <w:noProof/>
                <w:color w:val="auto"/>
              </w:rPr>
              <w:t>2.3. Limitations of Current Antivirus Solutions</w:t>
            </w:r>
            <w:r w:rsidRPr="007F14C7">
              <w:rPr>
                <w:noProof/>
                <w:webHidden/>
              </w:rPr>
              <w:tab/>
            </w:r>
            <w:r w:rsidRPr="007F14C7">
              <w:rPr>
                <w:noProof/>
                <w:webHidden/>
              </w:rPr>
              <w:fldChar w:fldCharType="begin"/>
            </w:r>
            <w:r w:rsidRPr="007F14C7">
              <w:rPr>
                <w:noProof/>
                <w:webHidden/>
              </w:rPr>
              <w:instrText xml:space="preserve"> PAGEREF _Toc221191394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64076B98" w14:textId="26E30CE6" w:rsidR="007F14C7" w:rsidRPr="007F14C7" w:rsidRDefault="007F14C7" w:rsidP="007F14C7">
          <w:pPr>
            <w:pStyle w:val="TOC2"/>
            <w:rPr>
              <w:rFonts w:eastAsiaTheme="minorEastAsia"/>
              <w:noProof/>
              <w:lang w:eastAsia="en-ZA"/>
            </w:rPr>
          </w:pPr>
          <w:hyperlink w:anchor="_Toc221191395" w:history="1">
            <w:r w:rsidRPr="007F14C7">
              <w:rPr>
                <w:rStyle w:val="Hyperlink"/>
                <w:rFonts w:cs="Arial"/>
                <w:noProof/>
                <w:color w:val="auto"/>
              </w:rPr>
              <w:t>2.3.1. Ineffectiveness of Signature-Based Detection</w:t>
            </w:r>
            <w:r w:rsidRPr="007F14C7">
              <w:rPr>
                <w:noProof/>
                <w:webHidden/>
              </w:rPr>
              <w:tab/>
            </w:r>
            <w:r w:rsidRPr="007F14C7">
              <w:rPr>
                <w:noProof/>
                <w:webHidden/>
              </w:rPr>
              <w:fldChar w:fldCharType="begin"/>
            </w:r>
            <w:r w:rsidRPr="007F14C7">
              <w:rPr>
                <w:noProof/>
                <w:webHidden/>
              </w:rPr>
              <w:instrText xml:space="preserve"> PAGEREF _Toc221191395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0BB78861" w14:textId="1CBDB583" w:rsidR="007F14C7" w:rsidRPr="007F14C7" w:rsidRDefault="007F14C7" w:rsidP="007F14C7">
          <w:pPr>
            <w:pStyle w:val="TOC2"/>
            <w:rPr>
              <w:rFonts w:eastAsiaTheme="minorEastAsia"/>
              <w:noProof/>
              <w:lang w:eastAsia="en-ZA"/>
            </w:rPr>
          </w:pPr>
          <w:hyperlink w:anchor="_Toc221191396" w:history="1">
            <w:r w:rsidRPr="007F14C7">
              <w:rPr>
                <w:rStyle w:val="Hyperlink"/>
                <w:rFonts w:cs="Arial"/>
                <w:noProof/>
                <w:color w:val="auto"/>
              </w:rPr>
              <w:t>2.3.2. Failure Against Concealed Malware</w:t>
            </w:r>
            <w:r w:rsidRPr="007F14C7">
              <w:rPr>
                <w:noProof/>
                <w:webHidden/>
              </w:rPr>
              <w:tab/>
            </w:r>
            <w:r w:rsidRPr="007F14C7">
              <w:rPr>
                <w:noProof/>
                <w:webHidden/>
              </w:rPr>
              <w:fldChar w:fldCharType="begin"/>
            </w:r>
            <w:r w:rsidRPr="007F14C7">
              <w:rPr>
                <w:noProof/>
                <w:webHidden/>
              </w:rPr>
              <w:instrText xml:space="preserve"> PAGEREF _Toc221191396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1AF7A2C5" w14:textId="715BA9AB" w:rsidR="007F14C7" w:rsidRPr="007F14C7" w:rsidRDefault="007F14C7">
          <w:pPr>
            <w:pStyle w:val="TOC1"/>
            <w:tabs>
              <w:tab w:val="right" w:leader="dot" w:pos="9016"/>
            </w:tabs>
            <w:rPr>
              <w:rFonts w:eastAsiaTheme="minorEastAsia"/>
              <w:noProof/>
              <w:lang w:eastAsia="en-ZA"/>
            </w:rPr>
          </w:pPr>
          <w:hyperlink w:anchor="_Toc221191397" w:history="1">
            <w:r w:rsidRPr="007F14C7">
              <w:rPr>
                <w:rStyle w:val="Hyperlink"/>
                <w:rFonts w:cs="Arial"/>
                <w:b/>
                <w:bCs/>
                <w:noProof/>
                <w:color w:val="auto"/>
              </w:rPr>
              <w:t>2.4. Detection Challenges for Steganographic Malware</w:t>
            </w:r>
            <w:r w:rsidRPr="007F14C7">
              <w:rPr>
                <w:noProof/>
                <w:webHidden/>
              </w:rPr>
              <w:tab/>
            </w:r>
            <w:r w:rsidRPr="007F14C7">
              <w:rPr>
                <w:noProof/>
                <w:webHidden/>
              </w:rPr>
              <w:fldChar w:fldCharType="begin"/>
            </w:r>
            <w:r w:rsidRPr="007F14C7">
              <w:rPr>
                <w:noProof/>
                <w:webHidden/>
              </w:rPr>
              <w:instrText xml:space="preserve"> PAGEREF _Toc221191397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292C1584" w14:textId="73A480AD" w:rsidR="007F14C7" w:rsidRPr="007F14C7" w:rsidRDefault="007F14C7" w:rsidP="007F14C7">
          <w:pPr>
            <w:pStyle w:val="TOC2"/>
            <w:rPr>
              <w:rFonts w:eastAsiaTheme="minorEastAsia"/>
              <w:noProof/>
              <w:lang w:eastAsia="en-ZA"/>
            </w:rPr>
          </w:pPr>
          <w:hyperlink w:anchor="_Toc221191398" w:history="1">
            <w:r w:rsidRPr="007F14C7">
              <w:rPr>
                <w:rStyle w:val="Hyperlink"/>
                <w:rFonts w:cs="Arial"/>
                <w:noProof/>
                <w:color w:val="auto"/>
              </w:rPr>
              <w:t>2.4.1. Ineffectiveness of Existing Tools</w:t>
            </w:r>
            <w:r w:rsidRPr="007F14C7">
              <w:rPr>
                <w:noProof/>
                <w:webHidden/>
              </w:rPr>
              <w:tab/>
            </w:r>
            <w:r w:rsidRPr="007F14C7">
              <w:rPr>
                <w:noProof/>
                <w:webHidden/>
              </w:rPr>
              <w:fldChar w:fldCharType="begin"/>
            </w:r>
            <w:r w:rsidRPr="007F14C7">
              <w:rPr>
                <w:noProof/>
                <w:webHidden/>
              </w:rPr>
              <w:instrText xml:space="preserve"> PAGEREF _Toc221191398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1B423A67" w14:textId="7F2BB054" w:rsidR="007F14C7" w:rsidRPr="007F14C7" w:rsidRDefault="007F14C7" w:rsidP="007F14C7">
          <w:pPr>
            <w:pStyle w:val="TOC2"/>
            <w:rPr>
              <w:rFonts w:eastAsiaTheme="minorEastAsia"/>
              <w:noProof/>
              <w:lang w:eastAsia="en-ZA"/>
            </w:rPr>
          </w:pPr>
          <w:hyperlink w:anchor="_Toc221191399" w:history="1">
            <w:r w:rsidRPr="007F14C7">
              <w:rPr>
                <w:rStyle w:val="Hyperlink"/>
                <w:rFonts w:cs="Arial"/>
                <w:noProof/>
                <w:color w:val="auto"/>
              </w:rPr>
              <w:t>2.4.2. Evasion Techniques</w:t>
            </w:r>
            <w:r w:rsidRPr="007F14C7">
              <w:rPr>
                <w:noProof/>
                <w:webHidden/>
              </w:rPr>
              <w:tab/>
            </w:r>
            <w:r w:rsidRPr="007F14C7">
              <w:rPr>
                <w:noProof/>
                <w:webHidden/>
              </w:rPr>
              <w:fldChar w:fldCharType="begin"/>
            </w:r>
            <w:r w:rsidRPr="007F14C7">
              <w:rPr>
                <w:noProof/>
                <w:webHidden/>
              </w:rPr>
              <w:instrText xml:space="preserve"> PAGEREF _Toc221191399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56C745E7" w14:textId="2AC1297C" w:rsidR="007F14C7" w:rsidRPr="007F14C7" w:rsidRDefault="007F14C7" w:rsidP="007F14C7">
          <w:pPr>
            <w:pStyle w:val="TOC2"/>
            <w:rPr>
              <w:rFonts w:eastAsiaTheme="minorEastAsia"/>
              <w:noProof/>
              <w:lang w:eastAsia="en-ZA"/>
            </w:rPr>
          </w:pPr>
          <w:hyperlink w:anchor="_Toc221191400" w:history="1">
            <w:r w:rsidRPr="007F14C7">
              <w:rPr>
                <w:rStyle w:val="Hyperlink"/>
                <w:rFonts w:cs="Arial"/>
                <w:noProof/>
                <w:color w:val="auto"/>
              </w:rPr>
              <w:t>2.4.3. Need for Advanced Algorithms</w:t>
            </w:r>
            <w:r w:rsidRPr="007F14C7">
              <w:rPr>
                <w:noProof/>
                <w:webHidden/>
              </w:rPr>
              <w:tab/>
            </w:r>
            <w:r w:rsidRPr="007F14C7">
              <w:rPr>
                <w:noProof/>
                <w:webHidden/>
              </w:rPr>
              <w:fldChar w:fldCharType="begin"/>
            </w:r>
            <w:r w:rsidRPr="007F14C7">
              <w:rPr>
                <w:noProof/>
                <w:webHidden/>
              </w:rPr>
              <w:instrText xml:space="preserve"> PAGEREF _Toc221191400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35D18982" w14:textId="6246AF5F" w:rsidR="007F14C7" w:rsidRPr="007F14C7" w:rsidRDefault="007F14C7">
          <w:pPr>
            <w:pStyle w:val="TOC1"/>
            <w:tabs>
              <w:tab w:val="right" w:leader="dot" w:pos="9016"/>
            </w:tabs>
            <w:rPr>
              <w:rFonts w:eastAsiaTheme="minorEastAsia"/>
              <w:noProof/>
              <w:lang w:eastAsia="en-ZA"/>
            </w:rPr>
          </w:pPr>
          <w:hyperlink w:anchor="_Toc221191401" w:history="1">
            <w:r w:rsidRPr="007F14C7">
              <w:rPr>
                <w:rStyle w:val="Hyperlink"/>
                <w:rFonts w:cs="Arial"/>
                <w:b/>
                <w:bCs/>
                <w:noProof/>
                <w:color w:val="auto"/>
              </w:rPr>
              <w:t>2.5. YARA: Capabilities and Limitations</w:t>
            </w:r>
            <w:r w:rsidRPr="007F14C7">
              <w:rPr>
                <w:noProof/>
                <w:webHidden/>
              </w:rPr>
              <w:tab/>
            </w:r>
            <w:r w:rsidRPr="007F14C7">
              <w:rPr>
                <w:noProof/>
                <w:webHidden/>
              </w:rPr>
              <w:fldChar w:fldCharType="begin"/>
            </w:r>
            <w:r w:rsidRPr="007F14C7">
              <w:rPr>
                <w:noProof/>
                <w:webHidden/>
              </w:rPr>
              <w:instrText xml:space="preserve"> PAGEREF _Toc221191401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42950ADB" w14:textId="63AE0A71" w:rsidR="007F14C7" w:rsidRPr="007F14C7" w:rsidRDefault="007F14C7" w:rsidP="007F14C7">
          <w:pPr>
            <w:pStyle w:val="TOC2"/>
            <w:rPr>
              <w:rFonts w:eastAsiaTheme="minorEastAsia"/>
              <w:noProof/>
              <w:lang w:eastAsia="en-ZA"/>
            </w:rPr>
          </w:pPr>
          <w:hyperlink w:anchor="_Toc221191402" w:history="1">
            <w:r w:rsidRPr="007F14C7">
              <w:rPr>
                <w:rStyle w:val="Hyperlink"/>
                <w:rFonts w:cs="Arial"/>
                <w:noProof/>
                <w:color w:val="auto"/>
              </w:rPr>
              <w:t>2.5.1. YARA’s Role and Capabilities</w:t>
            </w:r>
            <w:r w:rsidRPr="007F14C7">
              <w:rPr>
                <w:noProof/>
                <w:webHidden/>
              </w:rPr>
              <w:tab/>
            </w:r>
            <w:r w:rsidRPr="007F14C7">
              <w:rPr>
                <w:noProof/>
                <w:webHidden/>
              </w:rPr>
              <w:fldChar w:fldCharType="begin"/>
            </w:r>
            <w:r w:rsidRPr="007F14C7">
              <w:rPr>
                <w:noProof/>
                <w:webHidden/>
              </w:rPr>
              <w:instrText xml:space="preserve"> PAGEREF _Toc221191402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6ACE4A19" w14:textId="1B08785A" w:rsidR="007F14C7" w:rsidRPr="007F14C7" w:rsidRDefault="007F14C7" w:rsidP="007F14C7">
          <w:pPr>
            <w:pStyle w:val="TOC2"/>
            <w:rPr>
              <w:rFonts w:eastAsiaTheme="minorEastAsia"/>
              <w:noProof/>
              <w:lang w:eastAsia="en-ZA"/>
            </w:rPr>
          </w:pPr>
          <w:hyperlink w:anchor="_Toc221191403" w:history="1">
            <w:r w:rsidRPr="007F14C7">
              <w:rPr>
                <w:rStyle w:val="Hyperlink"/>
                <w:rFonts w:cs="Arial"/>
                <w:noProof/>
                <w:color w:val="auto"/>
              </w:rPr>
              <w:t>2.5.2. YARA’s Limitations</w:t>
            </w:r>
            <w:r w:rsidRPr="007F14C7">
              <w:rPr>
                <w:noProof/>
                <w:webHidden/>
              </w:rPr>
              <w:tab/>
            </w:r>
            <w:r w:rsidRPr="007F14C7">
              <w:rPr>
                <w:noProof/>
                <w:webHidden/>
              </w:rPr>
              <w:fldChar w:fldCharType="begin"/>
            </w:r>
            <w:r w:rsidRPr="007F14C7">
              <w:rPr>
                <w:noProof/>
                <w:webHidden/>
              </w:rPr>
              <w:instrText xml:space="preserve"> PAGEREF _Toc221191403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06FD996C" w14:textId="5AACDDDE" w:rsidR="007F14C7" w:rsidRPr="007F14C7" w:rsidRDefault="007F14C7" w:rsidP="007F14C7">
          <w:pPr>
            <w:pStyle w:val="TOC2"/>
            <w:rPr>
              <w:rFonts w:eastAsiaTheme="minorEastAsia"/>
              <w:noProof/>
              <w:lang w:eastAsia="en-ZA"/>
            </w:rPr>
          </w:pPr>
          <w:hyperlink w:anchor="_Toc221191404" w:history="1">
            <w:r w:rsidRPr="007F14C7">
              <w:rPr>
                <w:rStyle w:val="Hyperlink"/>
                <w:rFonts w:cs="Arial"/>
                <w:noProof/>
                <w:color w:val="auto"/>
              </w:rPr>
              <w:t>2.5.3. The Need for a Hybrid Approach</w:t>
            </w:r>
            <w:r w:rsidRPr="007F14C7">
              <w:rPr>
                <w:noProof/>
                <w:webHidden/>
              </w:rPr>
              <w:tab/>
            </w:r>
            <w:r w:rsidRPr="007F14C7">
              <w:rPr>
                <w:noProof/>
                <w:webHidden/>
              </w:rPr>
              <w:fldChar w:fldCharType="begin"/>
            </w:r>
            <w:r w:rsidRPr="007F14C7">
              <w:rPr>
                <w:noProof/>
                <w:webHidden/>
              </w:rPr>
              <w:instrText xml:space="preserve"> PAGEREF _Toc221191404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49F36CEC" w14:textId="0A64737D" w:rsidR="007F14C7" w:rsidRPr="007F14C7" w:rsidRDefault="007F14C7">
          <w:pPr>
            <w:pStyle w:val="TOC1"/>
            <w:tabs>
              <w:tab w:val="right" w:leader="dot" w:pos="9016"/>
            </w:tabs>
            <w:rPr>
              <w:rFonts w:eastAsiaTheme="minorEastAsia"/>
              <w:noProof/>
              <w:lang w:eastAsia="en-ZA"/>
            </w:rPr>
          </w:pPr>
          <w:hyperlink w:anchor="_Toc221191405" w:history="1">
            <w:r w:rsidRPr="007F14C7">
              <w:rPr>
                <w:rStyle w:val="Hyperlink"/>
                <w:rFonts w:cs="Arial"/>
                <w:b/>
                <w:bCs/>
                <w:noProof/>
                <w:color w:val="auto"/>
              </w:rPr>
              <w:t>2.6. The Role of VirusTotal in Testing</w:t>
            </w:r>
            <w:r w:rsidRPr="007F14C7">
              <w:rPr>
                <w:noProof/>
                <w:webHidden/>
              </w:rPr>
              <w:tab/>
            </w:r>
            <w:r w:rsidRPr="007F14C7">
              <w:rPr>
                <w:noProof/>
                <w:webHidden/>
              </w:rPr>
              <w:fldChar w:fldCharType="begin"/>
            </w:r>
            <w:r w:rsidRPr="007F14C7">
              <w:rPr>
                <w:noProof/>
                <w:webHidden/>
              </w:rPr>
              <w:instrText xml:space="preserve"> PAGEREF _Toc221191405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1AA6656A" w14:textId="3C54926D" w:rsidR="007F14C7" w:rsidRPr="007F14C7" w:rsidRDefault="007F14C7">
          <w:pPr>
            <w:pStyle w:val="TOC1"/>
            <w:tabs>
              <w:tab w:val="right" w:leader="dot" w:pos="9016"/>
            </w:tabs>
            <w:rPr>
              <w:rFonts w:eastAsiaTheme="minorEastAsia"/>
              <w:noProof/>
              <w:lang w:eastAsia="en-ZA"/>
            </w:rPr>
          </w:pPr>
          <w:hyperlink w:anchor="_Toc221191406" w:history="1">
            <w:r w:rsidRPr="007F14C7">
              <w:rPr>
                <w:rStyle w:val="Hyperlink"/>
                <w:rFonts w:cs="Arial"/>
                <w:b/>
                <w:bCs/>
                <w:noProof/>
                <w:color w:val="auto"/>
              </w:rPr>
              <w:t>2.7. Emerging Solutions and Approaches</w:t>
            </w:r>
            <w:r w:rsidRPr="007F14C7">
              <w:rPr>
                <w:noProof/>
                <w:webHidden/>
              </w:rPr>
              <w:tab/>
            </w:r>
            <w:r w:rsidRPr="007F14C7">
              <w:rPr>
                <w:noProof/>
                <w:webHidden/>
              </w:rPr>
              <w:fldChar w:fldCharType="begin"/>
            </w:r>
            <w:r w:rsidRPr="007F14C7">
              <w:rPr>
                <w:noProof/>
                <w:webHidden/>
              </w:rPr>
              <w:instrText xml:space="preserve"> PAGEREF _Toc221191406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7C8D5883" w14:textId="03E58641" w:rsidR="007F14C7" w:rsidRPr="007F14C7" w:rsidRDefault="007F14C7" w:rsidP="007F14C7">
          <w:pPr>
            <w:pStyle w:val="TOC2"/>
            <w:rPr>
              <w:rFonts w:eastAsiaTheme="minorEastAsia"/>
              <w:noProof/>
              <w:lang w:eastAsia="en-ZA"/>
            </w:rPr>
          </w:pPr>
          <w:hyperlink w:anchor="_Toc221191407" w:history="1">
            <w:r w:rsidRPr="007F14C7">
              <w:rPr>
                <w:rStyle w:val="Hyperlink"/>
                <w:rFonts w:cs="Arial"/>
                <w:noProof/>
                <w:color w:val="auto"/>
              </w:rPr>
              <w:t>2.7.1. Custom YARA Rules</w:t>
            </w:r>
            <w:r w:rsidRPr="007F14C7">
              <w:rPr>
                <w:noProof/>
                <w:webHidden/>
              </w:rPr>
              <w:tab/>
            </w:r>
            <w:r w:rsidRPr="007F14C7">
              <w:rPr>
                <w:noProof/>
                <w:webHidden/>
              </w:rPr>
              <w:fldChar w:fldCharType="begin"/>
            </w:r>
            <w:r w:rsidRPr="007F14C7">
              <w:rPr>
                <w:noProof/>
                <w:webHidden/>
              </w:rPr>
              <w:instrText xml:space="preserve"> PAGEREF _Toc221191407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5589A4F5" w14:textId="442466E6" w:rsidR="007F14C7" w:rsidRPr="007F14C7" w:rsidRDefault="007F14C7" w:rsidP="007F14C7">
          <w:pPr>
            <w:pStyle w:val="TOC2"/>
            <w:rPr>
              <w:rFonts w:eastAsiaTheme="minorEastAsia"/>
              <w:noProof/>
              <w:lang w:eastAsia="en-ZA"/>
            </w:rPr>
          </w:pPr>
          <w:hyperlink w:anchor="_Toc221191408" w:history="1">
            <w:r w:rsidRPr="007F14C7">
              <w:rPr>
                <w:rStyle w:val="Hyperlink"/>
                <w:rFonts w:cs="Arial"/>
                <w:noProof/>
                <w:color w:val="auto"/>
              </w:rPr>
              <w:t>2.7.2. Machine Learning-Based Anomaly Detection</w:t>
            </w:r>
            <w:r w:rsidRPr="007F14C7">
              <w:rPr>
                <w:noProof/>
                <w:webHidden/>
              </w:rPr>
              <w:tab/>
            </w:r>
            <w:r w:rsidRPr="007F14C7">
              <w:rPr>
                <w:noProof/>
                <w:webHidden/>
              </w:rPr>
              <w:fldChar w:fldCharType="begin"/>
            </w:r>
            <w:r w:rsidRPr="007F14C7">
              <w:rPr>
                <w:noProof/>
                <w:webHidden/>
              </w:rPr>
              <w:instrText xml:space="preserve"> PAGEREF _Toc221191408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1C8A1F27" w14:textId="7A851F40" w:rsidR="007F14C7" w:rsidRPr="007F14C7" w:rsidRDefault="007F14C7" w:rsidP="007F14C7">
          <w:pPr>
            <w:pStyle w:val="TOC2"/>
            <w:rPr>
              <w:rFonts w:eastAsiaTheme="minorEastAsia"/>
              <w:noProof/>
              <w:lang w:eastAsia="en-ZA"/>
            </w:rPr>
          </w:pPr>
          <w:hyperlink w:anchor="_Toc221191409" w:history="1">
            <w:r w:rsidRPr="007F14C7">
              <w:rPr>
                <w:rStyle w:val="Hyperlink"/>
                <w:rFonts w:cs="Arial"/>
                <w:noProof/>
                <w:color w:val="auto"/>
              </w:rPr>
              <w:t>2.7.3. Hybrid Detection Models</w:t>
            </w:r>
            <w:r w:rsidRPr="007F14C7">
              <w:rPr>
                <w:noProof/>
                <w:webHidden/>
              </w:rPr>
              <w:tab/>
            </w:r>
            <w:r w:rsidRPr="007F14C7">
              <w:rPr>
                <w:noProof/>
                <w:webHidden/>
              </w:rPr>
              <w:fldChar w:fldCharType="begin"/>
            </w:r>
            <w:r w:rsidRPr="007F14C7">
              <w:rPr>
                <w:noProof/>
                <w:webHidden/>
              </w:rPr>
              <w:instrText xml:space="preserve"> PAGEREF _Toc221191409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79D9CDF7" w14:textId="6581E434" w:rsidR="007F14C7" w:rsidRPr="007F14C7" w:rsidRDefault="007F14C7">
          <w:pPr>
            <w:pStyle w:val="TOC1"/>
            <w:tabs>
              <w:tab w:val="right" w:leader="dot" w:pos="9016"/>
            </w:tabs>
            <w:rPr>
              <w:rFonts w:eastAsiaTheme="minorEastAsia"/>
              <w:noProof/>
              <w:lang w:eastAsia="en-ZA"/>
            </w:rPr>
          </w:pPr>
          <w:hyperlink w:anchor="_Toc221191410" w:history="1">
            <w:r w:rsidRPr="007F14C7">
              <w:rPr>
                <w:rStyle w:val="Hyperlink"/>
                <w:rFonts w:cs="Arial"/>
                <w:b/>
                <w:bCs/>
                <w:noProof/>
                <w:color w:val="auto"/>
              </w:rPr>
              <w:t>2.8. Summary</w:t>
            </w:r>
            <w:r w:rsidRPr="007F14C7">
              <w:rPr>
                <w:noProof/>
                <w:webHidden/>
              </w:rPr>
              <w:tab/>
            </w:r>
            <w:r w:rsidRPr="007F14C7">
              <w:rPr>
                <w:noProof/>
                <w:webHidden/>
              </w:rPr>
              <w:fldChar w:fldCharType="begin"/>
            </w:r>
            <w:r w:rsidRPr="007F14C7">
              <w:rPr>
                <w:noProof/>
                <w:webHidden/>
              </w:rPr>
              <w:instrText xml:space="preserve"> PAGEREF _Toc221191410 \h </w:instrText>
            </w:r>
            <w:r w:rsidRPr="007F14C7">
              <w:rPr>
                <w:noProof/>
                <w:webHidden/>
              </w:rPr>
            </w:r>
            <w:r w:rsidRPr="007F14C7">
              <w:rPr>
                <w:noProof/>
                <w:webHidden/>
              </w:rPr>
              <w:fldChar w:fldCharType="separate"/>
            </w:r>
            <w:r w:rsidRPr="007F14C7">
              <w:rPr>
                <w:noProof/>
                <w:webHidden/>
              </w:rPr>
              <w:t>9</w:t>
            </w:r>
            <w:r w:rsidRPr="007F14C7">
              <w:rPr>
                <w:noProof/>
                <w:webHidden/>
              </w:rPr>
              <w:fldChar w:fldCharType="end"/>
            </w:r>
          </w:hyperlink>
        </w:p>
        <w:p w14:paraId="33BF82C7" w14:textId="37A68037" w:rsidR="007F14C7" w:rsidRPr="007F14C7" w:rsidRDefault="007F14C7">
          <w:pPr>
            <w:pStyle w:val="TOC1"/>
            <w:tabs>
              <w:tab w:val="right" w:leader="dot" w:pos="9016"/>
            </w:tabs>
            <w:rPr>
              <w:rFonts w:eastAsiaTheme="minorEastAsia"/>
              <w:noProof/>
              <w:lang w:eastAsia="en-ZA"/>
            </w:rPr>
          </w:pPr>
          <w:hyperlink w:anchor="_Toc221191411" w:history="1">
            <w:r w:rsidRPr="007F14C7">
              <w:rPr>
                <w:rStyle w:val="Hyperlink"/>
                <w:noProof/>
                <w:color w:val="auto"/>
              </w:rPr>
              <w:t>Chapter 3: Research Methodology</w:t>
            </w:r>
            <w:r w:rsidRPr="007F14C7">
              <w:rPr>
                <w:noProof/>
                <w:webHidden/>
              </w:rPr>
              <w:tab/>
            </w:r>
            <w:r w:rsidRPr="007F14C7">
              <w:rPr>
                <w:noProof/>
                <w:webHidden/>
              </w:rPr>
              <w:fldChar w:fldCharType="begin"/>
            </w:r>
            <w:r w:rsidRPr="007F14C7">
              <w:rPr>
                <w:noProof/>
                <w:webHidden/>
              </w:rPr>
              <w:instrText xml:space="preserve"> PAGEREF _Toc221191411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5508E47C" w14:textId="32A7F762" w:rsidR="007F14C7" w:rsidRPr="007F14C7" w:rsidRDefault="007F14C7">
          <w:pPr>
            <w:pStyle w:val="TOC1"/>
            <w:tabs>
              <w:tab w:val="right" w:leader="dot" w:pos="9016"/>
            </w:tabs>
            <w:rPr>
              <w:rFonts w:eastAsiaTheme="minorEastAsia"/>
              <w:noProof/>
              <w:lang w:eastAsia="en-ZA"/>
            </w:rPr>
          </w:pPr>
          <w:hyperlink w:anchor="_Toc221191412" w:history="1">
            <w:r w:rsidRPr="007F14C7">
              <w:rPr>
                <w:rStyle w:val="Hyperlink"/>
                <w:b/>
                <w:bCs/>
                <w:noProof/>
                <w:color w:val="auto"/>
              </w:rPr>
              <w:t>3.1 Introduction</w:t>
            </w:r>
            <w:r w:rsidRPr="007F14C7">
              <w:rPr>
                <w:noProof/>
                <w:webHidden/>
              </w:rPr>
              <w:tab/>
            </w:r>
            <w:r w:rsidRPr="007F14C7">
              <w:rPr>
                <w:noProof/>
                <w:webHidden/>
              </w:rPr>
              <w:fldChar w:fldCharType="begin"/>
            </w:r>
            <w:r w:rsidRPr="007F14C7">
              <w:rPr>
                <w:noProof/>
                <w:webHidden/>
              </w:rPr>
              <w:instrText xml:space="preserve"> PAGEREF _Toc221191412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51323ADE" w14:textId="190427FF" w:rsidR="007F14C7" w:rsidRPr="007F14C7" w:rsidRDefault="007F14C7">
          <w:pPr>
            <w:pStyle w:val="TOC1"/>
            <w:tabs>
              <w:tab w:val="right" w:leader="dot" w:pos="9016"/>
            </w:tabs>
            <w:rPr>
              <w:rFonts w:eastAsiaTheme="minorEastAsia"/>
              <w:noProof/>
              <w:lang w:eastAsia="en-ZA"/>
            </w:rPr>
          </w:pPr>
          <w:hyperlink w:anchor="_Toc221191413" w:history="1">
            <w:r w:rsidRPr="007F14C7">
              <w:rPr>
                <w:rStyle w:val="Hyperlink"/>
                <w:b/>
                <w:bCs/>
                <w:noProof/>
                <w:color w:val="auto"/>
              </w:rPr>
              <w:t>3.2 Research Paradigm and Approach</w:t>
            </w:r>
            <w:r w:rsidRPr="007F14C7">
              <w:rPr>
                <w:noProof/>
                <w:webHidden/>
              </w:rPr>
              <w:tab/>
            </w:r>
            <w:r w:rsidRPr="007F14C7">
              <w:rPr>
                <w:noProof/>
                <w:webHidden/>
              </w:rPr>
              <w:fldChar w:fldCharType="begin"/>
            </w:r>
            <w:r w:rsidRPr="007F14C7">
              <w:rPr>
                <w:noProof/>
                <w:webHidden/>
              </w:rPr>
              <w:instrText xml:space="preserve"> PAGEREF _Toc221191413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0F093DFA" w14:textId="59540B77" w:rsidR="007F14C7" w:rsidRPr="007F14C7" w:rsidRDefault="007F14C7" w:rsidP="007F14C7">
          <w:pPr>
            <w:pStyle w:val="TOC2"/>
            <w:rPr>
              <w:rFonts w:eastAsiaTheme="minorEastAsia"/>
              <w:noProof/>
              <w:lang w:eastAsia="en-ZA"/>
            </w:rPr>
          </w:pPr>
          <w:hyperlink w:anchor="_Toc221191414" w:history="1">
            <w:r w:rsidRPr="007F14C7">
              <w:rPr>
                <w:rStyle w:val="Hyperlink"/>
                <w:b/>
                <w:bCs/>
                <w:noProof/>
                <w:color w:val="auto"/>
              </w:rPr>
              <w:t>3.2.1 Positivism</w:t>
            </w:r>
            <w:r w:rsidRPr="007F14C7">
              <w:rPr>
                <w:noProof/>
                <w:webHidden/>
              </w:rPr>
              <w:tab/>
            </w:r>
            <w:r w:rsidRPr="007F14C7">
              <w:rPr>
                <w:noProof/>
                <w:webHidden/>
              </w:rPr>
              <w:fldChar w:fldCharType="begin"/>
            </w:r>
            <w:r w:rsidRPr="007F14C7">
              <w:rPr>
                <w:noProof/>
                <w:webHidden/>
              </w:rPr>
              <w:instrText xml:space="preserve"> PAGEREF _Toc221191414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709B65CD" w14:textId="6875ACC2" w:rsidR="007F14C7" w:rsidRPr="007F14C7" w:rsidRDefault="007F14C7" w:rsidP="007F14C7">
          <w:pPr>
            <w:pStyle w:val="TOC2"/>
            <w:rPr>
              <w:rFonts w:eastAsiaTheme="minorEastAsia"/>
              <w:noProof/>
              <w:lang w:eastAsia="en-ZA"/>
            </w:rPr>
          </w:pPr>
          <w:hyperlink w:anchor="_Toc221191415" w:history="1">
            <w:r w:rsidRPr="007F14C7">
              <w:rPr>
                <w:rStyle w:val="Hyperlink"/>
                <w:b/>
                <w:bCs/>
                <w:noProof/>
                <w:color w:val="auto"/>
              </w:rPr>
              <w:t>3.2.2 Interpretivism</w:t>
            </w:r>
            <w:r w:rsidRPr="007F14C7">
              <w:rPr>
                <w:noProof/>
                <w:webHidden/>
              </w:rPr>
              <w:tab/>
            </w:r>
            <w:r w:rsidRPr="007F14C7">
              <w:rPr>
                <w:noProof/>
                <w:webHidden/>
              </w:rPr>
              <w:fldChar w:fldCharType="begin"/>
            </w:r>
            <w:r w:rsidRPr="007F14C7">
              <w:rPr>
                <w:noProof/>
                <w:webHidden/>
              </w:rPr>
              <w:instrText xml:space="preserve"> PAGEREF _Toc221191415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149D5C57" w14:textId="6F6D4709" w:rsidR="007F14C7" w:rsidRPr="007F14C7" w:rsidRDefault="007F14C7" w:rsidP="007F14C7">
          <w:pPr>
            <w:pStyle w:val="TOC2"/>
            <w:rPr>
              <w:rFonts w:eastAsiaTheme="minorEastAsia"/>
              <w:noProof/>
              <w:lang w:eastAsia="en-ZA"/>
            </w:rPr>
          </w:pPr>
          <w:hyperlink w:anchor="_Toc221191416" w:history="1">
            <w:r w:rsidRPr="007F14C7">
              <w:rPr>
                <w:rStyle w:val="Hyperlink"/>
                <w:b/>
                <w:bCs/>
                <w:noProof/>
                <w:color w:val="auto"/>
              </w:rPr>
              <w:t>3.2.3 Design Science Research</w:t>
            </w:r>
            <w:r w:rsidRPr="007F14C7">
              <w:rPr>
                <w:noProof/>
                <w:webHidden/>
              </w:rPr>
              <w:tab/>
            </w:r>
            <w:r w:rsidRPr="007F14C7">
              <w:rPr>
                <w:noProof/>
                <w:webHidden/>
              </w:rPr>
              <w:fldChar w:fldCharType="begin"/>
            </w:r>
            <w:r w:rsidRPr="007F14C7">
              <w:rPr>
                <w:noProof/>
                <w:webHidden/>
              </w:rPr>
              <w:instrText xml:space="preserve"> PAGEREF _Toc221191416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73EC3A9D" w14:textId="34418204" w:rsidR="007F14C7" w:rsidRPr="007F14C7" w:rsidRDefault="007F14C7">
          <w:pPr>
            <w:pStyle w:val="TOC1"/>
            <w:tabs>
              <w:tab w:val="right" w:leader="dot" w:pos="9016"/>
            </w:tabs>
            <w:rPr>
              <w:rFonts w:eastAsiaTheme="minorEastAsia"/>
              <w:noProof/>
              <w:lang w:eastAsia="en-ZA"/>
            </w:rPr>
          </w:pPr>
          <w:hyperlink w:anchor="_Toc221191417" w:history="1">
            <w:r w:rsidRPr="007F14C7">
              <w:rPr>
                <w:rStyle w:val="Hyperlink"/>
                <w:b/>
                <w:bCs/>
                <w:noProof/>
                <w:color w:val="auto"/>
              </w:rPr>
              <w:t>3.3 Research Design</w:t>
            </w:r>
            <w:r w:rsidRPr="007F14C7">
              <w:rPr>
                <w:noProof/>
                <w:webHidden/>
              </w:rPr>
              <w:tab/>
            </w:r>
            <w:r w:rsidRPr="007F14C7">
              <w:rPr>
                <w:noProof/>
                <w:webHidden/>
              </w:rPr>
              <w:fldChar w:fldCharType="begin"/>
            </w:r>
            <w:r w:rsidRPr="007F14C7">
              <w:rPr>
                <w:noProof/>
                <w:webHidden/>
              </w:rPr>
              <w:instrText xml:space="preserve"> PAGEREF _Toc221191417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48917E0A" w14:textId="4D42ACC6" w:rsidR="007F14C7" w:rsidRPr="007F14C7" w:rsidRDefault="007F14C7" w:rsidP="007F14C7">
          <w:pPr>
            <w:pStyle w:val="TOC2"/>
            <w:rPr>
              <w:rFonts w:eastAsiaTheme="minorEastAsia"/>
              <w:noProof/>
              <w:lang w:eastAsia="en-ZA"/>
            </w:rPr>
          </w:pPr>
          <w:hyperlink w:anchor="_Toc221191418" w:history="1">
            <w:r w:rsidRPr="007F14C7">
              <w:rPr>
                <w:rStyle w:val="Hyperlink"/>
                <w:noProof/>
                <w:color w:val="auto"/>
              </w:rPr>
              <w:t>3.3.1 Experimental Design and Detection Perspective</w:t>
            </w:r>
            <w:r w:rsidRPr="007F14C7">
              <w:rPr>
                <w:noProof/>
                <w:webHidden/>
              </w:rPr>
              <w:tab/>
            </w:r>
            <w:r w:rsidRPr="007F14C7">
              <w:rPr>
                <w:noProof/>
                <w:webHidden/>
              </w:rPr>
              <w:fldChar w:fldCharType="begin"/>
            </w:r>
            <w:r w:rsidRPr="007F14C7">
              <w:rPr>
                <w:noProof/>
                <w:webHidden/>
              </w:rPr>
              <w:instrText xml:space="preserve"> PAGEREF _Toc221191418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109D19C8" w14:textId="0327EC48" w:rsidR="007F14C7" w:rsidRPr="007F14C7" w:rsidRDefault="007F14C7" w:rsidP="007F14C7">
          <w:pPr>
            <w:pStyle w:val="TOC2"/>
            <w:rPr>
              <w:rFonts w:eastAsiaTheme="minorEastAsia"/>
              <w:noProof/>
              <w:lang w:eastAsia="en-ZA"/>
            </w:rPr>
          </w:pPr>
          <w:hyperlink w:anchor="_Toc221191419" w:history="1">
            <w:r w:rsidRPr="007F14C7">
              <w:rPr>
                <w:rStyle w:val="Hyperlink"/>
                <w:noProof/>
                <w:color w:val="auto"/>
              </w:rPr>
              <w:t>3.3.2 Static Analysis Focus</w:t>
            </w:r>
            <w:r w:rsidRPr="007F14C7">
              <w:rPr>
                <w:noProof/>
                <w:webHidden/>
              </w:rPr>
              <w:tab/>
            </w:r>
            <w:r w:rsidRPr="007F14C7">
              <w:rPr>
                <w:noProof/>
                <w:webHidden/>
              </w:rPr>
              <w:fldChar w:fldCharType="begin"/>
            </w:r>
            <w:r w:rsidRPr="007F14C7">
              <w:rPr>
                <w:noProof/>
                <w:webHidden/>
              </w:rPr>
              <w:instrText xml:space="preserve"> PAGEREF _Toc221191419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75F2C074" w14:textId="75A1FB1A" w:rsidR="007F14C7" w:rsidRPr="007F14C7" w:rsidRDefault="007F14C7" w:rsidP="007F14C7">
          <w:pPr>
            <w:pStyle w:val="TOC2"/>
            <w:rPr>
              <w:rFonts w:eastAsiaTheme="minorEastAsia"/>
              <w:noProof/>
              <w:lang w:eastAsia="en-ZA"/>
            </w:rPr>
          </w:pPr>
          <w:hyperlink w:anchor="_Toc221191420" w:history="1">
            <w:r w:rsidRPr="007F14C7">
              <w:rPr>
                <w:rStyle w:val="Hyperlink"/>
                <w:noProof/>
                <w:color w:val="auto"/>
              </w:rPr>
              <w:t>3.3.3 Image-Based Steganographic Scope</w:t>
            </w:r>
            <w:r w:rsidRPr="007F14C7">
              <w:rPr>
                <w:noProof/>
                <w:webHidden/>
              </w:rPr>
              <w:tab/>
            </w:r>
            <w:r w:rsidRPr="007F14C7">
              <w:rPr>
                <w:noProof/>
                <w:webHidden/>
              </w:rPr>
              <w:fldChar w:fldCharType="begin"/>
            </w:r>
            <w:r w:rsidRPr="007F14C7">
              <w:rPr>
                <w:noProof/>
                <w:webHidden/>
              </w:rPr>
              <w:instrText xml:space="preserve"> PAGEREF _Toc221191420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7CCE282F" w14:textId="29007ED9" w:rsidR="007F14C7" w:rsidRPr="007F14C7" w:rsidRDefault="007F14C7" w:rsidP="007F14C7">
          <w:pPr>
            <w:pStyle w:val="TOC2"/>
            <w:rPr>
              <w:rFonts w:eastAsiaTheme="minorEastAsia"/>
              <w:noProof/>
              <w:lang w:eastAsia="en-ZA"/>
            </w:rPr>
          </w:pPr>
          <w:hyperlink w:anchor="_Toc221191421" w:history="1">
            <w:r w:rsidRPr="007F14C7">
              <w:rPr>
                <w:rStyle w:val="Hyperlink"/>
                <w:noProof/>
                <w:color w:val="auto"/>
              </w:rPr>
              <w:t>3.3.4 Scope and Boundaries</w:t>
            </w:r>
            <w:r w:rsidRPr="007F14C7">
              <w:rPr>
                <w:noProof/>
                <w:webHidden/>
              </w:rPr>
              <w:tab/>
            </w:r>
            <w:r w:rsidRPr="007F14C7">
              <w:rPr>
                <w:noProof/>
                <w:webHidden/>
              </w:rPr>
              <w:fldChar w:fldCharType="begin"/>
            </w:r>
            <w:r w:rsidRPr="007F14C7">
              <w:rPr>
                <w:noProof/>
                <w:webHidden/>
              </w:rPr>
              <w:instrText xml:space="preserve"> PAGEREF _Toc221191421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0BE891A2" w14:textId="43F96EF2" w:rsidR="007F14C7" w:rsidRPr="007F14C7" w:rsidRDefault="007F14C7">
          <w:pPr>
            <w:pStyle w:val="TOC1"/>
            <w:tabs>
              <w:tab w:val="right" w:leader="dot" w:pos="9016"/>
            </w:tabs>
            <w:rPr>
              <w:rFonts w:eastAsiaTheme="minorEastAsia"/>
              <w:noProof/>
              <w:lang w:eastAsia="en-ZA"/>
            </w:rPr>
          </w:pPr>
          <w:hyperlink w:anchor="_Toc221191422" w:history="1">
            <w:r w:rsidRPr="007F14C7">
              <w:rPr>
                <w:rStyle w:val="Hyperlink"/>
                <w:b/>
                <w:bCs/>
                <w:noProof/>
                <w:color w:val="auto"/>
              </w:rPr>
              <w:t>3.4 Threat Model and Assumptions</w:t>
            </w:r>
            <w:r w:rsidRPr="007F14C7">
              <w:rPr>
                <w:noProof/>
                <w:webHidden/>
              </w:rPr>
              <w:tab/>
            </w:r>
            <w:r w:rsidRPr="007F14C7">
              <w:rPr>
                <w:noProof/>
                <w:webHidden/>
              </w:rPr>
              <w:fldChar w:fldCharType="begin"/>
            </w:r>
            <w:r w:rsidRPr="007F14C7">
              <w:rPr>
                <w:noProof/>
                <w:webHidden/>
              </w:rPr>
              <w:instrText xml:space="preserve"> PAGEREF _Toc221191422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74279F62" w14:textId="5CB30C6A" w:rsidR="007F14C7" w:rsidRPr="007F14C7" w:rsidRDefault="007F14C7" w:rsidP="007F14C7">
          <w:pPr>
            <w:pStyle w:val="TOC2"/>
            <w:rPr>
              <w:rFonts w:eastAsiaTheme="minorEastAsia"/>
              <w:noProof/>
              <w:lang w:eastAsia="en-ZA"/>
            </w:rPr>
          </w:pPr>
          <w:hyperlink w:anchor="_Toc221191423" w:history="1">
            <w:r w:rsidRPr="007F14C7">
              <w:rPr>
                <w:rStyle w:val="Hyperlink"/>
                <w:noProof/>
                <w:color w:val="auto"/>
              </w:rPr>
              <w:t>3.4.1 Attacker and Defender Capabilities</w:t>
            </w:r>
            <w:r w:rsidRPr="007F14C7">
              <w:rPr>
                <w:noProof/>
                <w:webHidden/>
              </w:rPr>
              <w:tab/>
            </w:r>
            <w:r w:rsidRPr="007F14C7">
              <w:rPr>
                <w:noProof/>
                <w:webHidden/>
              </w:rPr>
              <w:fldChar w:fldCharType="begin"/>
            </w:r>
            <w:r w:rsidRPr="007F14C7">
              <w:rPr>
                <w:noProof/>
                <w:webHidden/>
              </w:rPr>
              <w:instrText xml:space="preserve"> PAGEREF _Toc221191423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2F1A60E6" w14:textId="26C2EA69" w:rsidR="007F14C7" w:rsidRPr="007F14C7" w:rsidRDefault="007F14C7" w:rsidP="007F14C7">
          <w:pPr>
            <w:pStyle w:val="TOC2"/>
            <w:rPr>
              <w:rFonts w:eastAsiaTheme="minorEastAsia"/>
              <w:noProof/>
              <w:lang w:eastAsia="en-ZA"/>
            </w:rPr>
          </w:pPr>
          <w:hyperlink w:anchor="_Toc221191424" w:history="1">
            <w:r w:rsidRPr="007F14C7">
              <w:rPr>
                <w:rStyle w:val="Hyperlink"/>
                <w:noProof/>
                <w:color w:val="auto"/>
              </w:rPr>
              <w:t>3.4.2 Assumptions About Steganographic Techniques and Antivirus Limitations</w:t>
            </w:r>
            <w:r w:rsidRPr="007F14C7">
              <w:rPr>
                <w:noProof/>
                <w:webHidden/>
              </w:rPr>
              <w:tab/>
            </w:r>
            <w:r w:rsidRPr="007F14C7">
              <w:rPr>
                <w:noProof/>
                <w:webHidden/>
              </w:rPr>
              <w:fldChar w:fldCharType="begin"/>
            </w:r>
            <w:r w:rsidRPr="007F14C7">
              <w:rPr>
                <w:noProof/>
                <w:webHidden/>
              </w:rPr>
              <w:instrText xml:space="preserve"> PAGEREF _Toc221191424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2204196B" w14:textId="19068F34" w:rsidR="007F14C7" w:rsidRPr="007F14C7" w:rsidRDefault="007F14C7" w:rsidP="007F14C7">
          <w:pPr>
            <w:pStyle w:val="TOC2"/>
            <w:rPr>
              <w:rFonts w:eastAsiaTheme="minorEastAsia"/>
              <w:noProof/>
              <w:lang w:eastAsia="en-ZA"/>
            </w:rPr>
          </w:pPr>
          <w:hyperlink w:anchor="_Toc221191425" w:history="1">
            <w:r w:rsidRPr="007F14C7">
              <w:rPr>
                <w:rStyle w:val="Hyperlink"/>
                <w:noProof/>
                <w:color w:val="auto"/>
              </w:rPr>
              <w:t>3.4.3 Excluded Threat Scenarios</w:t>
            </w:r>
            <w:r w:rsidRPr="007F14C7">
              <w:rPr>
                <w:noProof/>
                <w:webHidden/>
              </w:rPr>
              <w:tab/>
            </w:r>
            <w:r w:rsidRPr="007F14C7">
              <w:rPr>
                <w:noProof/>
                <w:webHidden/>
              </w:rPr>
              <w:fldChar w:fldCharType="begin"/>
            </w:r>
            <w:r w:rsidRPr="007F14C7">
              <w:rPr>
                <w:noProof/>
                <w:webHidden/>
              </w:rPr>
              <w:instrText xml:space="preserve"> PAGEREF _Toc221191425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124FEAC0" w14:textId="2CB780C7" w:rsidR="007F14C7" w:rsidRPr="007F14C7" w:rsidRDefault="007F14C7">
          <w:pPr>
            <w:pStyle w:val="TOC1"/>
            <w:tabs>
              <w:tab w:val="right" w:leader="dot" w:pos="9016"/>
            </w:tabs>
            <w:rPr>
              <w:rFonts w:eastAsiaTheme="minorEastAsia"/>
              <w:noProof/>
              <w:lang w:eastAsia="en-ZA"/>
            </w:rPr>
          </w:pPr>
          <w:hyperlink w:anchor="_Toc221191426" w:history="1">
            <w:r w:rsidRPr="007F14C7">
              <w:rPr>
                <w:rStyle w:val="Hyperlink"/>
                <w:b/>
                <w:bCs/>
                <w:noProof/>
                <w:color w:val="auto"/>
              </w:rPr>
              <w:t>3.5 Data Sources and Dataset Construction</w:t>
            </w:r>
            <w:r w:rsidRPr="007F14C7">
              <w:rPr>
                <w:noProof/>
                <w:webHidden/>
              </w:rPr>
              <w:tab/>
            </w:r>
            <w:r w:rsidRPr="007F14C7">
              <w:rPr>
                <w:noProof/>
                <w:webHidden/>
              </w:rPr>
              <w:fldChar w:fldCharType="begin"/>
            </w:r>
            <w:r w:rsidRPr="007F14C7">
              <w:rPr>
                <w:noProof/>
                <w:webHidden/>
              </w:rPr>
              <w:instrText xml:space="preserve"> PAGEREF _Toc221191426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1EED892A" w14:textId="60DF71DD" w:rsidR="007F14C7" w:rsidRPr="007F14C7" w:rsidRDefault="007F14C7" w:rsidP="007F14C7">
          <w:pPr>
            <w:pStyle w:val="TOC2"/>
            <w:rPr>
              <w:rFonts w:eastAsiaTheme="minorEastAsia"/>
              <w:noProof/>
              <w:lang w:eastAsia="en-ZA"/>
            </w:rPr>
          </w:pPr>
          <w:hyperlink w:anchor="_Toc221191427" w:history="1">
            <w:r w:rsidRPr="007F14C7">
              <w:rPr>
                <w:rStyle w:val="Hyperlink"/>
                <w:noProof/>
                <w:color w:val="auto"/>
              </w:rPr>
              <w:t>3.5.1 Dataset Categories</w:t>
            </w:r>
            <w:r w:rsidRPr="007F14C7">
              <w:rPr>
                <w:noProof/>
                <w:webHidden/>
              </w:rPr>
              <w:tab/>
            </w:r>
            <w:r w:rsidRPr="007F14C7">
              <w:rPr>
                <w:noProof/>
                <w:webHidden/>
              </w:rPr>
              <w:fldChar w:fldCharType="begin"/>
            </w:r>
            <w:r w:rsidRPr="007F14C7">
              <w:rPr>
                <w:noProof/>
                <w:webHidden/>
              </w:rPr>
              <w:instrText xml:space="preserve"> PAGEREF _Toc221191427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19B3D9B1" w14:textId="24C47387" w:rsidR="007F14C7" w:rsidRPr="007F14C7" w:rsidRDefault="007F14C7" w:rsidP="007F14C7">
          <w:pPr>
            <w:pStyle w:val="TOC2"/>
            <w:rPr>
              <w:rFonts w:eastAsiaTheme="minorEastAsia"/>
              <w:noProof/>
              <w:lang w:eastAsia="en-ZA"/>
            </w:rPr>
          </w:pPr>
          <w:hyperlink w:anchor="_Toc221191428" w:history="1">
            <w:r w:rsidRPr="007F14C7">
              <w:rPr>
                <w:rStyle w:val="Hyperlink"/>
                <w:noProof/>
                <w:color w:val="auto"/>
              </w:rPr>
              <w:t>3.5.2 Image Formats and Constraints</w:t>
            </w:r>
            <w:r w:rsidRPr="007F14C7">
              <w:rPr>
                <w:noProof/>
                <w:webHidden/>
              </w:rPr>
              <w:tab/>
            </w:r>
            <w:r w:rsidRPr="007F14C7">
              <w:rPr>
                <w:noProof/>
                <w:webHidden/>
              </w:rPr>
              <w:fldChar w:fldCharType="begin"/>
            </w:r>
            <w:r w:rsidRPr="007F14C7">
              <w:rPr>
                <w:noProof/>
                <w:webHidden/>
              </w:rPr>
              <w:instrText xml:space="preserve"> PAGEREF _Toc221191428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23B30F14" w14:textId="11E60F12" w:rsidR="007F14C7" w:rsidRPr="007F14C7" w:rsidRDefault="007F14C7" w:rsidP="007F14C7">
          <w:pPr>
            <w:pStyle w:val="TOC2"/>
            <w:rPr>
              <w:rFonts w:eastAsiaTheme="minorEastAsia"/>
              <w:noProof/>
              <w:lang w:eastAsia="en-ZA"/>
            </w:rPr>
          </w:pPr>
          <w:hyperlink w:anchor="_Toc221191429" w:history="1">
            <w:r w:rsidRPr="007F14C7">
              <w:rPr>
                <w:rStyle w:val="Hyperlink"/>
                <w:noProof/>
                <w:color w:val="auto"/>
              </w:rPr>
              <w:t>3.5.3 Payload Types and Sizes</w:t>
            </w:r>
            <w:r w:rsidRPr="007F14C7">
              <w:rPr>
                <w:noProof/>
                <w:webHidden/>
              </w:rPr>
              <w:tab/>
            </w:r>
            <w:r w:rsidRPr="007F14C7">
              <w:rPr>
                <w:noProof/>
                <w:webHidden/>
              </w:rPr>
              <w:fldChar w:fldCharType="begin"/>
            </w:r>
            <w:r w:rsidRPr="007F14C7">
              <w:rPr>
                <w:noProof/>
                <w:webHidden/>
              </w:rPr>
              <w:instrText xml:space="preserve"> PAGEREF _Toc221191429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27563973" w14:textId="53809D77" w:rsidR="007F14C7" w:rsidRPr="007F14C7" w:rsidRDefault="007F14C7" w:rsidP="007F14C7">
          <w:pPr>
            <w:pStyle w:val="TOC2"/>
            <w:rPr>
              <w:rFonts w:eastAsiaTheme="minorEastAsia"/>
              <w:noProof/>
              <w:lang w:eastAsia="en-ZA"/>
            </w:rPr>
          </w:pPr>
          <w:hyperlink w:anchor="_Toc221191430" w:history="1">
            <w:r w:rsidRPr="007F14C7">
              <w:rPr>
                <w:rStyle w:val="Hyperlink"/>
                <w:noProof/>
                <w:color w:val="auto"/>
              </w:rPr>
              <w:t>3.5.4 Ground Truth Labelling Strategy</w:t>
            </w:r>
            <w:r w:rsidRPr="007F14C7">
              <w:rPr>
                <w:noProof/>
                <w:webHidden/>
              </w:rPr>
              <w:tab/>
            </w:r>
            <w:r w:rsidRPr="007F14C7">
              <w:rPr>
                <w:noProof/>
                <w:webHidden/>
              </w:rPr>
              <w:fldChar w:fldCharType="begin"/>
            </w:r>
            <w:r w:rsidRPr="007F14C7">
              <w:rPr>
                <w:noProof/>
                <w:webHidden/>
              </w:rPr>
              <w:instrText xml:space="preserve"> PAGEREF _Toc221191430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31E6B9AF" w14:textId="2B388F05" w:rsidR="007F14C7" w:rsidRPr="007F14C7" w:rsidRDefault="007F14C7" w:rsidP="007F14C7">
          <w:pPr>
            <w:pStyle w:val="TOC2"/>
            <w:rPr>
              <w:rFonts w:eastAsiaTheme="minorEastAsia"/>
              <w:noProof/>
              <w:lang w:eastAsia="en-ZA"/>
            </w:rPr>
          </w:pPr>
          <w:hyperlink w:anchor="_Toc221191431" w:history="1">
            <w:r w:rsidRPr="007F14C7">
              <w:rPr>
                <w:rStyle w:val="Hyperlink"/>
                <w:noProof/>
                <w:color w:val="auto"/>
              </w:rPr>
              <w:t>3.5.5 Dataset Separation</w:t>
            </w:r>
            <w:r w:rsidRPr="007F14C7">
              <w:rPr>
                <w:noProof/>
                <w:webHidden/>
              </w:rPr>
              <w:tab/>
            </w:r>
            <w:r w:rsidRPr="007F14C7">
              <w:rPr>
                <w:noProof/>
                <w:webHidden/>
              </w:rPr>
              <w:fldChar w:fldCharType="begin"/>
            </w:r>
            <w:r w:rsidRPr="007F14C7">
              <w:rPr>
                <w:noProof/>
                <w:webHidden/>
              </w:rPr>
              <w:instrText xml:space="preserve"> PAGEREF _Toc221191431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7B6E3E4B" w14:textId="55F5D8A2" w:rsidR="007F14C7" w:rsidRPr="007F14C7" w:rsidRDefault="007F14C7">
          <w:pPr>
            <w:pStyle w:val="TOC1"/>
            <w:tabs>
              <w:tab w:val="right" w:leader="dot" w:pos="9016"/>
            </w:tabs>
            <w:rPr>
              <w:rFonts w:eastAsiaTheme="minorEastAsia"/>
              <w:noProof/>
              <w:lang w:eastAsia="en-ZA"/>
            </w:rPr>
          </w:pPr>
          <w:hyperlink w:anchor="_Toc221191432" w:history="1">
            <w:r w:rsidRPr="007F14C7">
              <w:rPr>
                <w:rStyle w:val="Hyperlink"/>
                <w:b/>
                <w:bCs/>
                <w:noProof/>
                <w:color w:val="auto"/>
              </w:rPr>
              <w:t>3.6 Steganographic Sample Generation Methodology</w:t>
            </w:r>
            <w:r w:rsidRPr="007F14C7">
              <w:rPr>
                <w:noProof/>
                <w:webHidden/>
              </w:rPr>
              <w:tab/>
            </w:r>
            <w:r w:rsidRPr="007F14C7">
              <w:rPr>
                <w:noProof/>
                <w:webHidden/>
              </w:rPr>
              <w:fldChar w:fldCharType="begin"/>
            </w:r>
            <w:r w:rsidRPr="007F14C7">
              <w:rPr>
                <w:noProof/>
                <w:webHidden/>
              </w:rPr>
              <w:instrText xml:space="preserve"> PAGEREF _Toc221191432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4F58CDA3" w14:textId="226F3E21" w:rsidR="007F14C7" w:rsidRPr="007F14C7" w:rsidRDefault="007F14C7">
          <w:pPr>
            <w:pStyle w:val="TOC1"/>
            <w:tabs>
              <w:tab w:val="right" w:leader="dot" w:pos="9016"/>
            </w:tabs>
            <w:rPr>
              <w:rFonts w:eastAsiaTheme="minorEastAsia"/>
              <w:noProof/>
              <w:lang w:eastAsia="en-ZA"/>
            </w:rPr>
          </w:pPr>
          <w:hyperlink w:anchor="_Toc221191433" w:history="1">
            <w:r w:rsidRPr="007F14C7">
              <w:rPr>
                <w:rStyle w:val="Hyperlink"/>
                <w:b/>
                <w:bCs/>
                <w:noProof/>
                <w:color w:val="auto"/>
              </w:rPr>
              <w:t>3.7 Feature Engineering and Analysis Strategy</w:t>
            </w:r>
            <w:r w:rsidRPr="007F14C7">
              <w:rPr>
                <w:noProof/>
                <w:webHidden/>
              </w:rPr>
              <w:tab/>
            </w:r>
            <w:r w:rsidRPr="007F14C7">
              <w:rPr>
                <w:noProof/>
                <w:webHidden/>
              </w:rPr>
              <w:fldChar w:fldCharType="begin"/>
            </w:r>
            <w:r w:rsidRPr="007F14C7">
              <w:rPr>
                <w:noProof/>
                <w:webHidden/>
              </w:rPr>
              <w:instrText xml:space="preserve"> PAGEREF _Toc221191433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1CD5D2F0" w14:textId="7C14BB09" w:rsidR="007F14C7" w:rsidRPr="007F14C7" w:rsidRDefault="007F14C7">
          <w:pPr>
            <w:pStyle w:val="TOC1"/>
            <w:tabs>
              <w:tab w:val="right" w:leader="dot" w:pos="9016"/>
            </w:tabs>
            <w:rPr>
              <w:rFonts w:eastAsiaTheme="minorEastAsia"/>
              <w:noProof/>
              <w:lang w:eastAsia="en-ZA"/>
            </w:rPr>
          </w:pPr>
          <w:hyperlink w:anchor="_Toc221191434" w:history="1">
            <w:r w:rsidRPr="007F14C7">
              <w:rPr>
                <w:rStyle w:val="Hyperlink"/>
                <w:b/>
                <w:bCs/>
                <w:noProof/>
                <w:color w:val="auto"/>
              </w:rPr>
              <w:t>3.8 Signature-Based Detection Methodology (Altawil and Youssef)</w:t>
            </w:r>
            <w:r w:rsidRPr="007F14C7">
              <w:rPr>
                <w:noProof/>
                <w:webHidden/>
              </w:rPr>
              <w:tab/>
            </w:r>
            <w:r w:rsidRPr="007F14C7">
              <w:rPr>
                <w:noProof/>
                <w:webHidden/>
              </w:rPr>
              <w:fldChar w:fldCharType="begin"/>
            </w:r>
            <w:r w:rsidRPr="007F14C7">
              <w:rPr>
                <w:noProof/>
                <w:webHidden/>
              </w:rPr>
              <w:instrText xml:space="preserve"> PAGEREF _Toc221191434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520A0A2B" w14:textId="4FAD5E08" w:rsidR="007F14C7" w:rsidRPr="007F14C7" w:rsidRDefault="007F14C7">
          <w:pPr>
            <w:pStyle w:val="TOC1"/>
            <w:tabs>
              <w:tab w:val="right" w:leader="dot" w:pos="9016"/>
            </w:tabs>
            <w:rPr>
              <w:rFonts w:eastAsiaTheme="minorEastAsia"/>
              <w:noProof/>
              <w:lang w:eastAsia="en-ZA"/>
            </w:rPr>
          </w:pPr>
          <w:hyperlink w:anchor="_Toc221191435" w:history="1">
            <w:r w:rsidRPr="007F14C7">
              <w:rPr>
                <w:rStyle w:val="Hyperlink"/>
                <w:b/>
                <w:bCs/>
                <w:noProof/>
                <w:color w:val="auto"/>
              </w:rPr>
              <w:t>3.9 Machine Learning–Based Anomaly Detection Methodology</w:t>
            </w:r>
            <w:r w:rsidRPr="007F14C7">
              <w:rPr>
                <w:noProof/>
                <w:webHidden/>
              </w:rPr>
              <w:tab/>
            </w:r>
            <w:r w:rsidRPr="007F14C7">
              <w:rPr>
                <w:noProof/>
                <w:webHidden/>
              </w:rPr>
              <w:fldChar w:fldCharType="begin"/>
            </w:r>
            <w:r w:rsidRPr="007F14C7">
              <w:rPr>
                <w:noProof/>
                <w:webHidden/>
              </w:rPr>
              <w:instrText xml:space="preserve"> PAGEREF _Toc221191435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6634EA50" w14:textId="3528F435" w:rsidR="007F14C7" w:rsidRPr="007F14C7" w:rsidRDefault="007F14C7">
          <w:pPr>
            <w:pStyle w:val="TOC1"/>
            <w:tabs>
              <w:tab w:val="right" w:leader="dot" w:pos="9016"/>
            </w:tabs>
            <w:rPr>
              <w:rFonts w:eastAsiaTheme="minorEastAsia"/>
              <w:noProof/>
              <w:lang w:eastAsia="en-ZA"/>
            </w:rPr>
          </w:pPr>
          <w:hyperlink w:anchor="_Toc221191436" w:history="1">
            <w:r w:rsidRPr="007F14C7">
              <w:rPr>
                <w:rStyle w:val="Hyperlink"/>
                <w:b/>
                <w:bCs/>
                <w:noProof/>
                <w:color w:val="auto"/>
              </w:rPr>
              <w:t>3.10 Hybrid Detection Pipeline Design</w:t>
            </w:r>
            <w:r w:rsidRPr="007F14C7">
              <w:rPr>
                <w:noProof/>
                <w:webHidden/>
              </w:rPr>
              <w:tab/>
            </w:r>
            <w:r w:rsidRPr="007F14C7">
              <w:rPr>
                <w:noProof/>
                <w:webHidden/>
              </w:rPr>
              <w:fldChar w:fldCharType="begin"/>
            </w:r>
            <w:r w:rsidRPr="007F14C7">
              <w:rPr>
                <w:noProof/>
                <w:webHidden/>
              </w:rPr>
              <w:instrText xml:space="preserve"> PAGEREF _Toc221191436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170DDEF9" w14:textId="08FE0C15" w:rsidR="007F14C7" w:rsidRPr="007F14C7" w:rsidRDefault="007F14C7">
          <w:pPr>
            <w:pStyle w:val="TOC1"/>
            <w:tabs>
              <w:tab w:val="right" w:leader="dot" w:pos="9016"/>
            </w:tabs>
            <w:rPr>
              <w:rFonts w:eastAsiaTheme="minorEastAsia"/>
              <w:noProof/>
              <w:lang w:eastAsia="en-ZA"/>
            </w:rPr>
          </w:pPr>
          <w:hyperlink w:anchor="_Toc221191437" w:history="1">
            <w:r w:rsidRPr="007F14C7">
              <w:rPr>
                <w:rStyle w:val="Hyperlink"/>
                <w:b/>
                <w:bCs/>
                <w:noProof/>
                <w:color w:val="auto"/>
              </w:rPr>
              <w:t>3.11 Evaluation Metrics and Performance Criteria</w:t>
            </w:r>
            <w:r w:rsidRPr="007F14C7">
              <w:rPr>
                <w:noProof/>
                <w:webHidden/>
              </w:rPr>
              <w:tab/>
            </w:r>
            <w:r w:rsidRPr="007F14C7">
              <w:rPr>
                <w:noProof/>
                <w:webHidden/>
              </w:rPr>
              <w:fldChar w:fldCharType="begin"/>
            </w:r>
            <w:r w:rsidRPr="007F14C7">
              <w:rPr>
                <w:noProof/>
                <w:webHidden/>
              </w:rPr>
              <w:instrText xml:space="preserve"> PAGEREF _Toc221191437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0A2FBD1E" w14:textId="5B08EDBD" w:rsidR="007F14C7" w:rsidRPr="007F14C7" w:rsidRDefault="007F14C7">
          <w:pPr>
            <w:pStyle w:val="TOC1"/>
            <w:tabs>
              <w:tab w:val="right" w:leader="dot" w:pos="9016"/>
            </w:tabs>
            <w:rPr>
              <w:rFonts w:eastAsiaTheme="minorEastAsia"/>
              <w:noProof/>
              <w:lang w:eastAsia="en-ZA"/>
            </w:rPr>
          </w:pPr>
          <w:hyperlink w:anchor="_Toc221191438" w:history="1">
            <w:r w:rsidRPr="007F14C7">
              <w:rPr>
                <w:rStyle w:val="Hyperlink"/>
                <w:b/>
                <w:bCs/>
                <w:noProof/>
                <w:color w:val="auto"/>
              </w:rPr>
              <w:t>3.12 Experimental Procedure</w:t>
            </w:r>
            <w:r w:rsidRPr="007F14C7">
              <w:rPr>
                <w:noProof/>
                <w:webHidden/>
              </w:rPr>
              <w:tab/>
            </w:r>
            <w:r w:rsidRPr="007F14C7">
              <w:rPr>
                <w:noProof/>
                <w:webHidden/>
              </w:rPr>
              <w:fldChar w:fldCharType="begin"/>
            </w:r>
            <w:r w:rsidRPr="007F14C7">
              <w:rPr>
                <w:noProof/>
                <w:webHidden/>
              </w:rPr>
              <w:instrText xml:space="preserve"> PAGEREF _Toc221191438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6476E663" w14:textId="7D696533" w:rsidR="007F14C7" w:rsidRPr="007F14C7" w:rsidRDefault="007F14C7">
          <w:pPr>
            <w:pStyle w:val="TOC1"/>
            <w:tabs>
              <w:tab w:val="right" w:leader="dot" w:pos="9016"/>
            </w:tabs>
            <w:rPr>
              <w:rFonts w:eastAsiaTheme="minorEastAsia"/>
              <w:noProof/>
              <w:lang w:eastAsia="en-ZA"/>
            </w:rPr>
          </w:pPr>
          <w:hyperlink w:anchor="_Toc221191439" w:history="1">
            <w:r w:rsidRPr="007F14C7">
              <w:rPr>
                <w:rStyle w:val="Hyperlink"/>
                <w:b/>
                <w:bCs/>
                <w:noProof/>
                <w:color w:val="auto"/>
              </w:rPr>
              <w:t>3.13 Tools, Technologies, and Environment</w:t>
            </w:r>
            <w:r w:rsidRPr="007F14C7">
              <w:rPr>
                <w:noProof/>
                <w:webHidden/>
              </w:rPr>
              <w:tab/>
            </w:r>
            <w:r w:rsidRPr="007F14C7">
              <w:rPr>
                <w:noProof/>
                <w:webHidden/>
              </w:rPr>
              <w:fldChar w:fldCharType="begin"/>
            </w:r>
            <w:r w:rsidRPr="007F14C7">
              <w:rPr>
                <w:noProof/>
                <w:webHidden/>
              </w:rPr>
              <w:instrText xml:space="preserve"> PAGEREF _Toc221191439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40715089" w14:textId="213E27A8" w:rsidR="007F14C7" w:rsidRPr="007F14C7" w:rsidRDefault="007F14C7" w:rsidP="007F14C7">
          <w:pPr>
            <w:pStyle w:val="TOC2"/>
            <w:rPr>
              <w:rFonts w:eastAsiaTheme="minorEastAsia"/>
              <w:noProof/>
              <w:lang w:eastAsia="en-ZA"/>
            </w:rPr>
          </w:pPr>
          <w:hyperlink w:anchor="_Toc221191440" w:history="1">
            <w:r w:rsidRPr="007F14C7">
              <w:rPr>
                <w:rStyle w:val="Hyperlink"/>
                <w:noProof/>
                <w:color w:val="auto"/>
              </w:rPr>
              <w:t>3.13.1 Software Tools</w:t>
            </w:r>
            <w:r w:rsidRPr="007F14C7">
              <w:rPr>
                <w:noProof/>
                <w:webHidden/>
              </w:rPr>
              <w:tab/>
            </w:r>
            <w:r w:rsidRPr="007F14C7">
              <w:rPr>
                <w:noProof/>
                <w:webHidden/>
              </w:rPr>
              <w:fldChar w:fldCharType="begin"/>
            </w:r>
            <w:r w:rsidRPr="007F14C7">
              <w:rPr>
                <w:noProof/>
                <w:webHidden/>
              </w:rPr>
              <w:instrText xml:space="preserve"> PAGEREF _Toc221191440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562B792D" w14:textId="300A45C0" w:rsidR="007F14C7" w:rsidRPr="007F14C7" w:rsidRDefault="007F14C7" w:rsidP="007F14C7">
          <w:pPr>
            <w:pStyle w:val="TOC2"/>
            <w:rPr>
              <w:rFonts w:eastAsiaTheme="minorEastAsia"/>
              <w:noProof/>
              <w:lang w:eastAsia="en-ZA"/>
            </w:rPr>
          </w:pPr>
          <w:hyperlink w:anchor="_Toc221191441" w:history="1">
            <w:r w:rsidRPr="007F14C7">
              <w:rPr>
                <w:rStyle w:val="Hyperlink"/>
                <w:noProof/>
                <w:color w:val="auto"/>
              </w:rPr>
              <w:t>3.13.2 Libraries and Frameworks</w:t>
            </w:r>
            <w:r w:rsidRPr="007F14C7">
              <w:rPr>
                <w:noProof/>
                <w:webHidden/>
              </w:rPr>
              <w:tab/>
            </w:r>
            <w:r w:rsidRPr="007F14C7">
              <w:rPr>
                <w:noProof/>
                <w:webHidden/>
              </w:rPr>
              <w:fldChar w:fldCharType="begin"/>
            </w:r>
            <w:r w:rsidRPr="007F14C7">
              <w:rPr>
                <w:noProof/>
                <w:webHidden/>
              </w:rPr>
              <w:instrText xml:space="preserve"> PAGEREF _Toc221191441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5CD49248" w14:textId="6AD570F4" w:rsidR="007F14C7" w:rsidRPr="007F14C7" w:rsidRDefault="007F14C7" w:rsidP="007F14C7">
          <w:pPr>
            <w:pStyle w:val="TOC2"/>
            <w:rPr>
              <w:rFonts w:eastAsiaTheme="minorEastAsia"/>
              <w:noProof/>
              <w:lang w:eastAsia="en-ZA"/>
            </w:rPr>
          </w:pPr>
          <w:hyperlink w:anchor="_Toc221191442" w:history="1">
            <w:r w:rsidRPr="007F14C7">
              <w:rPr>
                <w:rStyle w:val="Hyperlink"/>
                <w:noProof/>
                <w:color w:val="auto"/>
              </w:rPr>
              <w:t>3.13.3 Cloud Infrastructure</w:t>
            </w:r>
            <w:r w:rsidRPr="007F14C7">
              <w:rPr>
                <w:noProof/>
                <w:webHidden/>
              </w:rPr>
              <w:tab/>
            </w:r>
            <w:r w:rsidRPr="007F14C7">
              <w:rPr>
                <w:noProof/>
                <w:webHidden/>
              </w:rPr>
              <w:fldChar w:fldCharType="begin"/>
            </w:r>
            <w:r w:rsidRPr="007F14C7">
              <w:rPr>
                <w:noProof/>
                <w:webHidden/>
              </w:rPr>
              <w:instrText xml:space="preserve"> PAGEREF _Toc221191442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61FCB350" w14:textId="5A412DE8" w:rsidR="007F14C7" w:rsidRPr="007F14C7" w:rsidRDefault="007F14C7" w:rsidP="007F14C7">
          <w:pPr>
            <w:pStyle w:val="TOC2"/>
            <w:rPr>
              <w:rFonts w:eastAsiaTheme="minorEastAsia"/>
              <w:noProof/>
              <w:lang w:eastAsia="en-ZA"/>
            </w:rPr>
          </w:pPr>
          <w:hyperlink w:anchor="_Toc221191443" w:history="1">
            <w:r w:rsidRPr="007F14C7">
              <w:rPr>
                <w:rStyle w:val="Hyperlink"/>
                <w:noProof/>
                <w:color w:val="auto"/>
              </w:rPr>
              <w:t>3.13.4 Storage and Database Role</w:t>
            </w:r>
            <w:r w:rsidRPr="007F14C7">
              <w:rPr>
                <w:noProof/>
                <w:webHidden/>
              </w:rPr>
              <w:tab/>
            </w:r>
            <w:r w:rsidRPr="007F14C7">
              <w:rPr>
                <w:noProof/>
                <w:webHidden/>
              </w:rPr>
              <w:fldChar w:fldCharType="begin"/>
            </w:r>
            <w:r w:rsidRPr="007F14C7">
              <w:rPr>
                <w:noProof/>
                <w:webHidden/>
              </w:rPr>
              <w:instrText xml:space="preserve"> PAGEREF _Toc221191443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3677F821" w14:textId="1AEF552B" w:rsidR="007F14C7" w:rsidRPr="007F14C7" w:rsidRDefault="007F14C7" w:rsidP="007F14C7">
          <w:pPr>
            <w:pStyle w:val="TOC2"/>
            <w:rPr>
              <w:rFonts w:eastAsiaTheme="minorEastAsia"/>
              <w:noProof/>
              <w:lang w:eastAsia="en-ZA"/>
            </w:rPr>
          </w:pPr>
          <w:hyperlink w:anchor="_Toc221191444" w:history="1">
            <w:r w:rsidRPr="007F14C7">
              <w:rPr>
                <w:rStyle w:val="Hyperlink"/>
                <w:noProof/>
                <w:color w:val="auto"/>
              </w:rPr>
              <w:t>3.13.5 Reproducibility Considerations</w:t>
            </w:r>
            <w:r w:rsidRPr="007F14C7">
              <w:rPr>
                <w:noProof/>
                <w:webHidden/>
              </w:rPr>
              <w:tab/>
            </w:r>
            <w:r w:rsidRPr="007F14C7">
              <w:rPr>
                <w:noProof/>
                <w:webHidden/>
              </w:rPr>
              <w:fldChar w:fldCharType="begin"/>
            </w:r>
            <w:r w:rsidRPr="007F14C7">
              <w:rPr>
                <w:noProof/>
                <w:webHidden/>
              </w:rPr>
              <w:instrText xml:space="preserve"> PAGEREF _Toc221191444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3376CB54" w14:textId="0F0D7224" w:rsidR="007F14C7" w:rsidRPr="007F14C7" w:rsidRDefault="007F14C7">
          <w:pPr>
            <w:pStyle w:val="TOC1"/>
            <w:tabs>
              <w:tab w:val="right" w:leader="dot" w:pos="9016"/>
            </w:tabs>
            <w:rPr>
              <w:rFonts w:eastAsiaTheme="minorEastAsia"/>
              <w:noProof/>
              <w:lang w:eastAsia="en-ZA"/>
            </w:rPr>
          </w:pPr>
          <w:hyperlink w:anchor="_Toc221191445" w:history="1">
            <w:r w:rsidRPr="007F14C7">
              <w:rPr>
                <w:rStyle w:val="Hyperlink"/>
                <w:b/>
                <w:bCs/>
                <w:noProof/>
                <w:color w:val="auto"/>
              </w:rPr>
              <w:t>3.14 Validity, Reliability, and Limitations</w:t>
            </w:r>
            <w:r w:rsidRPr="007F14C7">
              <w:rPr>
                <w:noProof/>
                <w:webHidden/>
              </w:rPr>
              <w:tab/>
            </w:r>
            <w:r w:rsidRPr="007F14C7">
              <w:rPr>
                <w:noProof/>
                <w:webHidden/>
              </w:rPr>
              <w:fldChar w:fldCharType="begin"/>
            </w:r>
            <w:r w:rsidRPr="007F14C7">
              <w:rPr>
                <w:noProof/>
                <w:webHidden/>
              </w:rPr>
              <w:instrText xml:space="preserve"> PAGEREF _Toc221191445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6F6317F9" w14:textId="6C92F80A" w:rsidR="007F14C7" w:rsidRPr="007F14C7" w:rsidRDefault="007F14C7">
          <w:pPr>
            <w:pStyle w:val="TOC1"/>
            <w:tabs>
              <w:tab w:val="right" w:leader="dot" w:pos="9016"/>
            </w:tabs>
            <w:rPr>
              <w:rFonts w:eastAsiaTheme="minorEastAsia"/>
              <w:noProof/>
              <w:lang w:eastAsia="en-ZA"/>
            </w:rPr>
          </w:pPr>
          <w:hyperlink w:anchor="_Toc221191446" w:history="1">
            <w:r w:rsidRPr="007F14C7">
              <w:rPr>
                <w:rStyle w:val="Hyperlink"/>
                <w:b/>
                <w:bCs/>
                <w:noProof/>
                <w:color w:val="auto"/>
              </w:rPr>
              <w:t>3.15 Ethical and Safety Considerations</w:t>
            </w:r>
            <w:r w:rsidRPr="007F14C7">
              <w:rPr>
                <w:noProof/>
                <w:webHidden/>
              </w:rPr>
              <w:tab/>
            </w:r>
            <w:r w:rsidRPr="007F14C7">
              <w:rPr>
                <w:noProof/>
                <w:webHidden/>
              </w:rPr>
              <w:fldChar w:fldCharType="begin"/>
            </w:r>
            <w:r w:rsidRPr="007F14C7">
              <w:rPr>
                <w:noProof/>
                <w:webHidden/>
              </w:rPr>
              <w:instrText xml:space="preserve"> PAGEREF _Toc221191446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479BB014" w14:textId="5E9120DF" w:rsidR="007F14C7" w:rsidRPr="007F14C7" w:rsidRDefault="007F14C7" w:rsidP="007F14C7">
          <w:pPr>
            <w:pStyle w:val="TOC2"/>
            <w:rPr>
              <w:rFonts w:eastAsiaTheme="minorEastAsia"/>
              <w:noProof/>
              <w:lang w:eastAsia="en-ZA"/>
            </w:rPr>
          </w:pPr>
          <w:hyperlink w:anchor="_Toc221191447" w:history="1">
            <w:r w:rsidRPr="007F14C7">
              <w:rPr>
                <w:rStyle w:val="Hyperlink"/>
                <w:noProof/>
                <w:color w:val="auto"/>
              </w:rPr>
              <w:t>3.15.1 Malware Handling Precautions</w:t>
            </w:r>
            <w:r w:rsidRPr="007F14C7">
              <w:rPr>
                <w:noProof/>
                <w:webHidden/>
              </w:rPr>
              <w:tab/>
            </w:r>
            <w:r w:rsidRPr="007F14C7">
              <w:rPr>
                <w:noProof/>
                <w:webHidden/>
              </w:rPr>
              <w:fldChar w:fldCharType="begin"/>
            </w:r>
            <w:r w:rsidRPr="007F14C7">
              <w:rPr>
                <w:noProof/>
                <w:webHidden/>
              </w:rPr>
              <w:instrText xml:space="preserve"> PAGEREF _Toc221191447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3ABEDC96" w14:textId="1DD16EEE" w:rsidR="007F14C7" w:rsidRPr="007F14C7" w:rsidRDefault="007F14C7" w:rsidP="007F14C7">
          <w:pPr>
            <w:pStyle w:val="TOC2"/>
            <w:rPr>
              <w:rFonts w:eastAsiaTheme="minorEastAsia"/>
              <w:noProof/>
              <w:lang w:eastAsia="en-ZA"/>
            </w:rPr>
          </w:pPr>
          <w:hyperlink w:anchor="_Toc221191448" w:history="1">
            <w:r w:rsidRPr="007F14C7">
              <w:rPr>
                <w:rStyle w:val="Hyperlink"/>
                <w:noProof/>
                <w:color w:val="auto"/>
              </w:rPr>
              <w:t>3.15.2 No Execution of Malicious Payloads</w:t>
            </w:r>
            <w:r w:rsidRPr="007F14C7">
              <w:rPr>
                <w:noProof/>
                <w:webHidden/>
              </w:rPr>
              <w:tab/>
            </w:r>
            <w:r w:rsidRPr="007F14C7">
              <w:rPr>
                <w:noProof/>
                <w:webHidden/>
              </w:rPr>
              <w:fldChar w:fldCharType="begin"/>
            </w:r>
            <w:r w:rsidRPr="007F14C7">
              <w:rPr>
                <w:noProof/>
                <w:webHidden/>
              </w:rPr>
              <w:instrText xml:space="preserve"> PAGEREF _Toc221191448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472140DB" w14:textId="4560C267" w:rsidR="007F14C7" w:rsidRPr="007F14C7" w:rsidRDefault="007F14C7" w:rsidP="007F14C7">
          <w:pPr>
            <w:pStyle w:val="TOC2"/>
            <w:rPr>
              <w:rFonts w:eastAsiaTheme="minorEastAsia"/>
              <w:noProof/>
              <w:lang w:eastAsia="en-ZA"/>
            </w:rPr>
          </w:pPr>
          <w:hyperlink w:anchor="_Toc221191449" w:history="1">
            <w:r w:rsidRPr="007F14C7">
              <w:rPr>
                <w:rStyle w:val="Hyperlink"/>
                <w:noProof/>
                <w:color w:val="auto"/>
              </w:rPr>
              <w:t>3.15.3 Controlled Dataset Usage</w:t>
            </w:r>
            <w:r w:rsidRPr="007F14C7">
              <w:rPr>
                <w:noProof/>
                <w:webHidden/>
              </w:rPr>
              <w:tab/>
            </w:r>
            <w:r w:rsidRPr="007F14C7">
              <w:rPr>
                <w:noProof/>
                <w:webHidden/>
              </w:rPr>
              <w:fldChar w:fldCharType="begin"/>
            </w:r>
            <w:r w:rsidRPr="007F14C7">
              <w:rPr>
                <w:noProof/>
                <w:webHidden/>
              </w:rPr>
              <w:instrText xml:space="preserve"> PAGEREF _Toc221191449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61C1EDA5" w14:textId="4B50549A" w:rsidR="007F14C7" w:rsidRPr="007F14C7" w:rsidRDefault="007F14C7" w:rsidP="007F14C7">
          <w:pPr>
            <w:pStyle w:val="TOC2"/>
            <w:rPr>
              <w:rFonts w:eastAsiaTheme="minorEastAsia"/>
              <w:noProof/>
              <w:lang w:eastAsia="en-ZA"/>
            </w:rPr>
          </w:pPr>
          <w:hyperlink w:anchor="_Toc221191450" w:history="1">
            <w:r w:rsidRPr="007F14C7">
              <w:rPr>
                <w:rStyle w:val="Hyperlink"/>
                <w:noProof/>
                <w:color w:val="auto"/>
              </w:rPr>
              <w:t>3.15.4 Data Privacy Considerations</w:t>
            </w:r>
            <w:r w:rsidRPr="007F14C7">
              <w:rPr>
                <w:noProof/>
                <w:webHidden/>
              </w:rPr>
              <w:tab/>
            </w:r>
            <w:r w:rsidRPr="007F14C7">
              <w:rPr>
                <w:noProof/>
                <w:webHidden/>
              </w:rPr>
              <w:fldChar w:fldCharType="begin"/>
            </w:r>
            <w:r w:rsidRPr="007F14C7">
              <w:rPr>
                <w:noProof/>
                <w:webHidden/>
              </w:rPr>
              <w:instrText xml:space="preserve"> PAGEREF _Toc221191450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67C6B5D8" w14:textId="67794954" w:rsidR="007F14C7" w:rsidRPr="007F14C7" w:rsidRDefault="007F14C7" w:rsidP="007F14C7">
          <w:pPr>
            <w:pStyle w:val="TOC2"/>
            <w:rPr>
              <w:rFonts w:eastAsiaTheme="minorEastAsia"/>
              <w:noProof/>
              <w:lang w:eastAsia="en-ZA"/>
            </w:rPr>
          </w:pPr>
          <w:hyperlink w:anchor="_Toc221191451" w:history="1">
            <w:r w:rsidRPr="007F14C7">
              <w:rPr>
                <w:rStyle w:val="Hyperlink"/>
                <w:noProof/>
                <w:color w:val="auto"/>
              </w:rPr>
              <w:t>3.15.5 Responsible Disclosure Boundaries</w:t>
            </w:r>
            <w:r w:rsidRPr="007F14C7">
              <w:rPr>
                <w:noProof/>
                <w:webHidden/>
              </w:rPr>
              <w:tab/>
            </w:r>
            <w:r w:rsidRPr="007F14C7">
              <w:rPr>
                <w:noProof/>
                <w:webHidden/>
              </w:rPr>
              <w:fldChar w:fldCharType="begin"/>
            </w:r>
            <w:r w:rsidRPr="007F14C7">
              <w:rPr>
                <w:noProof/>
                <w:webHidden/>
              </w:rPr>
              <w:instrText xml:space="preserve"> PAGEREF _Toc221191451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4D3B16AE" w14:textId="7DDD4A46" w:rsidR="007F14C7" w:rsidRPr="007F14C7" w:rsidRDefault="007F14C7">
          <w:pPr>
            <w:pStyle w:val="TOC1"/>
            <w:tabs>
              <w:tab w:val="right" w:leader="dot" w:pos="9016"/>
            </w:tabs>
            <w:rPr>
              <w:rFonts w:eastAsiaTheme="minorEastAsia"/>
              <w:noProof/>
              <w:lang w:eastAsia="en-ZA"/>
            </w:rPr>
          </w:pPr>
          <w:hyperlink w:anchor="_Toc221191452" w:history="1">
            <w:r w:rsidRPr="007F14C7">
              <w:rPr>
                <w:rStyle w:val="Hyperlink"/>
                <w:b/>
                <w:bCs/>
                <w:noProof/>
                <w:color w:val="auto"/>
              </w:rPr>
              <w:t>3.16 Chapter Summary</w:t>
            </w:r>
            <w:r w:rsidRPr="007F14C7">
              <w:rPr>
                <w:noProof/>
                <w:webHidden/>
              </w:rPr>
              <w:tab/>
            </w:r>
            <w:r w:rsidRPr="007F14C7">
              <w:rPr>
                <w:noProof/>
                <w:webHidden/>
              </w:rPr>
              <w:fldChar w:fldCharType="begin"/>
            </w:r>
            <w:r w:rsidRPr="007F14C7">
              <w:rPr>
                <w:noProof/>
                <w:webHidden/>
              </w:rPr>
              <w:instrText xml:space="preserve"> PAGEREF _Toc221191452 \h </w:instrText>
            </w:r>
            <w:r w:rsidRPr="007F14C7">
              <w:rPr>
                <w:noProof/>
                <w:webHidden/>
              </w:rPr>
            </w:r>
            <w:r w:rsidRPr="007F14C7">
              <w:rPr>
                <w:noProof/>
                <w:webHidden/>
              </w:rPr>
              <w:fldChar w:fldCharType="separate"/>
            </w:r>
            <w:r w:rsidRPr="007F14C7">
              <w:rPr>
                <w:noProof/>
                <w:webHidden/>
              </w:rPr>
              <w:t>10</w:t>
            </w:r>
            <w:r w:rsidRPr="007F14C7">
              <w:rPr>
                <w:noProof/>
                <w:webHidden/>
              </w:rPr>
              <w:fldChar w:fldCharType="end"/>
            </w:r>
          </w:hyperlink>
        </w:p>
        <w:p w14:paraId="6EE1EAAC" w14:textId="57016295" w:rsidR="007F14C7" w:rsidRPr="007F14C7" w:rsidRDefault="007F14C7">
          <w:pPr>
            <w:pStyle w:val="TOC1"/>
            <w:tabs>
              <w:tab w:val="right" w:leader="dot" w:pos="9016"/>
            </w:tabs>
            <w:rPr>
              <w:rFonts w:eastAsiaTheme="minorEastAsia"/>
              <w:noProof/>
              <w:lang w:eastAsia="en-ZA"/>
            </w:rPr>
          </w:pPr>
          <w:hyperlink w:anchor="_Toc221191453" w:history="1">
            <w:r w:rsidRPr="007F14C7">
              <w:rPr>
                <w:rStyle w:val="Hyperlink"/>
                <w:b/>
                <w:bCs/>
                <w:noProof/>
                <w:color w:val="auto"/>
              </w:rPr>
              <w:t>References</w:t>
            </w:r>
            <w:r w:rsidRPr="007F14C7">
              <w:rPr>
                <w:noProof/>
                <w:webHidden/>
              </w:rPr>
              <w:tab/>
            </w:r>
            <w:r w:rsidRPr="007F14C7">
              <w:rPr>
                <w:noProof/>
                <w:webHidden/>
              </w:rPr>
              <w:fldChar w:fldCharType="begin"/>
            </w:r>
            <w:r w:rsidRPr="007F14C7">
              <w:rPr>
                <w:noProof/>
                <w:webHidden/>
              </w:rPr>
              <w:instrText xml:space="preserve"> PAGEREF _Toc221191453 \h </w:instrText>
            </w:r>
            <w:r w:rsidRPr="007F14C7">
              <w:rPr>
                <w:noProof/>
                <w:webHidden/>
              </w:rPr>
            </w:r>
            <w:r w:rsidRPr="007F14C7">
              <w:rPr>
                <w:noProof/>
                <w:webHidden/>
              </w:rPr>
              <w:fldChar w:fldCharType="separate"/>
            </w:r>
            <w:r w:rsidRPr="007F14C7">
              <w:rPr>
                <w:noProof/>
                <w:webHidden/>
              </w:rPr>
              <w:t>11</w:t>
            </w:r>
            <w:r w:rsidRPr="007F14C7">
              <w:rPr>
                <w:noProof/>
                <w:webHidden/>
              </w:rPr>
              <w:fldChar w:fldCharType="end"/>
            </w:r>
          </w:hyperlink>
        </w:p>
        <w:p w14:paraId="420D8D7A" w14:textId="6BF4C40A" w:rsidR="007D0FF0" w:rsidRPr="007F14C7" w:rsidRDefault="007D0FF0" w:rsidP="007D0FF0">
          <w:pPr>
            <w:jc w:val="both"/>
            <w:rPr>
              <w:rFonts w:asciiTheme="majorHAnsi" w:hAnsiTheme="majorHAnsi"/>
            </w:rPr>
          </w:pPr>
          <w:r w:rsidRPr="007F14C7">
            <w:rPr>
              <w:rFonts w:asciiTheme="majorHAnsi" w:hAnsiTheme="majorHAnsi"/>
              <w:b/>
              <w:bCs/>
              <w:noProof/>
            </w:rPr>
            <w:fldChar w:fldCharType="end"/>
          </w:r>
        </w:p>
      </w:sdtContent>
    </w:sdt>
    <w:p w14:paraId="3A32552C" w14:textId="77777777" w:rsidR="00E13401" w:rsidRPr="007F14C7" w:rsidRDefault="00E13401">
      <w:pPr>
        <w:rPr>
          <w:rFonts w:asciiTheme="majorHAnsi" w:hAnsiTheme="majorHAnsi" w:cstheme="minorHAnsi"/>
        </w:rPr>
      </w:pPr>
      <w:r w:rsidRPr="007F14C7">
        <w:rPr>
          <w:rFonts w:asciiTheme="majorHAnsi" w:hAnsiTheme="majorHAnsi" w:cstheme="minorHAnsi"/>
        </w:rPr>
        <w:br w:type="page"/>
      </w:r>
    </w:p>
    <w:p w14:paraId="38E09FEF" w14:textId="77777777" w:rsidR="002A3DF1" w:rsidRPr="007F14C7" w:rsidRDefault="002A3DF1" w:rsidP="002A3DF1">
      <w:pPr>
        <w:pStyle w:val="Heading3"/>
        <w:rPr>
          <w:color w:val="auto"/>
          <w:sz w:val="24"/>
          <w:szCs w:val="24"/>
        </w:rPr>
      </w:pPr>
      <w:bookmarkStart w:id="6" w:name="_Toc221191336"/>
      <w:r w:rsidRPr="007F14C7">
        <w:rPr>
          <w:color w:val="auto"/>
          <w:sz w:val="24"/>
          <w:szCs w:val="24"/>
        </w:rPr>
        <w:lastRenderedPageBreak/>
        <w:t>List of Figures</w:t>
      </w:r>
      <w:bookmarkEnd w:id="6"/>
    </w:p>
    <w:p w14:paraId="1C645384" w14:textId="77777777" w:rsidR="002A3DF1" w:rsidRPr="007F14C7" w:rsidRDefault="002A3DF1" w:rsidP="002A3DF1">
      <w:pPr>
        <w:pStyle w:val="Heading3"/>
        <w:rPr>
          <w:color w:val="auto"/>
          <w:sz w:val="24"/>
          <w:szCs w:val="24"/>
        </w:rPr>
      </w:pPr>
      <w:bookmarkStart w:id="7" w:name="_Toc221191337"/>
      <w:r w:rsidRPr="007F14C7">
        <w:rPr>
          <w:color w:val="auto"/>
          <w:sz w:val="24"/>
          <w:szCs w:val="24"/>
        </w:rPr>
        <w:t>List of Tables</w:t>
      </w:r>
      <w:bookmarkEnd w:id="7"/>
    </w:p>
    <w:p w14:paraId="4FE4B190" w14:textId="77777777" w:rsidR="002A3DF1" w:rsidRPr="007F14C7" w:rsidRDefault="002A3DF1" w:rsidP="002A3DF1">
      <w:pPr>
        <w:pStyle w:val="Heading3"/>
        <w:rPr>
          <w:color w:val="auto"/>
          <w:sz w:val="24"/>
          <w:szCs w:val="24"/>
        </w:rPr>
      </w:pPr>
      <w:bookmarkStart w:id="8" w:name="_Toc221191338"/>
      <w:r w:rsidRPr="007F14C7">
        <w:rPr>
          <w:color w:val="auto"/>
          <w:sz w:val="24"/>
          <w:szCs w:val="24"/>
        </w:rPr>
        <w:t>List of Codes</w:t>
      </w:r>
      <w:bookmarkEnd w:id="8"/>
    </w:p>
    <w:p w14:paraId="137CCD83" w14:textId="77777777" w:rsidR="002A3DF1" w:rsidRPr="002A3DF1" w:rsidRDefault="002A3DF1" w:rsidP="002A3DF1">
      <w:pPr>
        <w:pStyle w:val="Heading3"/>
        <w:rPr>
          <w:color w:val="auto"/>
          <w:sz w:val="24"/>
          <w:szCs w:val="24"/>
        </w:rPr>
      </w:pPr>
      <w:bookmarkStart w:id="9" w:name="_Toc221191339"/>
      <w:r w:rsidRPr="002A3DF1">
        <w:rPr>
          <w:color w:val="auto"/>
          <w:sz w:val="24"/>
          <w:szCs w:val="24"/>
        </w:rPr>
        <w:t>Glossary</w:t>
      </w:r>
      <w:bookmarkEnd w:id="9"/>
    </w:p>
    <w:p w14:paraId="276BA0B6" w14:textId="77777777" w:rsidR="002A3DF1" w:rsidRDefault="002A3DF1" w:rsidP="00E13401">
      <w:pPr>
        <w:pStyle w:val="Heading3"/>
        <w:rPr>
          <w:color w:val="auto"/>
          <w:sz w:val="24"/>
          <w:szCs w:val="24"/>
        </w:rPr>
        <w:sectPr w:rsidR="002A3DF1">
          <w:pgSz w:w="11906" w:h="16838"/>
          <w:pgMar w:top="1440" w:right="1440" w:bottom="1440" w:left="1440" w:header="708" w:footer="708" w:gutter="0"/>
          <w:cols w:space="708"/>
          <w:docGrid w:linePitch="360"/>
        </w:sectPr>
      </w:pPr>
    </w:p>
    <w:p w14:paraId="6C6A4C86" w14:textId="7D335388" w:rsidR="007D0FF0" w:rsidRPr="007F14C7" w:rsidRDefault="007D0FF0" w:rsidP="00C148A0">
      <w:pPr>
        <w:pStyle w:val="Heading1"/>
        <w:rPr>
          <w:color w:val="auto"/>
        </w:rPr>
      </w:pPr>
      <w:bookmarkStart w:id="10" w:name="_Toc221191340"/>
      <w:r w:rsidRPr="007F14C7">
        <w:rPr>
          <w:color w:val="auto"/>
        </w:rPr>
        <w:lastRenderedPageBreak/>
        <w:t>CHAPTER 1</w:t>
      </w:r>
      <w:r w:rsidRPr="007F14C7">
        <w:rPr>
          <w:color w:val="auto"/>
        </w:rPr>
        <w:t xml:space="preserve"> : INTRODUCTION</w:t>
      </w:r>
      <w:bookmarkEnd w:id="10"/>
    </w:p>
    <w:p w14:paraId="4506ABA3" w14:textId="77777777" w:rsidR="007D0FF0" w:rsidRPr="007F14C7" w:rsidRDefault="007D0FF0" w:rsidP="00C148A0">
      <w:pPr>
        <w:pStyle w:val="Heading1"/>
        <w:numPr>
          <w:ilvl w:val="1"/>
          <w:numId w:val="1"/>
        </w:numPr>
        <w:jc w:val="both"/>
        <w:rPr>
          <w:rFonts w:cstheme="minorHAnsi"/>
          <w:b/>
          <w:bCs/>
          <w:color w:val="auto"/>
          <w:sz w:val="24"/>
          <w:szCs w:val="24"/>
        </w:rPr>
      </w:pPr>
      <w:bookmarkStart w:id="11" w:name="_Toc204892525"/>
      <w:bookmarkStart w:id="12" w:name="_Toc221191341"/>
      <w:r w:rsidRPr="007F14C7">
        <w:rPr>
          <w:rFonts w:cstheme="minorHAnsi"/>
          <w:b/>
          <w:bCs/>
          <w:color w:val="auto"/>
          <w:sz w:val="24"/>
          <w:szCs w:val="24"/>
        </w:rPr>
        <w:t>Introduction</w:t>
      </w:r>
      <w:bookmarkEnd w:id="11"/>
      <w:bookmarkEnd w:id="12"/>
    </w:p>
    <w:p w14:paraId="2BF368E7" w14:textId="16759ACD"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AuthorYear="1"&gt;&lt;Author&gt;Alotaibi&lt;/Author&gt;&lt;Year&gt;2024&lt;/Year&gt;&lt;RecNum&gt;42&lt;/RecNum&gt;&lt;DisplayText&gt;Alotaibi, et al. (2024)&lt;/DisplayText&gt;&lt;record&gt;&lt;rec-number&gt;42&lt;/rec-number&gt;&lt;foreign-keys&gt;&lt;key app="EN" db-id="vr22xts9l0dte4e5w54va9z5xst0ra5ewttv" timestamp="1741544867"&gt;42&lt;/key&gt;&lt;/foreign-keys&gt;&lt;ref-type name="Conference Proceedings"&gt;10&lt;/ref-type&gt;&lt;contributors&gt;&lt;authors&gt;&lt;author&gt;L. Alotaibi&lt;/author&gt;&lt;author&gt;S. Seher&lt;/author&gt;&lt;author&gt;N. Mohammad&lt;/author&gt;&lt;/authors&gt;&lt;/contributors&gt;&lt;titles&gt;&lt;title&gt;Cyberattacks Using ChatGPT: Exploring Malicious Content Generation Through Prompt Engineering&lt;/title&gt;&lt;secondary-title&gt;2024 ASU International Conference in Emerging Technologies for Sustainability and Intelligent Systems (ICETSIS)&lt;/secondary-title&gt;&lt;alt-title&gt;2024 ASU International Conference in Emerging Technologies for Sustainability and Intelligent Systems (ICETSIS)&lt;/alt-title&gt;&lt;/titles&gt;&lt;pages&gt;1304-1311&lt;/pages&gt;&lt;dates&gt;&lt;year&gt;2024&lt;/year&gt;&lt;pub-dates&gt;&lt;date&gt;28-29 Jan. 2024&lt;/date&gt;&lt;/pub-dates&gt;&lt;/dates&gt;&lt;urls&gt;&lt;/urls&gt;&lt;electronic-resource-num&gt;10.1109/ICETSIS61505.2024.10459698&lt;/electronic-resource-num&gt;&lt;/record&gt;&lt;/Cite&gt;&lt;/EndNote&gt;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Alotaibi, et al. (2024)</w:t>
      </w:r>
      <w:r w:rsidRPr="007D0FF0">
        <w:rPr>
          <w:rFonts w:asciiTheme="majorHAnsi" w:hAnsiTheme="majorHAnsi" w:cstheme="minorHAnsi"/>
        </w:rPr>
        <w:fldChar w:fldCharType="end"/>
      </w:r>
      <w:r w:rsidRPr="007D0FF0">
        <w:rPr>
          <w:rFonts w:asciiTheme="majorHAnsi" w:hAnsiTheme="majorHAnsi" w:cstheme="minorHAnsi"/>
        </w:rPr>
        <w:t xml:space="preserve"> state that we live in an era increasingly defined by digital imagery and advanced artificial intelligence. </w:t>
      </w:r>
      <w:bookmarkStart w:id="13" w:name="_Hlk203567343"/>
      <w:commentRangeStart w:id="14"/>
      <w:r w:rsidRPr="007D0FF0">
        <w:rPr>
          <w:rFonts w:asciiTheme="majorHAnsi" w:hAnsiTheme="majorHAnsi" w:cstheme="minorHAnsi"/>
        </w:rPr>
        <w:t xml:space="preserve">With large language models (LLMs) improvements  a subtle yet potent cyber threat is quietly escalating, AI-generated steganographic malware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(Gao, et al. 2022)</w:t>
      </w:r>
      <w:r w:rsidRPr="007D0FF0">
        <w:rPr>
          <w:rFonts w:asciiTheme="majorHAnsi" w:hAnsiTheme="majorHAnsi" w:cstheme="minorHAnsi"/>
        </w:rPr>
        <w:fldChar w:fldCharType="end"/>
      </w:r>
      <w:r w:rsidRPr="007D0FF0">
        <w:rPr>
          <w:rFonts w:asciiTheme="majorHAnsi" w:hAnsiTheme="majorHAnsi" w:cstheme="minorHAnsi"/>
        </w:rPr>
        <w:t>.</w:t>
      </w:r>
      <w:bookmarkEnd w:id="13"/>
      <w:commentRangeEnd w:id="14"/>
      <w:r w:rsidRPr="007D0FF0">
        <w:rPr>
          <w:rStyle w:val="CommentReference"/>
          <w:rFonts w:asciiTheme="majorHAnsi" w:eastAsia="Times New Roman" w:hAnsiTheme="majorHAnsi" w:cstheme="minorHAnsi"/>
          <w:kern w:val="0"/>
          <w:sz w:val="24"/>
          <w:szCs w:val="24"/>
          <w14:ligatures w14:val="none"/>
        </w:rPr>
        <w:commentReference w:id="14"/>
      </w:r>
      <w:r w:rsidRPr="007D0FF0">
        <w:rPr>
          <w:rFonts w:asciiTheme="majorHAnsi" w:hAnsiTheme="majorHAnsi" w:cstheme="minorHAnsi"/>
        </w:rPr>
        <w:t xml:space="preserve"> Steganography has traditionally been a practice of hiding messages and use of invisible inks in art to conceal information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(Chang and Echizen 2025)</w:t>
      </w:r>
      <w:r w:rsidRPr="007D0FF0">
        <w:rPr>
          <w:rFonts w:asciiTheme="majorHAnsi" w:hAnsiTheme="majorHAnsi" w:cstheme="minorHAnsi"/>
        </w:rPr>
        <w:fldChar w:fldCharType="end"/>
      </w:r>
      <w:r w:rsidRPr="007D0FF0">
        <w:rPr>
          <w:rFonts w:asciiTheme="majorHAnsi" w:hAnsiTheme="majorHAnsi" w:cstheme="minorHAnsi"/>
        </w:rPr>
        <w:t xml:space="preserve">. New steganographic methods have emerged merging the sophisticated discipline into cybersecurity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(Chang and Echizen 2025)</w:t>
      </w:r>
      <w:r w:rsidRPr="007D0FF0">
        <w:rPr>
          <w:rFonts w:asciiTheme="majorHAnsi" w:hAnsiTheme="majorHAnsi" w:cstheme="minorHAnsi"/>
        </w:rPr>
        <w:fldChar w:fldCharType="end"/>
      </w:r>
      <w:r w:rsidRPr="007D0FF0">
        <w:rPr>
          <w:rFonts w:asciiTheme="majorHAnsi" w:hAnsiTheme="majorHAnsi" w:cstheme="minorHAnsi"/>
        </w:rPr>
        <w:t xml:space="preserve">. This form of attack leverages the very technologies designed to enhance our digital lives to conceal malicious code within seemingly innocuous files, rendering traditional cybersecurity defences often powerless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&lt;EndNote&gt;&lt;Cite&gt;&lt;Author&gt;Motwani&lt;/Author&gt;&lt;Year&gt;2024&lt;/Year&gt;&lt;RecNum&gt;39&lt;/RecNum&gt;&lt;DisplayText&gt;(Motwani, et al. 2024)&lt;/DisplayText&gt;&lt;record&gt;&lt;rec-number&gt;39&lt;/rec-number&gt;&lt;foreign-keys&gt;&lt;key app="EN" db-id="vr22xts9l0dte4e5w54va9z5xst0ra5ewttv" timestamp="1741544657"&gt;39&lt;/key&gt;&lt;/foreign-keys&gt;&lt;ref-type name="Journal Article"&gt;17&lt;/ref-type&gt;&lt;contributors&gt;&lt;authors&gt;&lt;author&gt;Motwani, Sumeet&lt;/author&gt;&lt;author&gt;Baranchuk, Mikhail&lt;/author&gt;&lt;author&gt;Strohmeier, Martin&lt;/author&gt;&lt;author&gt;Bolina, Vijay&lt;/author&gt;&lt;author&gt;Torr, Philip&lt;/author&gt;&lt;author&gt;Hammond, Lewis&lt;/author&gt;&lt;author&gt;Schroeder de Witt, Christian&lt;/author&gt;&lt;/authors&gt;&lt;/contributors&gt;&lt;titles&gt;&lt;title&gt;Secret collusion among AI agents: Multi-agent deception via steganography&lt;/title&gt;&lt;secondary-title&gt;Advances in Neural Information Processing Systems&lt;/secondary-title&gt;&lt;/titles&gt;&lt;periodical&gt;&lt;full-title&gt;Advances in Neural Information Processing Systems&lt;/full-title&gt;&lt;/periodical&gt;&lt;pages&gt;73439-73486&lt;/pages&gt;&lt;volume&gt;37&lt;/volume&gt;&lt;dates&gt;&lt;year&gt;2024&lt;/year&gt;&lt;/dates&gt;&lt;urls&gt;&lt;/urls&gt;&lt;/record&gt;&lt;/Cite&gt;&lt;/EndNote&gt;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(Motwani, et al. 2024)</w:t>
      </w:r>
      <w:r w:rsidRPr="007D0FF0">
        <w:rPr>
          <w:rFonts w:asciiTheme="majorHAnsi" w:hAnsiTheme="majorHAnsi" w:cstheme="minorHAnsi"/>
        </w:rPr>
        <w:fldChar w:fldCharType="end"/>
      </w:r>
      <w:r w:rsidRPr="007D0FF0">
        <w:rPr>
          <w:rFonts w:asciiTheme="majorHAnsi" w:hAnsiTheme="majorHAnsi" w:cstheme="minorHAnsi"/>
        </w:rPr>
        <w:t xml:space="preserve">. This advancement not only compromises the authenticity and reliability of digital visual media but also erodes user trust, as seemingly harmless images can become conduits for sophisticated cyberattacks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&lt;EndNote&gt;&lt;Cite&gt;&lt;Author&gt;Deng&lt;/Author&gt;&lt;Year&gt;2024&lt;/Year&gt;&lt;RecNum&gt;46&lt;/RecNum&gt;&lt;DisplayText&gt;(Deng, et al. 2024)&lt;/DisplayText&gt;&lt;record&gt;&lt;rec-number&gt;46&lt;/rec-number&gt;&lt;foreign-keys&gt;&lt;key app="EN" db-id="vr22xts9l0dte4e5w54va9z5xst0ra5ewttv" timestamp="1741545345"&gt;46&lt;/key&gt;&lt;/foreign-keys&gt;&lt;ref-type name="Journal Article"&gt;17&lt;/ref-type&gt;&lt;contributors&gt;&lt;authors&gt;&lt;author&gt;Deng, Jingyi&lt;/author&gt;&lt;author&gt;Lin, Chenhao&lt;/author&gt;&lt;author&gt;Zhao, Zhengyu&lt;/author&gt;&lt;author&gt;Liu, Shuai&lt;/author&gt;&lt;author&gt;Wang, Qian&lt;/author&gt;&lt;author&gt;Shen, Chao&lt;/author&gt;&lt;/authors&gt;&lt;/contributors&gt;&lt;titles&gt;&lt;title&gt;A survey of defenses against ai-generated visual media: Detection, disruption, and authentication&lt;/title&gt;&lt;secondary-title&gt;arXiv:2407.10575&lt;/secondary-title&gt;&lt;/titles&gt;&lt;periodical&gt;&lt;full-title&gt;arXiv:2407.10575&lt;/full-title&gt;&lt;/periodical&gt;&lt;dates&gt;&lt;year&gt;2024&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(Deng, et al. 2024)</w:t>
      </w:r>
      <w:r w:rsidRPr="007D0FF0">
        <w:rPr>
          <w:rFonts w:asciiTheme="majorHAnsi" w:hAnsiTheme="majorHAnsi" w:cstheme="minorHAnsi"/>
        </w:rPr>
        <w:fldChar w:fldCharType="end"/>
      </w:r>
      <w:r w:rsidRPr="007D0FF0">
        <w:rPr>
          <w:rFonts w:asciiTheme="majorHAnsi" w:hAnsiTheme="majorHAnsi" w:cstheme="minorHAnsi"/>
        </w:rPr>
        <w:t xml:space="preserve">. With modern security breaches perimeter defences and insider threats are increasingly bypassed and causing more disruption in business operations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&lt;EndNote&gt;&lt;Cite&gt;&lt;Author&gt;Rajendran&lt;/Author&gt;&lt;Year&gt;2019&lt;/Year&gt;&lt;RecNum&gt;51&lt;/RecNum&gt;&lt;DisplayText&gt;(Rajendran, et al.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(Rajendran, et al. 2019)</w:t>
      </w:r>
      <w:r w:rsidRPr="007D0FF0">
        <w:rPr>
          <w:rFonts w:asciiTheme="majorHAnsi" w:hAnsiTheme="majorHAnsi" w:cstheme="minorHAnsi"/>
        </w:rPr>
        <w:fldChar w:fldCharType="end"/>
      </w:r>
      <w:r w:rsidRPr="007D0FF0">
        <w:rPr>
          <w:rFonts w:asciiTheme="majorHAnsi" w:hAnsiTheme="majorHAnsi" w:cstheme="minorHAnsi"/>
        </w:rPr>
        <w:t>.</w:t>
      </w:r>
    </w:p>
    <w:p w14:paraId="340C33D8" w14:textId="77777777" w:rsidR="007D0FF0" w:rsidRPr="007D0FF0" w:rsidRDefault="007D0FF0" w:rsidP="007D0FF0">
      <w:pPr>
        <w:pStyle w:val="ListParagraph"/>
        <w:ind w:left="360"/>
        <w:jc w:val="both"/>
        <w:rPr>
          <w:rFonts w:asciiTheme="majorHAnsi" w:hAnsiTheme="majorHAnsi" w:cstheme="minorHAnsi"/>
        </w:rPr>
      </w:pPr>
    </w:p>
    <w:p w14:paraId="532DBBB6" w14:textId="06EC7FE3"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This study aims to improve the detection capabilities of open-source antivirus solutions by focusing on YARA, a widely used rule-based malware detection tool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(NCCIC 2015)</w:t>
      </w:r>
      <w:r w:rsidRPr="007D0FF0">
        <w:rPr>
          <w:rFonts w:asciiTheme="majorHAnsi" w:hAnsiTheme="majorHAnsi" w:cstheme="minorHAnsi"/>
        </w:rPr>
        <w:fldChar w:fldCharType="end"/>
      </w:r>
      <w:r w:rsidRPr="007D0FF0">
        <w:rPr>
          <w:rFonts w:asciiTheme="majorHAnsi" w:hAnsiTheme="majorHAnsi" w:cstheme="minorHAnsi"/>
        </w:rPr>
        <w:t xml:space="preserve">. Antivirus software are most used tools in protecting users’ computers from malware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&lt;EndNote&gt;&lt;Cite&gt;&lt;Author&gt;Pérez-Sánchez&lt;/Author&gt;&lt;Year&gt;2022&lt;/Year&gt;&lt;RecNum&gt;52&lt;/RecNum&gt;&lt;DisplayText&gt;(Pérez-Sánchez and Palacios 2022)&lt;/DisplayText&gt;&lt;record&gt;&lt;rec-number&gt;52&lt;/rec-number&gt;&lt;foreign-keys&gt;&lt;key app="EN" db-id="vr22xts9l0dte4e5w54va9z5xst0ra5ewttv" timestamp="1741865322"&gt;52&lt;/key&gt;&lt;/foreign-keys&gt;&lt;ref-type name="Journal Article"&gt;17&lt;/ref-type&gt;&lt;contributors&gt;&lt;authors&gt;&lt;author&gt;Pérez-Sánchez, Antonio&lt;/author&gt;&lt;author&gt;Palacios, Rafael&lt;/author&gt;&lt;/authors&gt;&lt;/contributors&gt;&lt;titles&gt;&lt;title&gt;Evaluation of local security event management system vs. standard antivirus Software&lt;/title&gt;&lt;secondary-title&gt;Applied Sciences&lt;/secondary-title&gt;&lt;/titles&gt;&lt;periodical&gt;&lt;full-title&gt;Applied Sciences&lt;/full-title&gt;&lt;/periodical&gt;&lt;pages&gt;1076&lt;/pages&gt;&lt;volume&gt;12&lt;/volume&gt;&lt;number&gt;3&lt;/number&gt;&lt;dates&gt;&lt;year&gt;2022&lt;/year&gt;&lt;/dates&gt;&lt;isbn&gt;2076-3417&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(Pérez-Sánchez and Palacios 2022)</w:t>
      </w:r>
      <w:r w:rsidRPr="007D0FF0">
        <w:rPr>
          <w:rFonts w:asciiTheme="majorHAnsi" w:hAnsiTheme="majorHAnsi" w:cstheme="minorHAnsi"/>
        </w:rPr>
        <w:fldChar w:fldCharType="end"/>
      </w:r>
      <w:r w:rsidRPr="007D0FF0">
        <w:rPr>
          <w:rFonts w:asciiTheme="majorHAnsi" w:hAnsiTheme="majorHAnsi" w:cstheme="minorHAnsi"/>
        </w:rPr>
        <w:t xml:space="preserve">, An investigation by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AuthorYear="1"&gt;&lt;Author&gt;Almomani&lt;/Author&gt;&lt;Year&gt;2022&lt;/Year&gt;&lt;RecNum&gt;203&lt;/RecNum&gt;&lt;DisplayText&gt;Almomani, et al. (2022b)&lt;/DisplayText&gt;&lt;record&gt;&lt;rec-number&gt;203&lt;/rec-number&gt;&lt;foreign-keys&gt;&lt;key app="EN" db-id="wpsfper5z25dafer2vjpetstfzzrdwx2029e" timestamp="1770196630"&gt;203&lt;/key&gt;&lt;/foreign-keys&gt;&lt;ref-type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Almomani, et al. (2022b)</w:t>
      </w:r>
      <w:r w:rsidRPr="007D0FF0">
        <w:rPr>
          <w:rFonts w:asciiTheme="majorHAnsi" w:hAnsiTheme="majorHAnsi" w:cstheme="minorHAnsi"/>
        </w:rPr>
        <w:fldChar w:fldCharType="end"/>
      </w:r>
      <w:r w:rsidRPr="007D0FF0">
        <w:rPr>
          <w:rFonts w:asciiTheme="majorHAnsi" w:hAnsiTheme="majorHAnsi" w:cstheme="minorHAnsi"/>
        </w:rPr>
        <w:t xml:space="preserve"> found that steganographic malware is particularly challenging for modern antivirus software to analyse. In their study, they tested 65 antivirus engines with a ransomware sample. While 35 of the engines were able to detect the ransomware before it was hidden, none could identify it after it was concealed within a video frame. This result illustrates the significant detection challenges that steganographic malware poses to current security tools.</w:t>
      </w:r>
      <w:commentRangeStart w:id="15"/>
      <w:r w:rsidRPr="007D0FF0">
        <w:rPr>
          <w:rFonts w:asciiTheme="majorHAnsi" w:hAnsiTheme="majorHAnsi" w:cstheme="minorHAnsi"/>
        </w:rPr>
        <w:t xml:space="preserve"> This </w:t>
      </w:r>
      <w:commentRangeEnd w:id="15"/>
      <w:r w:rsidRPr="007D0FF0">
        <w:rPr>
          <w:rStyle w:val="CommentReference"/>
          <w:rFonts w:asciiTheme="majorHAnsi" w:eastAsia="Times New Roman" w:hAnsiTheme="majorHAnsi" w:cstheme="minorHAnsi"/>
          <w:kern w:val="0"/>
          <w:sz w:val="24"/>
          <w:szCs w:val="24"/>
          <w14:ligatures w14:val="none"/>
        </w:rPr>
        <w:commentReference w:id="15"/>
      </w:r>
      <w:r w:rsidRPr="007D0FF0">
        <w:rPr>
          <w:rFonts w:asciiTheme="majorHAnsi" w:hAnsiTheme="majorHAnsi" w:cstheme="minorHAnsi"/>
        </w:rPr>
        <w:t xml:space="preserve">study builds on those findings without evaluating specific antivirus software. </w:t>
      </w:r>
      <w:commentRangeStart w:id="16"/>
      <w:r w:rsidRPr="007D0FF0">
        <w:rPr>
          <w:rFonts w:asciiTheme="majorHAnsi" w:hAnsiTheme="majorHAnsi" w:cstheme="minorHAnsi"/>
        </w:rPr>
        <w:t xml:space="preserve">An experiment done by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AuthorYear="1"&gt;&lt;Author&gt;Mirza&lt;/Author&gt;&lt;Year&gt;2021&lt;/Year&gt;&lt;RecNum&gt;202&lt;/RecNum&gt;&lt;DisplayText&gt;Mirza, et al. (2021)&lt;/DisplayText&gt;&lt;record&gt;&lt;rec-number&gt;202&lt;/rec-number&gt;&lt;foreign-keys&gt;&lt;key app="EN" db-id="wpsfper5z25dafer2vjpetstfzzrdwx2029e" timestamp="1770196420"&gt;202&lt;/key&gt;&lt;/foreign-keys&gt;&lt;ref-type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Mirza, et al. (2021)</w:t>
      </w:r>
      <w:r w:rsidRPr="007D0FF0">
        <w:rPr>
          <w:rFonts w:asciiTheme="majorHAnsi" w:hAnsiTheme="majorHAnsi" w:cstheme="minorHAnsi"/>
        </w:rPr>
        <w:fldChar w:fldCharType="end"/>
      </w:r>
      <w:r w:rsidRPr="007D0FF0">
        <w:rPr>
          <w:rFonts w:asciiTheme="majorHAnsi" w:hAnsiTheme="majorHAnsi" w:cstheme="minorHAnsi"/>
        </w:rPr>
        <w:t xml:space="preserve"> has proven that, where a malicious PNG file was embedded within a benign application, it evaded all antivirus detection on Virus Total which means that steganographic techniques greatly improve malware evasion. </w:t>
      </w:r>
      <w:commentRangeEnd w:id="16"/>
      <w:r w:rsidRPr="007D0FF0">
        <w:rPr>
          <w:rStyle w:val="CommentReference"/>
          <w:rFonts w:asciiTheme="majorHAnsi" w:eastAsia="Times New Roman" w:hAnsiTheme="majorHAnsi" w:cstheme="minorHAnsi"/>
          <w:kern w:val="0"/>
          <w:sz w:val="24"/>
          <w:szCs w:val="24"/>
          <w14:ligatures w14:val="none"/>
        </w:rPr>
        <w:commentReference w:id="16"/>
      </w:r>
    </w:p>
    <w:p w14:paraId="1C871195" w14:textId="77777777" w:rsidR="007D0FF0" w:rsidRPr="007D0FF0" w:rsidRDefault="007D0FF0" w:rsidP="007D0FF0">
      <w:pPr>
        <w:pStyle w:val="ListParagraph"/>
        <w:ind w:left="360"/>
        <w:jc w:val="both"/>
        <w:rPr>
          <w:rFonts w:asciiTheme="majorHAnsi" w:hAnsiTheme="majorHAnsi" w:cstheme="minorHAnsi"/>
        </w:rPr>
      </w:pPr>
    </w:p>
    <w:p w14:paraId="04BA3A27" w14:textId="30AFC5F2"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This study will evaluate the limitations and capacity of YARA for detecting AI-generated steganographic malware. It will build on the work of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AuthorYear="1"&gt;&lt;Author&gt;Hammadeh&lt;/Author&gt;&lt;Year&gt;2023&lt;/Year&gt;&lt;RecNum&gt;207&lt;/RecNum&gt;&lt;DisplayText&gt;Hammadeh and Kavitha (2023)&lt;/DisplayText&gt;&lt;record&gt;&lt;rec-number&gt;207&lt;/rec-number&gt;&lt;foreign-keys&gt;&lt;key app="EN" db-id="wpsfper5z25dafer2vjpetstfzzrdwx2029e" timestamp="1770197987"&gt;207&lt;/key&gt;&lt;/foreign-keys&gt;&lt;ref-type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Hammadeh and Kavitha (2023)</w:t>
      </w:r>
      <w:r w:rsidRPr="007D0FF0">
        <w:rPr>
          <w:rFonts w:asciiTheme="majorHAnsi" w:hAnsiTheme="majorHAnsi" w:cstheme="minorHAnsi"/>
        </w:rPr>
        <w:fldChar w:fldCharType="end"/>
      </w:r>
      <w:r w:rsidRPr="007D0FF0">
        <w:rPr>
          <w:rFonts w:asciiTheme="majorHAnsi" w:hAnsiTheme="majorHAnsi" w:cstheme="minorHAnsi"/>
        </w:rPr>
        <w:t xml:space="preserve"> by using machine learning and custom YARA rules to develop a strategy that improves identification and reduces false positives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&lt;EndNote&gt;&lt;Cite&gt;&lt;Author&gt;Bhardwaj&lt;/Author&gt;&lt;Year&gt;2023&lt;/Year&gt;&lt;RecNum&gt;58&lt;/RecNum&gt;&lt;DisplayText&gt;(Bhardwaj and Dave 2023)&lt;/DisplayText&gt;&lt;record&gt;&lt;rec-number&gt;58&lt;/rec-number&gt;&lt;foreign-keys&gt;&lt;key app="EN" db-id="vr22xts9l0dte4e5w54va9z5xst0ra5ewttv" timestamp="1742637834"&gt;58&lt;/key&gt;&lt;/foreign-keys&gt;&lt;ref-type name="Journal Article"&gt;17&lt;/ref-type&gt;&lt;contributors&gt;&lt;authors&gt;&lt;author&gt;Bhardwaj, Sonam&lt;/author&gt;&lt;author&gt;Dave, Mayank&lt;/author&gt;&lt;/authors&gt;&lt;/contributors&gt;&lt;titles&gt;&lt;title&gt;Integrating a Rule-Based Approach to Malware Detection with an LSTM-Based Feature Selection Technique&lt;/title&gt;&lt;secondary-title&gt;SN Computer Science&lt;/secondary-title&gt;&lt;/titles&gt;&lt;periodical&gt;&lt;full-title&gt;SN Computer Science&lt;/full-title&gt;&lt;/periodical&gt;&lt;pages&gt;737&lt;/pages&gt;&lt;volume&gt;4&lt;/volume&gt;&lt;number&gt;6&lt;/number&gt;&lt;dates&gt;&lt;year&gt;2023&lt;/year&gt;&lt;/dates&gt;&lt;isbn&gt;2661-8907&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(Bhardwaj and Dave 2023)</w:t>
      </w:r>
      <w:r w:rsidRPr="007D0FF0">
        <w:rPr>
          <w:rFonts w:asciiTheme="majorHAnsi" w:hAnsiTheme="majorHAnsi" w:cstheme="minorHAnsi"/>
        </w:rPr>
        <w:fldChar w:fldCharType="end"/>
      </w:r>
      <w:r w:rsidRPr="007D0FF0">
        <w:rPr>
          <w:rFonts w:asciiTheme="majorHAnsi" w:hAnsiTheme="majorHAnsi" w:cstheme="minorHAnsi"/>
        </w:rPr>
        <w:t xml:space="preserve"> This study aims to improve the detection of AI-generated steganographic threats in open-source antivirus software using YARA rules and ML anomaly detection. The resulting methods will be robust and designed for easy integration into existing tools. The findings will benefit the cybersecurity community and further strengthen steganographic malware detection mechanisms, ensuring that AV systems remain effective against evolving cyber threats.</w:t>
      </w:r>
    </w:p>
    <w:p w14:paraId="7755A668" w14:textId="77777777" w:rsidR="007D0FF0" w:rsidRPr="007F14C7" w:rsidRDefault="007D0FF0" w:rsidP="00C148A0">
      <w:pPr>
        <w:pStyle w:val="Heading1"/>
        <w:numPr>
          <w:ilvl w:val="1"/>
          <w:numId w:val="1"/>
        </w:numPr>
        <w:jc w:val="both"/>
        <w:rPr>
          <w:rFonts w:cstheme="minorHAnsi"/>
          <w:b/>
          <w:bCs/>
          <w:color w:val="auto"/>
          <w:sz w:val="24"/>
          <w:szCs w:val="24"/>
        </w:rPr>
      </w:pPr>
      <w:bookmarkStart w:id="17" w:name="_Toc204892526"/>
      <w:bookmarkStart w:id="18" w:name="_Toc221191342"/>
      <w:r w:rsidRPr="007F14C7">
        <w:rPr>
          <w:rFonts w:cstheme="minorHAnsi"/>
          <w:b/>
          <w:bCs/>
          <w:color w:val="auto"/>
          <w:sz w:val="24"/>
          <w:szCs w:val="24"/>
        </w:rPr>
        <w:t>Concepts Central to the Study</w:t>
      </w:r>
      <w:bookmarkEnd w:id="17"/>
      <w:bookmarkEnd w:id="18"/>
    </w:p>
    <w:p w14:paraId="2BDDE57C" w14:textId="32DCDC49"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This section introduces the fundamental concepts that explains this study. This research contains numerous important concepts that will underpin our understanding, and its progression as outlined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&lt;EndNote&gt;&lt;Cite&gt;&lt;Author&gt;pressbooks&lt;/Author&gt;&lt;Year&gt;2015 &lt;/Year&gt;&lt;RecNum&gt;106&lt;/RecNum&gt;&lt;DisplayText&gt;(pressbooks 2015 )&lt;/DisplayText&gt;&lt;record&gt;&lt;rec-number&gt;106&lt;/rec-number&gt;&lt;foreign-keys&gt;&lt;key app="EN" db-id="vr22xts9l0dte4e5w54va9z5xst0ra5ewttv" timestamp="1749660711"&gt;106&lt;/key&gt;&lt;/foreign-keys&gt;&lt;ref-type name="Book"&gt;6&lt;/ref-type&gt;&lt;contributors&gt;&lt;authors&gt;&lt;author&gt;pressbooks&lt;/author&gt;&lt;/authors&gt;&lt;/contributors&gt;&lt;titles&gt;&lt;title&gt;Choosing &amp;amp; Using Sources: A Guide to Academic Research&lt;/title&gt;&lt;/titles&gt;&lt;dates&gt;&lt;year&gt;2015 &lt;/year&gt;&lt;/dates&gt;&lt;urls&gt;&lt;related-urls&gt;&lt;url&gt;https://ohiostate.pressbooks.pub/choosingsources/chapter/main-concepts/&lt;/url&gt;&lt;/related-urls&gt;&lt;/urls&gt;&lt;/record&gt;&lt;/Cite&gt;&lt;/EndNote&gt;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(pressbooks 2015 )</w:t>
      </w:r>
      <w:r w:rsidRPr="007D0FF0">
        <w:rPr>
          <w:rFonts w:asciiTheme="majorHAnsi" w:hAnsiTheme="majorHAnsi" w:cstheme="minorHAnsi"/>
        </w:rPr>
        <w:fldChar w:fldCharType="end"/>
      </w:r>
      <w:r w:rsidRPr="007D0FF0">
        <w:rPr>
          <w:rFonts w:asciiTheme="majorHAnsi" w:hAnsiTheme="majorHAnsi" w:cstheme="minorHAnsi"/>
        </w:rPr>
        <w:t>.</w:t>
      </w:r>
    </w:p>
    <w:p w14:paraId="7AB989B4" w14:textId="77777777" w:rsidR="007D0FF0" w:rsidRPr="007D0FF0" w:rsidRDefault="007D0FF0" w:rsidP="007D0FF0">
      <w:pPr>
        <w:pStyle w:val="ListParagraph"/>
        <w:ind w:left="360"/>
        <w:jc w:val="both"/>
        <w:rPr>
          <w:rFonts w:asciiTheme="majorHAnsi" w:hAnsiTheme="majorHAnsi" w:cstheme="minorHAnsi"/>
        </w:rPr>
      </w:pPr>
    </w:p>
    <w:p w14:paraId="3AE4BF6B" w14:textId="7777777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As the study advances, the concepts just do not become definitions, but they become an integral component of the broader study, serving as the foundation for understanding the study (Pearl, 2009). The notions will help the study understand the study's progress and avoid pitfalls during the investigation:</w:t>
      </w:r>
    </w:p>
    <w:p w14:paraId="74903D9D" w14:textId="77777777" w:rsidR="007D0FF0" w:rsidRPr="007D0FF0" w:rsidRDefault="007D0FF0" w:rsidP="007D0FF0">
      <w:pPr>
        <w:pStyle w:val="ListParagraph"/>
        <w:jc w:val="both"/>
        <w:rPr>
          <w:rFonts w:asciiTheme="majorHAnsi" w:hAnsiTheme="majorHAnsi" w:cstheme="minorHAnsi"/>
        </w:rPr>
      </w:pPr>
    </w:p>
    <w:p w14:paraId="5C98B6C1" w14:textId="77777777" w:rsidR="007D0FF0" w:rsidRPr="007D0FF0" w:rsidRDefault="007D0FF0" w:rsidP="007D0FF0">
      <w:pPr>
        <w:pStyle w:val="Heading2"/>
        <w:numPr>
          <w:ilvl w:val="2"/>
          <w:numId w:val="1"/>
        </w:numPr>
        <w:jc w:val="both"/>
        <w:rPr>
          <w:rFonts w:cstheme="minorHAnsi"/>
          <w:color w:val="auto"/>
          <w:sz w:val="24"/>
          <w:szCs w:val="24"/>
        </w:rPr>
      </w:pPr>
      <w:bookmarkStart w:id="19" w:name="_Toc204892527"/>
      <w:bookmarkStart w:id="20" w:name="_Toc221191343"/>
      <w:r w:rsidRPr="007D0FF0">
        <w:rPr>
          <w:rFonts w:cstheme="minorHAnsi"/>
          <w:color w:val="auto"/>
          <w:sz w:val="24"/>
          <w:szCs w:val="24"/>
        </w:rPr>
        <w:t>Steganography</w:t>
      </w:r>
      <w:bookmarkEnd w:id="19"/>
      <w:bookmarkEnd w:id="20"/>
    </w:p>
    <w:p w14:paraId="69A7FABA" w14:textId="3915B80F"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Steganography is the art of concealing hidden information making it difficult to detect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(Rahman, et al. 2022)</w:t>
      </w:r>
      <w:r w:rsidRPr="007D0FF0">
        <w:rPr>
          <w:rFonts w:asciiTheme="majorHAnsi" w:hAnsiTheme="majorHAnsi" w:cstheme="minorHAnsi"/>
        </w:rPr>
        <w:fldChar w:fldCharType="end"/>
      </w:r>
      <w:r w:rsidRPr="007D0FF0">
        <w:rPr>
          <w:rFonts w:asciiTheme="majorHAnsi" w:hAnsiTheme="majorHAnsi" w:cstheme="minorHAnsi"/>
        </w:rPr>
        <w:t xml:space="preserve">. The rise in the use of steganography has been influenced by the improvements in information digitalization and data transfer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&lt;EndNote&gt;&lt;Cite&gt;&lt;Author&gt;Majeed&lt;/Author&gt;&lt;Year&gt;2021&lt;/Year&gt;&lt;RecNum&gt;76&lt;/RecNum&gt;&lt;DisplayText&gt;(Majeed, et al. 2021)&lt;/DisplayText&gt;&lt;record&gt;&lt;rec-number&gt;76&lt;/rec-number&gt;&lt;foreign-keys&gt;&lt;key app="EN" db-id="vr22xts9l0dte4e5w54va9z5xst0ra5ewttv" timestamp="1747855086"&gt;76&lt;/key&gt;&lt;/foreign-keys&gt;&lt;ref-type name="Journal Article"&gt;17&lt;/ref-type&gt;&lt;contributors&gt;&lt;authors&gt;&lt;author&gt;Majeed, Mohammed Abdul&lt;/author&gt;&lt;author&gt;Sulaiman, Rossilawati&lt;/author&gt;&lt;author&gt;Shukur, Zarina&lt;/author&gt;&lt;author&gt;Hasan, Mohammad Kamrul&lt;/author&gt;&lt;/authors&gt;&lt;/contributors&gt;&lt;titles&gt;&lt;title&gt;A review on text steganography techniques&lt;/title&gt;&lt;secondary-title&gt;Mathematics&lt;/secondary-title&gt;&lt;/titles&gt;&lt;periodical&gt;&lt;full-title&gt;Mathematics&lt;/full-title&gt;&lt;/periodical&gt;&lt;pages&gt;2829&lt;/pages&gt;&lt;volume&gt;9&lt;/volume&gt;&lt;number&gt;21&lt;/number&gt;&lt;dates&gt;&lt;year&gt;2021&lt;/year&gt;&lt;/dates&gt;&lt;isbn&gt;2227-7390&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(Majeed, et al. 2021)</w:t>
      </w:r>
      <w:r w:rsidRPr="007D0FF0">
        <w:rPr>
          <w:rFonts w:asciiTheme="majorHAnsi" w:hAnsiTheme="majorHAnsi" w:cstheme="minorHAnsi"/>
        </w:rPr>
        <w:fldChar w:fldCharType="end"/>
      </w:r>
      <w:r w:rsidRPr="007D0FF0">
        <w:rPr>
          <w:rFonts w:asciiTheme="majorHAnsi" w:hAnsiTheme="majorHAnsi" w:cstheme="minorHAnsi"/>
        </w:rPr>
        <w:t xml:space="preserve">. Although the use of steganography can be for good cause such as hiding of confidential information online that can be exploited by criminals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(Rahman, et al. 2022)</w:t>
      </w:r>
      <w:r w:rsidRPr="007D0FF0">
        <w:rPr>
          <w:rFonts w:asciiTheme="majorHAnsi" w:hAnsiTheme="majorHAnsi" w:cstheme="minorHAnsi"/>
        </w:rPr>
        <w:fldChar w:fldCharType="end"/>
      </w:r>
      <w:r w:rsidRPr="007D0FF0">
        <w:rPr>
          <w:rFonts w:asciiTheme="majorHAnsi" w:hAnsiTheme="majorHAnsi" w:cstheme="minorHAnsi"/>
        </w:rPr>
        <w:t xml:space="preserve">, it has also grown into a field where parties responsible for cybercrime abuse it to hide,  transmit messages and also malwares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&lt;EndNote&gt;&lt;Cite&gt;&lt;Author&gt;Rustad&lt;/Author&gt;&lt;Year&gt;2023&lt;/Year&gt;&lt;RecNum&gt;84&lt;/RecNum&gt;&lt;DisplayText&gt;(Rustad, et al. 2023)&lt;/DisplayText&gt;&lt;record&gt;&lt;rec-number&gt;84&lt;/rec-number&gt;&lt;foreign-keys&gt;&lt;key app="EN" db-id="vr22xts9l0dte4e5w54va9z5xst0ra5ewttv" timestamp="1747855928"&gt;84&lt;/key&gt;&lt;/foreign-keys&gt;&lt;ref-type name="Journal Article"&gt;17&lt;/ref-type&gt;&lt;contributors&gt;&lt;authors&gt;&lt;author&gt;Rustad, Supriadi&lt;/author&gt;&lt;author&gt;Andono, Pulung Nurtantio&lt;/author&gt;&lt;author&gt;Shidik, Guruh Fajar&lt;/author&gt;&lt;/authors&gt;&lt;/contributors&gt;&lt;titles&gt;&lt;title&gt;Digital image steganography survey and investigation (goal, assessment, method, development, and dataset)&lt;/title&gt;&lt;secondary-title&gt;Signal processing&lt;/secondary-title&gt;&lt;/titles&gt;&lt;periodical&gt;&lt;full-title&gt;Signal processing&lt;/full-title&gt;&lt;/periodical&gt;&lt;pages&gt;108908&lt;/pages&gt;&lt;volume&gt;206&lt;/volume&gt;&lt;dates&gt;&lt;year&gt;2023&lt;/year&gt;&lt;/dates&gt;&lt;isbn&gt;0165-1684&lt;/isbn&gt;&lt;urls&gt;&lt;/urls&gt;&lt;/record&gt;&lt;/Cite&gt;&lt;/EndNote&gt;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(Rustad, et al. 2023)</w:t>
      </w:r>
      <w:r w:rsidRPr="007D0FF0">
        <w:rPr>
          <w:rFonts w:asciiTheme="majorHAnsi" w:hAnsiTheme="majorHAnsi" w:cstheme="minorHAnsi"/>
        </w:rPr>
        <w:fldChar w:fldCharType="end"/>
      </w:r>
      <w:r w:rsidRPr="007D0FF0">
        <w:rPr>
          <w:rFonts w:asciiTheme="majorHAnsi" w:hAnsiTheme="majorHAnsi" w:cstheme="minorHAnsi"/>
        </w:rPr>
        <w:t>.</w:t>
      </w:r>
    </w:p>
    <w:p w14:paraId="6C4AB1FF" w14:textId="77777777" w:rsidR="007D0FF0" w:rsidRPr="007D0FF0" w:rsidRDefault="007D0FF0" w:rsidP="007D0FF0">
      <w:pPr>
        <w:pStyle w:val="ListParagraph"/>
        <w:ind w:left="360"/>
        <w:jc w:val="both"/>
        <w:rPr>
          <w:rFonts w:asciiTheme="majorHAnsi" w:hAnsiTheme="majorHAnsi" w:cstheme="minorHAnsi"/>
        </w:rPr>
      </w:pPr>
    </w:p>
    <w:p w14:paraId="089B6A38" w14:textId="4B92B973"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This study looks at the steganography application in concealing Morden AI generated malwares. Steganography has manifested in various forms, including visual, auditory and linguistic content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(Chang and Echizen 2025)</w:t>
      </w:r>
      <w:r w:rsidRPr="007D0FF0">
        <w:rPr>
          <w:rFonts w:asciiTheme="majorHAnsi" w:hAnsiTheme="majorHAnsi" w:cstheme="minorHAnsi"/>
        </w:rPr>
        <w:fldChar w:fldCharType="end"/>
      </w:r>
      <w:r w:rsidRPr="007D0FF0">
        <w:rPr>
          <w:rFonts w:asciiTheme="majorHAnsi" w:hAnsiTheme="majorHAnsi" w:cstheme="minorHAnsi"/>
        </w:rPr>
        <w:t xml:space="preserve">. The Linguistic technique is used to hide the message within the cover text in non-obvious way such that the presence of message is imperceptible to an outsider linguistic content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&lt;EndNote&gt;&lt;Cite&gt;&lt;Author&gt;Kaur&lt;/Author&gt;&lt;Year&gt;2014&lt;/Year&gt;&lt;RecNum&gt;103&lt;/RecNum&gt;&lt;DisplayText&gt;(Kaur and Behal 2014)&lt;/DisplayText&gt;&lt;record&gt;&lt;rec-number&gt;103&lt;/rec-number&gt;&lt;foreign-keys&gt;&lt;key app="EN" db-id="vr22xts9l0dte4e5w54va9z5xst0ra5ewttv" timestamp="1749471744"&gt;103&lt;/key&gt;&lt;/foreign-keys&gt;&lt;ref-type name="Journal Article"&gt;17&lt;/ref-type&gt;&lt;contributors&gt;&lt;authors&gt;&lt;author&gt;Kaur, Navneet&lt;/author&gt;&lt;author&gt;Behal, Sunny&lt;/author&gt;&lt;/authors&gt;&lt;/contributors&gt;&lt;titles&gt;&lt;title&gt;A Survey on various types of Steganography and Analysis of Hiding Techniques&lt;/title&gt;&lt;secondary-title&gt;International journal of engineering trends and technology&lt;/secondary-title&gt;&lt;/titles&gt;&lt;periodical&gt;&lt;full-title&gt;International journal of engineering trends and technology&lt;/full-title&gt;&lt;/periodical&gt;&lt;pages&gt;388-392&lt;/pages&gt;&lt;volume&gt;11&lt;/volume&gt;&lt;number&gt;8&lt;/number&gt;&lt;dates&gt;&lt;year&gt;2014&lt;/year&gt;&lt;/dates&gt;&lt;urls&gt;&lt;/urls&gt;&lt;/record&gt;&lt;/Cite&gt;&lt;/EndNote&gt;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(Kaur and Behal 2014)</w:t>
      </w:r>
      <w:r w:rsidRPr="007D0FF0">
        <w:rPr>
          <w:rFonts w:asciiTheme="majorHAnsi" w:hAnsiTheme="majorHAnsi" w:cstheme="minorHAnsi"/>
        </w:rPr>
        <w:fldChar w:fldCharType="end"/>
      </w:r>
      <w:r w:rsidRPr="007D0FF0">
        <w:rPr>
          <w:rFonts w:asciiTheme="majorHAnsi" w:hAnsiTheme="majorHAnsi" w:cstheme="minorHAnsi"/>
        </w:rPr>
        <w:t xml:space="preserve">.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AuthorYear="1"&gt;&lt;Author&gt;Kaur&lt;/Author&gt;&lt;Year&gt;2014&lt;/Year&gt;&lt;RecNum&gt;103&lt;/RecNum&gt;&lt;DisplayText&gt;Kaur and Behal (2014)&lt;/DisplayText&gt;&lt;record&gt;&lt;rec-number&gt;103&lt;/rec-number&gt;&lt;foreign-keys&gt;&lt;key app="EN" db-id="vr22xts9l0dte4e5w54va9z5xst0ra5ewttv" timestamp="1749471744"&gt;103&lt;/key&gt;&lt;/foreign-keys&gt;&lt;ref-type name="Journal Article"&gt;17&lt;/ref-type&gt;&lt;contributors&gt;&lt;authors&gt;&lt;author&gt;Kaur, Navneet&lt;/author&gt;&lt;author&gt;Behal, Sunny&lt;/author&gt;&lt;/authors&gt;&lt;/contributors&gt;&lt;titles&gt;&lt;title&gt;A Survey on various types of Steganography and Analysis of Hiding Techniques&lt;/title&gt;&lt;secondary-title&gt;International journal of engineering trends and technology&lt;/secondary-title&gt;&lt;/titles&gt;&lt;periodical&gt;&lt;full-title&gt;International journal of engineering trends and technology&lt;/full-title&gt;&lt;/periodical&gt;&lt;pages&gt;388-392&lt;/pages&gt;&lt;volume&gt;11&lt;/volume&gt;&lt;number&gt;8&lt;/number&gt;&lt;dates&gt;&lt;year&gt;2014&lt;/year&gt;&lt;/dates&gt;&lt;urls&gt;&lt;/urls&gt;&lt;/record&gt;&lt;/Cite&gt;&lt;/EndNote&gt;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Kaur and Behal (2014)</w:t>
      </w:r>
      <w:r w:rsidRPr="007D0FF0">
        <w:rPr>
          <w:rFonts w:asciiTheme="majorHAnsi" w:hAnsiTheme="majorHAnsi" w:cstheme="minorHAnsi"/>
        </w:rPr>
        <w:fldChar w:fldCharType="end"/>
      </w:r>
      <w:r w:rsidRPr="007D0FF0">
        <w:rPr>
          <w:rFonts w:asciiTheme="majorHAnsi" w:hAnsiTheme="majorHAnsi" w:cstheme="minorHAnsi"/>
        </w:rPr>
        <w:t xml:space="preserve"> further specify how the visual and auditory can be regarded as technical steganography where message is hidden in image, video, audio, text, or some other digital media.</w:t>
      </w:r>
    </w:p>
    <w:p w14:paraId="4D468D15" w14:textId="77777777" w:rsidR="007D0FF0" w:rsidRPr="007D0FF0" w:rsidRDefault="007D0FF0" w:rsidP="007D0FF0">
      <w:pPr>
        <w:pStyle w:val="ListParagraph"/>
        <w:ind w:left="360"/>
        <w:jc w:val="both"/>
        <w:rPr>
          <w:rFonts w:asciiTheme="majorHAnsi" w:hAnsiTheme="majorHAnsi" w:cstheme="minorHAnsi"/>
        </w:rPr>
      </w:pPr>
    </w:p>
    <w:p w14:paraId="269F34F3" w14:textId="5C6FE62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The study will explore the technical steganography technique specifically the image digital media which makes use of the least significant bit (LSB) which allow the replacement of information from the lower image bits that hold no significant information about an image and replace them with the generated malwares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&lt;EndNote&gt;&lt;Cite&gt;&lt;Author&gt;ALabaichi&lt;/Author&gt;&lt;Year&gt;2020&lt;/Year&gt;&lt;RecNum&gt;208&lt;/RecNum&gt;&lt;DisplayText&gt;(ALabaichi, et al. 2020)&lt;/DisplayText&gt;&lt;record&gt;&lt;rec-number&gt;208&lt;/rec-number&gt;&lt;foreign-keys&gt;&lt;key app="EN" db-id="wpsfper5z25dafer2vjpetstfzzrdwx2029e" timestamp="1770198674"&gt;208&lt;/key&gt;&lt;/foreign-keys&gt;&lt;ref-type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(ALabaichi, et al. 2020)</w:t>
      </w:r>
      <w:r w:rsidRPr="007D0FF0">
        <w:rPr>
          <w:rFonts w:asciiTheme="majorHAnsi" w:hAnsiTheme="majorHAnsi" w:cstheme="minorHAnsi"/>
        </w:rPr>
        <w:fldChar w:fldCharType="end"/>
      </w:r>
      <w:r w:rsidRPr="007D0FF0">
        <w:rPr>
          <w:rFonts w:asciiTheme="majorHAnsi" w:hAnsiTheme="majorHAnsi" w:cstheme="minorHAnsi"/>
        </w:rPr>
        <w:t xml:space="preserve">. Exploring both the insertion and substitution methods of the LSB, The Insertion based will allow the embedment of data increasing the image size and the substitution based method will allow the replacement of the bits of the image with secret data without increasing the size of the image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&lt;EndNote&gt;&lt;Cite&gt;&lt;Author&gt;Aslam&lt;/Author&gt;&lt;Year&gt;2022&lt;/Year&gt;&lt;RecNum&gt;83&lt;/RecNum&gt;&lt;DisplayText&gt;(Aslam, et al.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(Aslam, et al. 2022)</w:t>
      </w:r>
      <w:r w:rsidRPr="007D0FF0">
        <w:rPr>
          <w:rFonts w:asciiTheme="majorHAnsi" w:hAnsiTheme="majorHAnsi" w:cstheme="minorHAnsi"/>
        </w:rPr>
        <w:fldChar w:fldCharType="end"/>
      </w:r>
      <w:r w:rsidRPr="007D0FF0">
        <w:rPr>
          <w:rFonts w:asciiTheme="majorHAnsi" w:hAnsiTheme="majorHAnsi" w:cstheme="minorHAnsi"/>
        </w:rPr>
        <w:t>.</w:t>
      </w:r>
    </w:p>
    <w:p w14:paraId="44BF0B58" w14:textId="77777777" w:rsidR="007D0FF0" w:rsidRPr="007D0FF0" w:rsidRDefault="007D0FF0" w:rsidP="007D0FF0">
      <w:pPr>
        <w:pStyle w:val="ListParagraph"/>
        <w:ind w:left="360"/>
        <w:jc w:val="both"/>
        <w:rPr>
          <w:rFonts w:asciiTheme="majorHAnsi" w:hAnsiTheme="majorHAnsi" w:cstheme="minorHAnsi"/>
        </w:rPr>
      </w:pPr>
    </w:p>
    <w:p w14:paraId="70230A3B" w14:textId="19418E0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AuthorYear="1"&gt;&lt;Author&gt;ALabaichi&lt;/Author&gt;&lt;Year&gt;2020&lt;/Year&gt;&lt;RecNum&gt;208&lt;/RecNum&gt;&lt;DisplayText&gt;ALabaichi, et al. (2020)&lt;/DisplayText&gt;&lt;record&gt;&lt;rec-number&gt;208&lt;/rec-number&gt;&lt;foreign-keys&gt;&lt;key app="EN" db-id="wpsfper5z25dafer2vjpetstfzzrdwx2029e" timestamp="1770198674"&gt;208&lt;/key&gt;&lt;/foreign-keys&gt;&lt;ref-type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ALabaichi, et al. (2020)</w:t>
      </w:r>
      <w:r w:rsidRPr="007D0FF0">
        <w:rPr>
          <w:rFonts w:asciiTheme="majorHAnsi" w:hAnsiTheme="majorHAnsi" w:cstheme="minorHAnsi"/>
        </w:rPr>
        <w:fldChar w:fldCharType="end"/>
      </w:r>
      <w:r w:rsidRPr="007D0FF0">
        <w:rPr>
          <w:rFonts w:asciiTheme="majorHAnsi" w:hAnsiTheme="majorHAnsi" w:cstheme="minorHAnsi"/>
        </w:rPr>
        <w:t xml:space="preserve"> shown on their study that the host image and Steg malware embedded images do not present significant differences in visual when using the LSB method and proposed the algorithm used  as it can successfully hide secret messages in host images without any distortion. However,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AuthorYear="1"&gt;&lt;Author&gt;Gupta&lt;/Author&gt;&lt;Year&gt;2012&lt;/Year&gt;&lt;RecNum&gt;78&lt;/RecNum&gt;&lt;DisplayText&gt;Gupta, et al. (2012)&lt;/DisplayText&gt;&lt;record&gt;&lt;rec-number&gt;78&lt;/rec-number&gt;&lt;foreign-keys&gt;&lt;key app="EN" db-id="vr22xts9l0dte4e5w54va9z5xst0ra5ewttv" timestamp="1747855369"&gt;78&lt;/key&gt;&lt;/foreign-keys&gt;&lt;ref-type name="Journal Article"&gt;17&lt;/ref-type&gt;&lt;contributors&gt;&lt;authors&gt;&lt;author&gt;Gupta, Shailender&lt;/author&gt;&lt;author&gt;Goyal, Ankur&lt;/author&gt;&lt;author&gt;Bhushan, Bharat&lt;/author&gt;&lt;/authors&gt;&lt;/contributors&gt;&lt;titles&gt;&lt;title&gt;Information hiding using least significant bit steganography and cryptography&lt;/title&gt;&lt;secondary-title&gt;International Journal of Modern Education and Computer Science&lt;/secondary-title&gt;&lt;/titles&gt;&lt;periodical&gt;&lt;full-title&gt;International Journal of Modern Education and Computer Science&lt;/full-title&gt;&lt;/periodical&gt;&lt;pages&gt;27&lt;/pages&gt;&lt;volume&gt;4&lt;/volume&gt;&lt;number&gt;6&lt;/number&gt;&lt;dates&gt;&lt;year&gt;2012&lt;/year&gt;&lt;/dates&gt;&lt;isbn&gt;2075-0161&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Gupta, et al. (2012)</w:t>
      </w:r>
      <w:r w:rsidRPr="007D0FF0">
        <w:rPr>
          <w:rFonts w:asciiTheme="majorHAnsi" w:hAnsiTheme="majorHAnsi" w:cstheme="minorHAnsi"/>
        </w:rPr>
        <w:fldChar w:fldCharType="end"/>
      </w:r>
      <w:r w:rsidRPr="007D0FF0">
        <w:rPr>
          <w:rFonts w:asciiTheme="majorHAnsi" w:hAnsiTheme="majorHAnsi" w:cstheme="minorHAnsi"/>
        </w:rPr>
        <w:t xml:space="preserve"> showed how as more  bits are used from an image, the quality of the image deteriorates but this does not affect the quality of the message been hidden in the images.</w:t>
      </w:r>
    </w:p>
    <w:p w14:paraId="0B4C5C6B" w14:textId="77777777" w:rsidR="007D0FF0" w:rsidRPr="007D0FF0" w:rsidRDefault="007D0FF0" w:rsidP="007D0FF0">
      <w:pPr>
        <w:pStyle w:val="Heading2"/>
        <w:numPr>
          <w:ilvl w:val="2"/>
          <w:numId w:val="1"/>
        </w:numPr>
        <w:jc w:val="both"/>
        <w:rPr>
          <w:rFonts w:cstheme="minorHAnsi"/>
          <w:color w:val="auto"/>
          <w:sz w:val="24"/>
          <w:szCs w:val="24"/>
        </w:rPr>
      </w:pPr>
      <w:bookmarkStart w:id="21" w:name="_Toc204892528"/>
      <w:bookmarkStart w:id="22" w:name="_Toc221191344"/>
      <w:r w:rsidRPr="007D0FF0">
        <w:rPr>
          <w:rFonts w:cstheme="minorHAnsi"/>
          <w:color w:val="auto"/>
          <w:sz w:val="24"/>
          <w:szCs w:val="24"/>
        </w:rPr>
        <w:t>Artificial intelligence</w:t>
      </w:r>
      <w:bookmarkEnd w:id="21"/>
      <w:bookmarkEnd w:id="22"/>
    </w:p>
    <w:p w14:paraId="0B822667" w14:textId="5491A760"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According to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AuthorYear="1"&gt;&lt;Author&gt;Jiang&lt;/Author&gt;&lt;Year&gt;2022&lt;/Year&gt;&lt;RecNum&gt;100&lt;/RecNum&gt;&lt;DisplayText&gt;Jiang, et al. (2022)&lt;/DisplayText&gt;&lt;record&gt;&lt;rec-number&gt;100&lt;/rec-number&gt;&lt;foreign-keys&gt;&lt;key app="EN" db-id="vr22xts9l0dte4e5w54va9z5xst0ra5ewttv" timestamp="1749059646"&gt;100&lt;/key&gt;&lt;/foreign-keys&gt;&lt;ref-type name="Journal Article"&gt;17&lt;/ref-type&gt;&lt;contributors&gt;&lt;authors&gt;&lt;author&gt;Jiang, Yuchen&lt;/author&gt;&lt;author&gt;Li, Xiang&lt;/author&gt;&lt;author&gt;Luo, Hao&lt;/author&gt;&lt;author&gt;Yin, Shen&lt;/author&gt;&lt;author&gt;Kaynak, Okyay&lt;/author&gt;&lt;/authors&gt;&lt;/contributors&gt;&lt;titles&gt;&lt;title&gt;Quo vadis artificial intelligence?&lt;/title&gt;&lt;secondary-title&gt;Discover Artificial Intelligence&lt;/secondary-title&gt;&lt;/titles&gt;&lt;periodical&gt;&lt;full-title&gt;Discover Artificial Intelligence&lt;/full-title&gt;&lt;/periodical&gt;&lt;pages&gt;4&lt;/pages&gt;&lt;volume&gt;2&lt;/volume&gt;&lt;number&gt;1&lt;/number&gt;&lt;dates&gt;&lt;year&gt;2022&lt;/year&gt;&lt;/dates&gt;&lt;isbn&gt;2731-0809&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Jiang, et al. (2022)</w:t>
      </w:r>
      <w:r w:rsidRPr="007D0FF0">
        <w:rPr>
          <w:rFonts w:asciiTheme="majorHAnsi" w:hAnsiTheme="majorHAnsi" w:cstheme="minorHAnsi"/>
        </w:rPr>
        <w:fldChar w:fldCharType="end"/>
      </w:r>
      <w:r w:rsidRPr="007D0FF0">
        <w:rPr>
          <w:rFonts w:asciiTheme="majorHAnsi" w:hAnsiTheme="majorHAnsi" w:cstheme="minorHAnsi"/>
        </w:rPr>
        <w:t xml:space="preserve">,  AI as enabling machines to do things that require human intelligence. AI techniques such as genetic algorithms, particle swarm optimization, and artificial bee colony algorithms can be used to intelligently select carrier images used to conceal secret data and precise embedding locations within those images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&lt;EndNote&gt;&lt;Cite&gt;&lt;Author&gt;Shyla&lt;/Author&gt;&lt;Year&gt;2021&lt;/Year&gt;&lt;RecNum&gt;107&lt;/RecNum&gt;&lt;DisplayText&gt;(Shyla, et al. 2021)&lt;/DisplayText&gt;&lt;record&gt;&lt;rec-number&gt;107&lt;/rec-number&gt;&lt;foreign-keys&gt;&lt;key app="EN" db-id="vr22xts9l0dte4e5w54va9z5xst0ra5ewttv" timestamp="1749661472"&gt;107&lt;/key&gt;&lt;/foreign-keys&gt;&lt;ref-type name="Journal Article"&gt;17&lt;/ref-type&gt;&lt;contributors&gt;&lt;authors&gt;&lt;author&gt;Shyla, MK&lt;/author&gt;&lt;author&gt;Kumar, KB Shiva&lt;/author&gt;&lt;author&gt;Das, Rajendra Kumar&lt;/author&gt;&lt;/authors&gt;&lt;/contributors&gt;&lt;titles&gt;&lt;title&gt;Image steganography using genetic algorithm for cover image selection and embedding&lt;/title&gt;&lt;secondary-title&gt;Soft computing letters&lt;/secondary-title&gt;&lt;/titles&gt;&lt;periodical&gt;&lt;full-title&gt;Soft computing letters&lt;/full-title&gt;&lt;/periodical&gt;&lt;pages&gt;100021&lt;/pages&gt;&lt;volume&gt;3&lt;/volume&gt;&lt;dates&gt;&lt;year&gt;2021&lt;/year&gt;&lt;/dates&gt;&lt;isbn&gt;2666-2221&lt;/isbn&gt;&lt;urls&gt;&lt;/urls&gt;&lt;/record&gt;&lt;/Cite&gt;&lt;/EndNote&gt;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(Shyla, et al. 2021)</w:t>
      </w:r>
      <w:r w:rsidRPr="007D0FF0">
        <w:rPr>
          <w:rFonts w:asciiTheme="majorHAnsi" w:hAnsiTheme="majorHAnsi" w:cstheme="minorHAnsi"/>
        </w:rPr>
        <w:fldChar w:fldCharType="end"/>
      </w:r>
      <w:r w:rsidRPr="007D0FF0">
        <w:rPr>
          <w:rFonts w:asciiTheme="majorHAnsi" w:hAnsiTheme="majorHAnsi" w:cstheme="minorHAnsi"/>
        </w:rPr>
        <w:t xml:space="preserve">. These approaches improve stealth and make detection by attackers much more difficult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&lt;EndNote&gt;&lt;Cite&gt;&lt;Author&gt;Georges&lt;/Author&gt;&lt;Year&gt;2020&lt;/Year&gt;&lt;RecNum&gt;101&lt;/RecNum&gt;&lt;DisplayText&gt;(Georges and Magdi 2020)&lt;/DisplayText&gt;&lt;record&gt;&lt;rec-number&gt;101&lt;/rec-number&gt;&lt;foreign-keys&gt;&lt;key app="EN" db-id="vr22xts9l0dte4e5w54va9z5xst0ra5ewttv" timestamp="1749059822"&gt;101&lt;/key&gt;&lt;/foreign-keys&gt;&lt;ref-type name="Journal Article"&gt;17&lt;/ref-type&gt;&lt;contributors&gt;&lt;authors&gt;&lt;author&gt;Georges, Jeanne&lt;/author&gt;&lt;author&gt;Magdi, Dalia A&lt;/author&gt;&lt;/authors&gt;&lt;/contributors&gt;&lt;titles&gt;&lt;title&gt;Using artificial intelligence approaches for image steganography: a review&lt;/title&gt;&lt;secondary-title&gt;Internet of Things—Applications and Future: Proceedings of ITAF 2019&lt;/secondary-title&gt;&lt;/titles&gt;&lt;periodical&gt;&lt;full-title&gt;Internet of Things—Applications and Future: Proceedings of ITAF 2019&lt;/full-title&gt;&lt;/periodical&gt;&lt;pages&gt;239-247&lt;/pages&gt;&lt;dates&gt;&lt;year&gt;2020&lt;/year&gt;&lt;/dates&gt;&lt;urls&gt;&lt;/urls&gt;&lt;/record&gt;&lt;/Cite&gt;&lt;/EndNote&gt;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(Georges and Magdi 2020)</w:t>
      </w:r>
      <w:r w:rsidRPr="007D0FF0">
        <w:rPr>
          <w:rFonts w:asciiTheme="majorHAnsi" w:hAnsiTheme="majorHAnsi" w:cstheme="minorHAnsi"/>
        </w:rPr>
        <w:fldChar w:fldCharType="end"/>
      </w:r>
      <w:r w:rsidRPr="007D0FF0">
        <w:rPr>
          <w:rFonts w:asciiTheme="majorHAnsi" w:hAnsiTheme="majorHAnsi" w:cstheme="minorHAnsi"/>
        </w:rPr>
        <w:t>.</w:t>
      </w:r>
    </w:p>
    <w:p w14:paraId="1B07F35E" w14:textId="77777777" w:rsidR="007D0FF0" w:rsidRPr="007D0FF0" w:rsidRDefault="007D0FF0" w:rsidP="007D0FF0">
      <w:pPr>
        <w:pStyle w:val="ListParagraph"/>
        <w:ind w:left="360"/>
        <w:jc w:val="both"/>
        <w:rPr>
          <w:rFonts w:asciiTheme="majorHAnsi" w:hAnsiTheme="majorHAnsi" w:cstheme="minorHAnsi"/>
        </w:rPr>
      </w:pPr>
    </w:p>
    <w:p w14:paraId="1B102E99" w14:textId="7777777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A subset of Artificial Intelligence, Machine learning, will be leveraged in this study to be able to study the produced outputs and determine any anomalies which will assist in creating more targeted rules.</w:t>
      </w:r>
    </w:p>
    <w:p w14:paraId="56D86811" w14:textId="77777777" w:rsidR="007D0FF0" w:rsidRPr="007D0FF0" w:rsidRDefault="007D0FF0" w:rsidP="007D0FF0">
      <w:pPr>
        <w:pStyle w:val="Heading2"/>
        <w:numPr>
          <w:ilvl w:val="2"/>
          <w:numId w:val="1"/>
        </w:numPr>
        <w:jc w:val="both"/>
        <w:rPr>
          <w:rFonts w:cstheme="minorHAnsi"/>
          <w:color w:val="auto"/>
          <w:sz w:val="24"/>
          <w:szCs w:val="24"/>
        </w:rPr>
      </w:pPr>
      <w:bookmarkStart w:id="23" w:name="_Toc204892529"/>
      <w:bookmarkStart w:id="24" w:name="_Toc221191345"/>
      <w:r w:rsidRPr="007D0FF0">
        <w:rPr>
          <w:rFonts w:cstheme="minorHAnsi"/>
          <w:color w:val="auto"/>
          <w:sz w:val="24"/>
          <w:szCs w:val="24"/>
        </w:rPr>
        <w:t>Machine learning-based Anomaly detection</w:t>
      </w:r>
      <w:bookmarkEnd w:id="23"/>
      <w:bookmarkEnd w:id="24"/>
    </w:p>
    <w:p w14:paraId="471D2EC4" w14:textId="44E7B812"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Machine learning as defined by Arthur Samuel who created the checkers program, is the field of study that gives computers the ability to learn without being explicitly </w:t>
      </w:r>
      <w:commentRangeStart w:id="25"/>
      <w:r w:rsidRPr="007D0FF0">
        <w:rPr>
          <w:rFonts w:asciiTheme="majorHAnsi" w:hAnsiTheme="majorHAnsi" w:cstheme="minorHAnsi"/>
        </w:rPr>
        <w:t>programme</w:t>
      </w:r>
      <w:commentRangeEnd w:id="25"/>
      <w:r w:rsidRPr="007D0FF0">
        <w:rPr>
          <w:rFonts w:asciiTheme="majorHAnsi" w:hAnsiTheme="majorHAnsi" w:cstheme="minorHAnsi"/>
        </w:rPr>
        <w:t>d</w:t>
      </w:r>
      <w:r w:rsidRPr="007D0FF0">
        <w:rPr>
          <w:rStyle w:val="CommentReference"/>
          <w:rFonts w:asciiTheme="majorHAnsi" w:eastAsia="Times New Roman" w:hAnsiTheme="majorHAnsi" w:cstheme="minorHAnsi"/>
          <w:kern w:val="0"/>
          <w:sz w:val="24"/>
          <w:szCs w:val="24"/>
          <w14:ligatures w14:val="none"/>
        </w:rPr>
        <w:commentReference w:id="25"/>
      </w:r>
      <w:r w:rsidRPr="007D0FF0">
        <w:rPr>
          <w:rFonts w:asciiTheme="majorHAnsi" w:hAnsiTheme="majorHAnsi" w:cstheme="minorHAnsi"/>
        </w:rPr>
        <w:t xml:space="preserve">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&lt;EndNote&gt;&lt;Cite&gt;&lt;Author&gt;Mahesh&lt;/Author&gt;&lt;Year&gt;2020&lt;/Year&gt;&lt;RecNum&gt;95&lt;/RecNum&gt;&lt;DisplayText&gt;(Mahesh 2020)&lt;/DisplayText&gt;&lt;record&gt;&lt;rec-number&gt;95&lt;/rec-number&gt;&lt;foreign-keys&gt;&lt;key app="EN" db-id="vr22xts9l0dte4e5w54va9z5xst0ra5ewttv" timestamp="1749057758"&gt;95&lt;/key&gt;&lt;/foreign-keys&gt;&lt;ref-type name="Journal Article"&gt;17&lt;/ref-type&gt;&lt;contributors&gt;&lt;authors&gt;&lt;author&gt;Mahesh, Batta&lt;/author&gt;&lt;/authors&gt;&lt;/contributors&gt;&lt;titles&gt;&lt;title&gt;Machine learning algorithms-a review&lt;/title&gt;&lt;secondary-title&gt;International Journal of Science and Research (IJSR).[Internet]&lt;/secondary-title&gt;&lt;/titles&gt;&lt;periodical&gt;&lt;full-title&gt;International Journal of Science and Research (IJSR).[Internet]&lt;/full-title&gt;&lt;/periodical&gt;&lt;pages&gt;381-386&lt;/pages&gt;&lt;volume&gt;9&lt;/volume&gt;&lt;number&gt;1&lt;/number&gt;&lt;dates&gt;&lt;year&gt;2020&lt;/year&gt;&lt;/dates&gt;&lt;urls&gt;&lt;/urls&gt;&lt;/record&gt;&lt;/Cite&gt;&lt;/EndNote&gt;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(Mahesh 2020)</w:t>
      </w:r>
      <w:r w:rsidRPr="007D0FF0">
        <w:rPr>
          <w:rFonts w:asciiTheme="majorHAnsi" w:hAnsiTheme="majorHAnsi" w:cstheme="minorHAnsi"/>
        </w:rPr>
        <w:fldChar w:fldCharType="end"/>
      </w:r>
      <w:r w:rsidRPr="007D0FF0">
        <w:rPr>
          <w:rFonts w:asciiTheme="majorHAnsi" w:hAnsiTheme="majorHAnsi" w:cstheme="minorHAnsi"/>
        </w:rPr>
        <w:t xml:space="preserve">. It is one of the most growing fields in today technology world and as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AuthorYear="1"&gt;&lt;Author&gt;Jordan&lt;/Author&gt;&lt;Year&gt;2015&lt;/Year&gt;&lt;RecNum&gt;124&lt;/RecNum&gt;&lt;DisplayText&gt;Jordan and Mitchell (2015)&lt;/DisplayText&gt;&lt;record&gt;&lt;rec-number&gt;124&lt;/rec-number&gt;&lt;foreign-keys&gt;&lt;key app="EN" db-id="wpsfper5z25dafer2vjpetstfzzrdwx2029e" timestamp="1689106052"&gt;124&lt;/key&gt;&lt;/foreign-keys&gt;&lt;ref-type name="Journal Article"&gt;17&lt;/ref-type&gt;&lt;contributors&gt;&lt;authors&gt;&lt;author&gt;Jordan, Michael I&lt;/author&gt;&lt;author&gt;Mitchell, Tom M&lt;/author&gt;&lt;/authors&gt;&lt;/contributors&gt;&lt;titles&gt;&lt;title&gt;Machine learning: Trends, perspectives, and prospects&lt;/title&gt;&lt;secondary-title&gt;Science&lt;/secondary-title&gt;&lt;/titles&gt;&lt;periodical&gt;&lt;full-title&gt;Science&lt;/full-title&gt;&lt;/periodical&gt;&lt;pages&gt;255-260&lt;/pages&gt;&lt;volume&gt;349&lt;/volume&gt;&lt;number&gt;6245&lt;/number&gt;&lt;dates&gt;&lt;year&gt;2015&lt;/year&gt;&lt;/dates&gt;&lt;isbn&gt;0036-8075&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Jordan and Mitchell (2015)</w:t>
      </w:r>
      <w:r w:rsidRPr="007D0FF0">
        <w:rPr>
          <w:rFonts w:asciiTheme="majorHAnsi" w:hAnsiTheme="majorHAnsi" w:cstheme="minorHAnsi"/>
        </w:rPr>
        <w:fldChar w:fldCharType="end"/>
      </w:r>
      <w:r w:rsidRPr="007D0FF0">
        <w:rPr>
          <w:rFonts w:asciiTheme="majorHAnsi" w:hAnsiTheme="majorHAnsi" w:cstheme="minorHAnsi"/>
        </w:rPr>
        <w:t xml:space="preserve"> further specified, Machine learning addresses the question of how to build computers that improve automatically through experience and it involves learning of hidden patterns within the data and subsequently using the patterns to classify or predict an event related to the problem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&lt;EndNote&gt;&lt;Cite&gt;&lt;Author&gt;Alloghani&lt;/Author&gt;&lt;Year&gt;2020&lt;/Year&gt;&lt;RecNum&gt;97&lt;/RecNum&gt;&lt;DisplayText&gt;(Alloghani, et al.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(Alloghani, et al. 2020)</w:t>
      </w:r>
      <w:r w:rsidRPr="007D0FF0">
        <w:rPr>
          <w:rFonts w:asciiTheme="majorHAnsi" w:hAnsiTheme="majorHAnsi" w:cstheme="minorHAnsi"/>
        </w:rPr>
        <w:fldChar w:fldCharType="end"/>
      </w:r>
      <w:r w:rsidRPr="007D0FF0">
        <w:rPr>
          <w:rFonts w:asciiTheme="majorHAnsi" w:hAnsiTheme="majorHAnsi" w:cstheme="minorHAnsi"/>
        </w:rPr>
        <w:t>.</w:t>
      </w:r>
    </w:p>
    <w:p w14:paraId="4597DFD5" w14:textId="77777777" w:rsidR="007D0FF0" w:rsidRPr="007D0FF0" w:rsidRDefault="007D0FF0" w:rsidP="007D0FF0">
      <w:pPr>
        <w:pStyle w:val="ListParagraph"/>
        <w:ind w:left="360"/>
        <w:jc w:val="both"/>
        <w:rPr>
          <w:rFonts w:asciiTheme="majorHAnsi" w:hAnsiTheme="majorHAnsi" w:cstheme="minorHAnsi"/>
        </w:rPr>
      </w:pPr>
    </w:p>
    <w:p w14:paraId="6E72C4EB" w14:textId="13898B92"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Machine learning algorithms can either be supervised or unsupervised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&lt;EndNote&gt;&lt;Cite&gt;&lt;Author&gt;Alloghani&lt;/Author&gt;&lt;Year&gt;2020&lt;/Year&gt;&lt;RecNum&gt;97&lt;/RecNum&gt;&lt;DisplayText&gt;(Alloghani, et al.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(Alloghani, et al. 2020)</w:t>
      </w:r>
      <w:r w:rsidRPr="007D0FF0">
        <w:rPr>
          <w:rFonts w:asciiTheme="majorHAnsi" w:hAnsiTheme="majorHAnsi" w:cstheme="minorHAnsi"/>
        </w:rPr>
        <w:fldChar w:fldCharType="end"/>
      </w:r>
      <w:r w:rsidRPr="007D0FF0">
        <w:rPr>
          <w:rFonts w:asciiTheme="majorHAnsi" w:hAnsiTheme="majorHAnsi" w:cstheme="minorHAnsi"/>
        </w:rPr>
        <w:t xml:space="preserve"> and this study will make use of the unsupervised machine learning. This subset of ML will allow us to develop models that detect trends in historical data for our steganography malware embedded images and utilize those models to make forecasts to generate data-driven prediction on the malware detection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&lt;EndNote&gt;&lt;Cite&gt;&lt;Author&gt;Naeem&lt;/Author&gt;&lt;Year&gt;2023&lt;/Year&gt;&lt;RecNum&gt;98&lt;/RecNum&gt;&lt;DisplayText&gt;(Naeem, et al.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(Naeem, et al. 2023)</w:t>
      </w:r>
      <w:r w:rsidRPr="007D0FF0">
        <w:rPr>
          <w:rFonts w:asciiTheme="majorHAnsi" w:hAnsiTheme="majorHAnsi" w:cstheme="minorHAnsi"/>
        </w:rPr>
        <w:fldChar w:fldCharType="end"/>
      </w:r>
      <w:r w:rsidRPr="007D0FF0">
        <w:rPr>
          <w:rFonts w:asciiTheme="majorHAnsi" w:hAnsiTheme="majorHAnsi" w:cstheme="minorHAnsi"/>
        </w:rPr>
        <w:t>.</w:t>
      </w:r>
    </w:p>
    <w:p w14:paraId="43F963B5" w14:textId="77777777" w:rsidR="007D0FF0" w:rsidRPr="007D0FF0" w:rsidRDefault="007D0FF0" w:rsidP="007D0FF0">
      <w:pPr>
        <w:pStyle w:val="ListParagraph"/>
        <w:ind w:left="360"/>
        <w:jc w:val="both"/>
        <w:rPr>
          <w:rFonts w:asciiTheme="majorHAnsi" w:hAnsiTheme="majorHAnsi" w:cstheme="minorHAnsi"/>
        </w:rPr>
      </w:pPr>
    </w:p>
    <w:p w14:paraId="5172E5CD" w14:textId="38C58D04"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Using unsupervised learning will be beneficial in finding patterns and similarly classify data points for our malwares specifically using anomaly detection to find outliers in the data points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&lt;EndNote&gt;&lt;Cite&gt;&lt;Author&gt;Naeem&lt;/Author&gt;&lt;Year&gt;2023&lt;/Year&gt;&lt;RecNum&gt;98&lt;/RecNum&gt;&lt;DisplayText&gt;(Naeem, et al.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(Naeem, et al. 2023)</w:t>
      </w:r>
      <w:r w:rsidRPr="007D0FF0">
        <w:rPr>
          <w:rFonts w:asciiTheme="majorHAnsi" w:hAnsiTheme="majorHAnsi" w:cstheme="minorHAnsi"/>
        </w:rPr>
        <w:fldChar w:fldCharType="end"/>
      </w:r>
      <w:r w:rsidRPr="007D0FF0">
        <w:rPr>
          <w:rFonts w:asciiTheme="majorHAnsi" w:hAnsiTheme="majorHAnsi" w:cstheme="minorHAnsi"/>
        </w:rPr>
        <w:t xml:space="preserve"> between the steganography embedded images and their original images thus integrating them with YARA rules to enhance detection.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AuthorYear="1"&gt;&lt;Author&gt;Stoian&lt;/Author&gt;&lt;Year&gt;2020&lt;/Year&gt;&lt;RecNum&gt;99&lt;/RecNum&gt;&lt;DisplayText&gt;Stoian (2020)&lt;/DisplayText&gt;&lt;record&gt;&lt;rec-number&gt;99&lt;/rec-number&gt;&lt;foreign-keys&gt;&lt;key app="EN" db-id="vr22xts9l0dte4e5w54va9z5xst0ra5ewttv" timestamp="1749059370"&gt;99&lt;/key&gt;&lt;/foreign-keys&gt;&lt;ref-type name="Thesis"&gt;32&lt;/ref-type&gt;&lt;contributors&gt;&lt;authors&gt;&lt;author&gt;Stoian, Nicolas-Alin&lt;/author&gt;&lt;/authors&gt;&lt;/contributors&gt;&lt;titles&gt;&lt;title&gt;Machine learning for anomaly detection in iot networks: Malware analysis on the iot-23 data set&lt;/title&gt;&lt;/titles&gt;&lt;dates&gt;&lt;year&gt;2020&lt;/year&gt;&lt;/dates&gt;&lt;publisher&gt;University of Twente&lt;/publisher&gt;&lt;urls&gt;&lt;/urls&gt;&lt;/record&gt;&lt;/Cite&gt;&lt;/EndNote&gt;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Stoian (2020)</w:t>
      </w:r>
      <w:r w:rsidRPr="007D0FF0">
        <w:rPr>
          <w:rFonts w:asciiTheme="majorHAnsi" w:hAnsiTheme="majorHAnsi" w:cstheme="minorHAnsi"/>
        </w:rPr>
        <w:fldChar w:fldCharType="end"/>
      </w:r>
      <w:r w:rsidRPr="007D0FF0">
        <w:rPr>
          <w:rFonts w:asciiTheme="majorHAnsi" w:hAnsiTheme="majorHAnsi" w:cstheme="minorHAnsi"/>
        </w:rPr>
        <w:t xml:space="preserve"> on his study showed how Anomaly detection is great for spotting malware because it can quickly identify unusual behaviour in a system and through the use of different algorithms proved that it is a reliable way to catch threats that might otherwise go unnoticed such as steganography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(Gao, et al. 2022)</w:t>
      </w:r>
      <w:r w:rsidRPr="007D0FF0">
        <w:rPr>
          <w:rFonts w:asciiTheme="majorHAnsi" w:hAnsiTheme="majorHAnsi" w:cstheme="minorHAnsi"/>
        </w:rPr>
        <w:fldChar w:fldCharType="end"/>
      </w:r>
      <w:r w:rsidRPr="007D0FF0">
        <w:rPr>
          <w:rFonts w:asciiTheme="majorHAnsi" w:hAnsiTheme="majorHAnsi" w:cstheme="minorHAnsi"/>
        </w:rPr>
        <w:t>, making it a strong choice for keeping networks safe.</w:t>
      </w:r>
    </w:p>
    <w:p w14:paraId="3FE6DB84" w14:textId="77777777" w:rsidR="007D0FF0" w:rsidRPr="007D0FF0" w:rsidRDefault="007D0FF0" w:rsidP="007D0FF0">
      <w:pPr>
        <w:pStyle w:val="Heading2"/>
        <w:numPr>
          <w:ilvl w:val="2"/>
          <w:numId w:val="1"/>
        </w:numPr>
        <w:jc w:val="both"/>
        <w:rPr>
          <w:rFonts w:cstheme="minorHAnsi"/>
          <w:color w:val="auto"/>
          <w:sz w:val="24"/>
          <w:szCs w:val="24"/>
        </w:rPr>
      </w:pPr>
      <w:bookmarkStart w:id="26" w:name="_Toc204892530"/>
      <w:bookmarkStart w:id="27" w:name="_Toc221191346"/>
      <w:r w:rsidRPr="007D0FF0">
        <w:rPr>
          <w:rFonts w:cstheme="minorHAnsi"/>
          <w:color w:val="auto"/>
          <w:sz w:val="24"/>
          <w:szCs w:val="24"/>
        </w:rPr>
        <w:t>YARA</w:t>
      </w:r>
      <w:bookmarkEnd w:id="26"/>
      <w:bookmarkEnd w:id="27"/>
    </w:p>
    <w:p w14:paraId="16801BF7" w14:textId="7365D129"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YARA is a tool widely used in cybersecurity to identify and classify malware which rely on the creation of custom rules that match specific patterns within files or memory which can be used for threat hunting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(Vinay Patil 2025)</w:t>
      </w:r>
      <w:r w:rsidRPr="007D0FF0">
        <w:rPr>
          <w:rFonts w:asciiTheme="majorHAnsi" w:hAnsiTheme="majorHAnsi" w:cstheme="minorHAnsi"/>
        </w:rPr>
        <w:fldChar w:fldCharType="end"/>
      </w:r>
      <w:r w:rsidRPr="007D0FF0">
        <w:rPr>
          <w:rFonts w:asciiTheme="majorHAnsi" w:hAnsiTheme="majorHAnsi" w:cstheme="minorHAnsi"/>
        </w:rPr>
        <w:t xml:space="preserve">. YARA is valuable because it helps detect malicious files effectively, especially in network environments where sharing threat intelligence can be challenging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&lt;EndNote&gt;&lt;Cite&gt;&lt;Author&gt;Gazo&lt;/Author&gt;&lt;Year&gt;2024&lt;/Year&gt;&lt;RecNum&gt;93&lt;/RecNum&gt;&lt;DisplayText&gt;(Gazo, et al. 2024)&lt;/DisplayText&gt;&lt;record&gt;&lt;rec-number&gt;93&lt;/rec-number&gt;&lt;foreign-keys&gt;&lt;key app="EN" db-id="vr22xts9l0dte4e5w54va9z5xst0ra5ewttv" timestamp="1749057179"&gt;93&lt;/key&gt;&lt;/foreign-keys&gt;&lt;ref-type name="Journal Article"&gt;17&lt;/ref-type&gt;&lt;contributors&gt;&lt;authors&gt;&lt;author&gt;Gazo, Dakouri&lt;/author&gt;&lt;author&gt;Patel, Asma&lt;/author&gt;&lt;author&gt;Hasan, Mohammad&lt;/author&gt;&lt;/authors&gt;&lt;/contributors&gt;&lt;titles&gt;&lt;title&gt;Effectiveness of Malware Incident Management in Security Operations Centres: Trends, Challenges and Research Directions&lt;/title&gt;&lt;secondary-title&gt;ICISSP&lt;/secondary-title&gt;&lt;/titles&gt;&lt;periodical&gt;&lt;full-title&gt;ICISSP&lt;/full-title&gt;&lt;/periodical&gt;&lt;pages&gt;162-169&lt;/pages&gt;&lt;dates&gt;&lt;year&gt;2024&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(Gazo, et al. 2024)</w:t>
      </w:r>
      <w:r w:rsidRPr="007D0FF0">
        <w:rPr>
          <w:rFonts w:asciiTheme="majorHAnsi" w:hAnsiTheme="majorHAnsi" w:cstheme="minorHAnsi"/>
        </w:rPr>
        <w:fldChar w:fldCharType="end"/>
      </w:r>
      <w:r w:rsidRPr="007D0FF0">
        <w:rPr>
          <w:rFonts w:asciiTheme="majorHAnsi" w:hAnsiTheme="majorHAnsi" w:cstheme="minorHAnsi"/>
        </w:rPr>
        <w:t xml:space="preserve">. By using powerful open-source tools like Zeek and YARA, organizations can identify malware without needing expensive solutions making YARA a cost-effective and practical choice for improving cybersecurity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&lt;EndNote&gt;&lt;Cite&gt;&lt;Author&gt;Coscia&lt;/Author&gt;&lt;Year&gt;2025&lt;/Year&gt;&lt;RecNum&gt;94&lt;/RecNum&gt;&lt;DisplayText&gt;(Coscia, et al.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(Coscia, et al. 2025)</w:t>
      </w:r>
      <w:r w:rsidRPr="007D0FF0">
        <w:rPr>
          <w:rFonts w:asciiTheme="majorHAnsi" w:hAnsiTheme="majorHAnsi" w:cstheme="minorHAnsi"/>
        </w:rPr>
        <w:fldChar w:fldCharType="end"/>
      </w:r>
      <w:r w:rsidRPr="007D0FF0">
        <w:rPr>
          <w:rFonts w:asciiTheme="majorHAnsi" w:hAnsiTheme="majorHAnsi" w:cstheme="minorHAnsi"/>
        </w:rPr>
        <w:t>.</w:t>
      </w:r>
    </w:p>
    <w:p w14:paraId="4BBD915F" w14:textId="77777777" w:rsidR="007D0FF0" w:rsidRPr="007D0FF0" w:rsidRDefault="007D0FF0" w:rsidP="007D0FF0">
      <w:pPr>
        <w:pStyle w:val="ListParagraph"/>
        <w:ind w:left="360"/>
        <w:jc w:val="both"/>
        <w:rPr>
          <w:rFonts w:asciiTheme="majorHAnsi" w:hAnsiTheme="majorHAnsi" w:cstheme="minorHAnsi"/>
        </w:rPr>
      </w:pPr>
    </w:p>
    <w:p w14:paraId="427EBDA8" w14:textId="15D97EFE"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This study will leverage YARA signature-based rule creation to create rules that specifically target steganography malware in images. Signature-based detection is used by antivirus and malware analysis software to detect malware by comparing a repository of file signatures for known malware with signatures of files stored on a computer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(Lockett 2021)</w:t>
      </w:r>
      <w:r w:rsidRPr="007D0FF0">
        <w:rPr>
          <w:rFonts w:asciiTheme="majorHAnsi" w:hAnsiTheme="majorHAnsi" w:cstheme="minorHAnsi"/>
        </w:rPr>
        <w:fldChar w:fldCharType="end"/>
      </w:r>
      <w:r w:rsidRPr="007D0FF0">
        <w:rPr>
          <w:rFonts w:asciiTheme="majorHAnsi" w:hAnsiTheme="majorHAnsi" w:cstheme="minorHAnsi"/>
        </w:rPr>
        <w:t xml:space="preserve">. This approach is crucial because YARA's customizability allows for the development of rules that match specific patterns within files or memory, which can be invaluable for threat hunting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&lt;EndNote&gt;&lt;Cite&gt;&lt;Author&gt;Khalid&lt;/Author&gt;&lt;Year&gt;2020&lt;/Year&gt;&lt;RecNum&gt;109&lt;/RecNum&gt;&lt;DisplayText&gt;(Khalid, et al.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(Khalid, et al. 2020)</w:t>
      </w:r>
      <w:r w:rsidRPr="007D0FF0">
        <w:rPr>
          <w:rFonts w:asciiTheme="majorHAnsi" w:hAnsiTheme="majorHAnsi" w:cstheme="minorHAnsi"/>
        </w:rPr>
        <w:fldChar w:fldCharType="end"/>
      </w:r>
      <w:r w:rsidRPr="007D0FF0">
        <w:rPr>
          <w:rFonts w:asciiTheme="majorHAnsi" w:hAnsiTheme="majorHAnsi" w:cstheme="minorHAnsi"/>
        </w:rPr>
        <w:t xml:space="preserve">. </w:t>
      </w:r>
    </w:p>
    <w:p w14:paraId="133EAF33" w14:textId="77777777" w:rsidR="007D0FF0" w:rsidRPr="007D0FF0" w:rsidRDefault="007D0FF0" w:rsidP="007D0FF0">
      <w:pPr>
        <w:pStyle w:val="ListParagraph"/>
        <w:ind w:left="360"/>
        <w:jc w:val="both"/>
        <w:rPr>
          <w:rFonts w:asciiTheme="majorHAnsi" w:hAnsiTheme="majorHAnsi" w:cstheme="minorHAnsi"/>
        </w:rPr>
      </w:pPr>
    </w:p>
    <w:p w14:paraId="66D3F0D8" w14:textId="1E53690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The ability to craft rules tailored to the unique characteristics of steganographic malware, such as unusual pixel changes, shifts in entropy, or changes in file structure, is essential for its detection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&lt;EndNote&gt;&lt;Cite&gt;&lt;Author&gt;Khalid&lt;/Author&gt;&lt;Year&gt;2020&lt;/Year&gt;&lt;RecNum&gt;109&lt;/RecNum&gt;&lt;DisplayText&gt;(Khalid, et al.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(Khalid, et al. 2020)</w:t>
      </w:r>
      <w:r w:rsidRPr="007D0FF0">
        <w:rPr>
          <w:rFonts w:asciiTheme="majorHAnsi" w:hAnsiTheme="majorHAnsi" w:cstheme="minorHAnsi"/>
        </w:rPr>
        <w:fldChar w:fldCharType="end"/>
      </w:r>
      <w:r w:rsidRPr="007D0FF0">
        <w:rPr>
          <w:rFonts w:asciiTheme="majorHAnsi" w:hAnsiTheme="majorHAnsi" w:cstheme="minorHAnsi"/>
        </w:rPr>
        <w:t xml:space="preserve">. While YARA is a powerful tool for detecting known malware, it is important to acknowledge its limitations, particularly against polymorphic malware that changes its patterns to evade detection, as it is a signature-based technique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&lt;EndNote&gt;&lt;Cite&gt;&lt;Author&gt;Altawil&lt;/Author&gt;&lt;Year&gt;2023&lt;/Year&gt;&lt;RecNum&gt;110&lt;/RecNum&gt;&lt;DisplayText&gt;(Altawil and Youssef 2023)&lt;/DisplayText&gt;&lt;record&gt;&lt;rec-number&gt;110&lt;/rec-number&gt;&lt;foreign-keys&gt;&lt;key app="EN" db-id="vr22xts9l0dte4e5w54va9z5xst0ra5ewttv" timestamp="1749663069"&gt;110&lt;/key&gt;&lt;/foreign-keys&gt;&lt;ref-type name="Journal Article"&gt;17&lt;/ref-type&gt;&lt;contributors&gt;&lt;authors&gt;&lt;author&gt;Altawil, Yara&lt;/author&gt;&lt;author&gt;Youssef, Lama A&lt;/author&gt;&lt;/authors&gt;&lt;/contributors&gt;&lt;titles&gt;&lt;title&gt;Frequencies of VKORC1</w:instrText>
      </w:r>
      <w:r w:rsidRPr="007D0FF0">
        <w:rPr>
          <w:rFonts w:ascii="Cambria Math" w:hAnsi="Cambria Math" w:cs="Cambria Math"/>
        </w:rPr>
        <w:instrText>‐</w:instrText>
      </w:r>
      <w:r w:rsidRPr="007D0FF0">
        <w:rPr>
          <w:rFonts w:asciiTheme="majorHAnsi" w:hAnsiTheme="majorHAnsi" w:cstheme="minorHAnsi"/>
        </w:rPr>
        <w:instrText>1639G&amp;gt; A and rs397509427 in Patients on Warfarin and Healthy Syrian Subjects&lt;/title&gt;&lt;secondary-title&gt;Cardiovascular Therapeutics&lt;/secondary-title&gt;&lt;/titles&gt;&lt;periodical&gt;&lt;full-title&gt;Cardiovascular Therapeutics&lt;/full-title&gt;&lt;/periodical&gt;&lt;pages&gt;8898922&lt;/pages&gt;&lt;volume&gt;2023&lt;/volume&gt;&lt;number&gt;1&lt;/number&gt;&lt;dates&gt;&lt;year&gt;2023&lt;/year&gt;&lt;/dates&gt;&lt;isbn&gt;1755-5922&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(Altawil and Youssef 2023)</w:t>
      </w:r>
      <w:r w:rsidRPr="007D0FF0">
        <w:rPr>
          <w:rFonts w:asciiTheme="majorHAnsi" w:hAnsiTheme="majorHAnsi" w:cstheme="minorHAnsi"/>
        </w:rPr>
        <w:fldChar w:fldCharType="end"/>
      </w:r>
      <w:r w:rsidRPr="007D0FF0">
        <w:rPr>
          <w:rFonts w:asciiTheme="majorHAnsi" w:hAnsiTheme="majorHAnsi" w:cstheme="minorHAnsi"/>
        </w:rPr>
        <w:t>. Therefore, this study will combine YARA rules with machine learning-based anomaly detection to overcome these limitations and enhance detection capabilities for both known and unknown steganography malware.</w:t>
      </w:r>
    </w:p>
    <w:p w14:paraId="6BCB8CF2" w14:textId="77777777" w:rsidR="007D0FF0" w:rsidRPr="007F14C7" w:rsidRDefault="007D0FF0" w:rsidP="00C148A0">
      <w:pPr>
        <w:pStyle w:val="Heading1"/>
        <w:numPr>
          <w:ilvl w:val="1"/>
          <w:numId w:val="1"/>
        </w:numPr>
        <w:jc w:val="both"/>
        <w:rPr>
          <w:rFonts w:cstheme="minorHAnsi"/>
          <w:b/>
          <w:bCs/>
          <w:color w:val="auto"/>
          <w:sz w:val="24"/>
          <w:szCs w:val="24"/>
        </w:rPr>
      </w:pPr>
      <w:bookmarkStart w:id="28" w:name="_Toc204892531"/>
      <w:bookmarkStart w:id="29" w:name="_Toc221191347"/>
      <w:r w:rsidRPr="007F14C7">
        <w:rPr>
          <w:rFonts w:cstheme="minorHAnsi"/>
          <w:b/>
          <w:bCs/>
          <w:color w:val="auto"/>
          <w:sz w:val="24"/>
          <w:szCs w:val="24"/>
        </w:rPr>
        <w:t>Problem Statement</w:t>
      </w:r>
      <w:bookmarkEnd w:id="28"/>
      <w:bookmarkEnd w:id="29"/>
      <w:r w:rsidRPr="007F14C7">
        <w:rPr>
          <w:rFonts w:cstheme="minorHAnsi"/>
          <w:b/>
          <w:bCs/>
          <w:color w:val="auto"/>
          <w:sz w:val="24"/>
          <w:szCs w:val="24"/>
        </w:rPr>
        <w:t xml:space="preserve"> </w:t>
      </w:r>
    </w:p>
    <w:p w14:paraId="7AEB1121" w14:textId="274BAD90"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Steganography has traditionally been a practice of hiding messages and use of invisible inks in art to conceal information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(Chang and Echizen 2025)</w:t>
      </w:r>
      <w:r w:rsidRPr="007D0FF0">
        <w:rPr>
          <w:rFonts w:asciiTheme="majorHAnsi" w:hAnsiTheme="majorHAnsi" w:cstheme="minorHAnsi"/>
        </w:rPr>
        <w:fldChar w:fldCharType="end"/>
      </w:r>
      <w:r w:rsidRPr="007D0FF0">
        <w:rPr>
          <w:rFonts w:asciiTheme="majorHAnsi" w:hAnsiTheme="majorHAnsi" w:cstheme="minorHAnsi"/>
        </w:rPr>
        <w:t xml:space="preserve">. As AI continues to evolve, especially with large language models (LLMs), new steganographic methods have emerged this sophisticated discipline into cyber security challenge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(Chang and Echizen 2025)</w:t>
      </w:r>
      <w:r w:rsidRPr="007D0FF0">
        <w:rPr>
          <w:rFonts w:asciiTheme="majorHAnsi" w:hAnsiTheme="majorHAnsi" w:cstheme="minorHAnsi"/>
        </w:rPr>
        <w:fldChar w:fldCharType="end"/>
      </w:r>
      <w:r w:rsidRPr="007D0FF0">
        <w:rPr>
          <w:rFonts w:asciiTheme="majorHAnsi" w:hAnsiTheme="majorHAnsi" w:cstheme="minorHAnsi"/>
        </w:rPr>
        <w:t xml:space="preserve">. These methods allow the hiding of AI-generated malicious code in shared images. The increasing use of AI generated steganography presents a significant cybersecurity challenge, as traditional antivirus software struggles to detect malware embedded within multimedia files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(Gao, et al. 2022)</w:t>
      </w:r>
      <w:r w:rsidRPr="007D0FF0">
        <w:rPr>
          <w:rFonts w:asciiTheme="majorHAnsi" w:hAnsiTheme="majorHAnsi" w:cstheme="minorHAnsi"/>
        </w:rPr>
        <w:fldChar w:fldCharType="end"/>
      </w:r>
      <w:r w:rsidRPr="007D0FF0">
        <w:rPr>
          <w:rFonts w:asciiTheme="majorHAnsi" w:hAnsiTheme="majorHAnsi" w:cstheme="minorHAnsi"/>
        </w:rPr>
        <w:t xml:space="preserve">. Antivirus software are most used tools in protecting users’ computers from malware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(Gao, et al. 2022)</w:t>
      </w:r>
      <w:r w:rsidRPr="007D0FF0">
        <w:rPr>
          <w:rFonts w:asciiTheme="majorHAnsi" w:hAnsiTheme="majorHAnsi" w:cstheme="minorHAnsi"/>
        </w:rPr>
        <w:fldChar w:fldCharType="end"/>
      </w:r>
      <w:r w:rsidRPr="007D0FF0">
        <w:rPr>
          <w:rFonts w:asciiTheme="majorHAnsi" w:hAnsiTheme="majorHAnsi" w:cstheme="minorHAnsi"/>
        </w:rPr>
        <w:t xml:space="preserve"> but these technologies can sometime fail to deliver due to complexity or the advanced nature of the malware they combat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&lt;EndNote&gt;&lt;Cite&gt;&lt;Author&gt;Jardine&lt;/Author&gt;&lt;Year&gt;2020&lt;/Year&gt;&lt;RecNum&gt;53&lt;/RecNum&gt;&lt;DisplayText&gt;(Jardine 2020)&lt;/DisplayText&gt;&lt;record&gt;&lt;rec-number&gt;53&lt;/rec-number&gt;&lt;foreign-keys&gt;&lt;key app="EN" db-id="vr22xts9l0dte4e5w54va9z5xst0ra5ewttv" timestamp="1741865405"&gt;53&lt;/key&gt;&lt;/foreign-keys&gt;&lt;ref-type name="Journal Article"&gt;17&lt;/ref-type&gt;&lt;contributors&gt;&lt;authors&gt;&lt;author&gt;Jardine, Eric&lt;/author&gt;&lt;/authors&gt;&lt;/contributors&gt;&lt;titles&gt;&lt;title&gt;The case against commercial antivirus software: Risk homeostasis and information problems in cybersecurity&lt;/title&gt;&lt;secondary-title&gt;Risk analysis&lt;/secondary-title&gt;&lt;/titles&gt;&lt;periodical&gt;&lt;full-title&gt;Risk analysis&lt;/full-title&gt;&lt;/periodical&gt;&lt;pages&gt;1571-1588&lt;/pages&gt;&lt;volume&gt;40&lt;/volume&gt;&lt;number&gt;8&lt;/number&gt;&lt;dates&gt;&lt;year&gt;2020&lt;/year&gt;&lt;/dates&gt;&lt;isbn&gt;0272-4332&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(Jardine 2020)</w:t>
      </w:r>
      <w:r w:rsidRPr="007D0FF0">
        <w:rPr>
          <w:rFonts w:asciiTheme="majorHAnsi" w:hAnsiTheme="majorHAnsi" w:cstheme="minorHAnsi"/>
        </w:rPr>
        <w:fldChar w:fldCharType="end"/>
      </w:r>
      <w:r w:rsidRPr="007D0FF0">
        <w:rPr>
          <w:rFonts w:asciiTheme="majorHAnsi" w:hAnsiTheme="majorHAnsi" w:cstheme="minorHAnsi"/>
        </w:rPr>
        <w:t xml:space="preserve">. Studies have shown that while some antivirus engines detect malware before it is embedded, they fail once it is concealed within an image or video frame as a stegomalware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&lt;EndNote&gt;&lt;Cite&gt;&lt;Author&gt;Almomani&lt;/Author&gt;&lt;Year&gt;2022&lt;/Year&gt;&lt;RecNum&gt;203&lt;/RecNum&gt;&lt;DisplayText&gt;(Almomani, et al. 2022b)&lt;/DisplayText&gt;&lt;record&gt;&lt;rec-number&gt;203&lt;/rec-number&gt;&lt;foreign-keys&gt;&lt;key app="EN" db-id="wpsfper5z25dafer2vjpetstfzzrdwx2029e" timestamp="1770196630"&gt;203&lt;/key&gt;&lt;/foreign-keys&gt;&lt;ref-type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(Almomani, et al. 2022b)</w:t>
      </w:r>
      <w:r w:rsidRPr="007D0FF0">
        <w:rPr>
          <w:rFonts w:asciiTheme="majorHAnsi" w:hAnsiTheme="majorHAnsi" w:cstheme="minorHAnsi"/>
        </w:rPr>
        <w:fldChar w:fldCharType="end"/>
      </w:r>
      <w:r w:rsidRPr="007D0FF0">
        <w:rPr>
          <w:rFonts w:asciiTheme="majorHAnsi" w:hAnsiTheme="majorHAnsi" w:cstheme="minorHAnsi"/>
        </w:rPr>
        <w:t xml:space="preserve">. </w:t>
      </w:r>
    </w:p>
    <w:p w14:paraId="26FD0A83" w14:textId="77777777" w:rsidR="007D0FF0" w:rsidRPr="007D0FF0" w:rsidRDefault="007D0FF0" w:rsidP="007D0FF0">
      <w:pPr>
        <w:pStyle w:val="ListParagraph"/>
        <w:ind w:left="360"/>
        <w:jc w:val="both"/>
        <w:rPr>
          <w:rFonts w:asciiTheme="majorHAnsi" w:hAnsiTheme="majorHAnsi" w:cstheme="minorHAnsi"/>
        </w:rPr>
      </w:pPr>
    </w:p>
    <w:p w14:paraId="5489103E" w14:textId="388A6E1D"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This study applies machine learning-based anomaly detection with custom YARA rules and hypothesizes that it will yield better results in detecting AI-generated steganographic malware while reducing false positives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&lt;EndNote&gt;&lt;Cite&gt;&lt;Author&gt;Hammadeh&lt;/Author&gt;&lt;Year&gt;2023&lt;/Year&gt;&lt;RecNum&gt;207&lt;/RecNum&gt;&lt;DisplayText&gt;(Hammadeh and Kavitha 2023)&lt;/DisplayText&gt;&lt;record&gt;&lt;rec-number&gt;207&lt;/rec-number&gt;&lt;foreign-keys&gt;&lt;key app="EN" db-id="wpsfper5z25dafer2vjpetstfzzrdwx2029e" timestamp="1770197987"&gt;207&lt;/key&gt;&lt;/foreign-keys&gt;&lt;ref-type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(Hammadeh and Kavitha 2023)</w:t>
      </w:r>
      <w:r w:rsidRPr="007D0FF0">
        <w:rPr>
          <w:rFonts w:asciiTheme="majorHAnsi" w:hAnsiTheme="majorHAnsi" w:cstheme="minorHAnsi"/>
        </w:rPr>
        <w:fldChar w:fldCharType="end"/>
      </w:r>
      <w:r w:rsidRPr="007D0FF0">
        <w:rPr>
          <w:rFonts w:asciiTheme="majorHAnsi" w:hAnsiTheme="majorHAnsi" w:cstheme="minorHAnsi"/>
        </w:rPr>
        <w:t xml:space="preserve">. YARA is a rules-based malware detection tool for open-source antivirus software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(NCCIC 2015)</w:t>
      </w:r>
      <w:r w:rsidRPr="007D0FF0">
        <w:rPr>
          <w:rFonts w:asciiTheme="majorHAnsi" w:hAnsiTheme="majorHAnsi" w:cstheme="minorHAnsi"/>
        </w:rPr>
        <w:fldChar w:fldCharType="end"/>
      </w:r>
      <w:r w:rsidRPr="007D0FF0">
        <w:rPr>
          <w:rFonts w:asciiTheme="majorHAnsi" w:hAnsiTheme="majorHAnsi" w:cstheme="minorHAnsi"/>
        </w:rPr>
        <w:t xml:space="preserve">. Systems that use YARA for rules detection suffer from the same weaknesses as other signature-based techniques as they cannot identify malware that changes their patterns to escape detection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&lt;EndNote&gt;&lt;Cite&gt;&lt;Author&gt;Mirza&lt;/Author&gt;&lt;Year&gt;2021&lt;/Year&gt;&lt;RecNum&gt;202&lt;/RecNum&gt;&lt;DisplayText&gt;(Mirza, et al. 2021)&lt;/DisplayText&gt;&lt;record&gt;&lt;rec-number&gt;202&lt;/rec-number&gt;&lt;foreign-keys&gt;&lt;key app="EN" db-id="wpsfper5z25dafer2vjpetstfzzrdwx2029e" timestamp="1770196420"&gt;202&lt;/key&gt;&lt;/foreign-keys&gt;&lt;ref-type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(Mirza, et al. 2021)</w:t>
      </w:r>
      <w:r w:rsidRPr="007D0FF0">
        <w:rPr>
          <w:rFonts w:asciiTheme="majorHAnsi" w:hAnsiTheme="majorHAnsi" w:cstheme="minorHAnsi"/>
        </w:rPr>
        <w:fldChar w:fldCharType="end"/>
      </w:r>
      <w:r w:rsidRPr="007D0FF0">
        <w:rPr>
          <w:rFonts w:asciiTheme="majorHAnsi" w:hAnsiTheme="majorHAnsi" w:cstheme="minorHAnsi"/>
        </w:rPr>
        <w:t xml:space="preserve">. </w:t>
      </w:r>
    </w:p>
    <w:p w14:paraId="2940ED65" w14:textId="77777777" w:rsidR="007D0FF0" w:rsidRPr="007D0FF0" w:rsidRDefault="007D0FF0" w:rsidP="007D0FF0">
      <w:pPr>
        <w:pStyle w:val="ListParagraph"/>
        <w:ind w:left="360"/>
        <w:jc w:val="both"/>
        <w:rPr>
          <w:rFonts w:asciiTheme="majorHAnsi" w:hAnsiTheme="majorHAnsi" w:cstheme="minorHAnsi"/>
        </w:rPr>
      </w:pPr>
    </w:p>
    <w:p w14:paraId="3AE0117C" w14:textId="040D5E75"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The need for threat detection extends beyond known steganographic malware, which tools like YARA can identify, to encompass unknown threats as well, this</w:t>
      </w:r>
      <w:commentRangeStart w:id="30"/>
      <w:r w:rsidRPr="007D0FF0">
        <w:rPr>
          <w:rFonts w:asciiTheme="majorHAnsi" w:hAnsiTheme="majorHAnsi" w:cstheme="minorHAnsi"/>
        </w:rPr>
        <w:t xml:space="preserve"> study will propose a hybrid model with YARA to identify known steganography malware, and an ML-based anomaly detection model to detect unknown malwares. The study will follow two steps: </w:t>
      </w:r>
      <w:commentRangeEnd w:id="30"/>
      <w:r w:rsidRPr="007D0FF0">
        <w:rPr>
          <w:rStyle w:val="CommentReference"/>
          <w:rFonts w:asciiTheme="majorHAnsi" w:eastAsia="Times New Roman" w:hAnsiTheme="majorHAnsi" w:cstheme="minorHAnsi"/>
          <w:kern w:val="0"/>
          <w:sz w:val="24"/>
          <w:szCs w:val="24"/>
          <w14:ligatures w14:val="none"/>
        </w:rPr>
        <w:commentReference w:id="30"/>
      </w:r>
      <w:r w:rsidRPr="007D0FF0">
        <w:rPr>
          <w:rFonts w:asciiTheme="majorHAnsi" w:hAnsiTheme="majorHAnsi" w:cstheme="minorHAnsi"/>
        </w:rPr>
        <w:t xml:space="preserve">First step being YARA-based signature detection, which scans files for predefined patterns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&lt;EndNote&gt;&lt;Cite&gt;&lt;Author&gt;Rajendran&lt;/Author&gt;&lt;Year&gt;2019&lt;/Year&gt;&lt;RecNum&gt;51&lt;/RecNum&gt;&lt;DisplayText&gt;(Rajendran, et al.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(Rajendran, et al. 2019)</w:t>
      </w:r>
      <w:r w:rsidRPr="007D0FF0">
        <w:rPr>
          <w:rFonts w:asciiTheme="majorHAnsi" w:hAnsiTheme="majorHAnsi" w:cstheme="minorHAnsi"/>
        </w:rPr>
        <w:fldChar w:fldCharType="end"/>
      </w:r>
      <w:r w:rsidRPr="007D0FF0">
        <w:rPr>
          <w:rFonts w:asciiTheme="majorHAnsi" w:hAnsiTheme="majorHAnsi" w:cstheme="minorHAnsi"/>
        </w:rPr>
        <w:t xml:space="preserve"> integrated with certain criteria tracing files identified as steganographic malware and the second being machine learning-based anomaly detection system, which analyses flagged files for statistical anomalies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&lt;EndNote&gt;&lt;Cite&gt;&lt;Author&gt;Rivera&lt;/Author&gt;&lt;Year&gt;2021&lt;/Year&gt;&lt;RecNum&gt;64&lt;/RecNum&gt;&lt;DisplayText&gt;(Rivera, et al. 2021)&lt;/DisplayText&gt;&lt;record&gt;&lt;rec-number&gt;64&lt;/rec-number&gt;&lt;foreign-keys&gt;&lt;key app="EN" db-id="vr22xts9l0dte4e5w54va9z5xst0ra5ewttv" timestamp="1743586924"&gt;64&lt;/key&gt;&lt;/foreign-keys&gt;&lt;ref-type name="Conference Proceedings"&gt;10&lt;/ref-type&gt;&lt;contributors&gt;&lt;authors&gt;&lt;author&gt;Rivera, Javier Jose Diaz&lt;/author&gt;&lt;author&gt;Khan, Talha Ahmed&lt;/author&gt;&lt;author&gt;Akbar, Waleed&lt;/author&gt;&lt;author&gt;Afaq, Muhammad&lt;/author&gt;&lt;author&gt;Song, Wang-Cheol&lt;/author&gt;&lt;/authors&gt;&lt;/contributors&gt;&lt;titles&gt;&lt;title&gt;An ML Based Anomaly Detection System in real-time data streams&lt;/title&gt;&lt;secondary-title&gt;2021 International Conference on Computational Science and Computational Intelligence (CSCI)&lt;/secondary-title&gt;&lt;/titles&gt;&lt;pages&gt;1329-1334&lt;/pages&gt;&lt;dates&gt;&lt;year&gt;2021&lt;/year&gt;&lt;/dates&gt;&lt;publisher&gt;IEEE&lt;/publisher&gt;&lt;isbn&gt;1665458410&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(Rivera, et al. 2021)</w:t>
      </w:r>
      <w:r w:rsidRPr="007D0FF0">
        <w:rPr>
          <w:rFonts w:asciiTheme="majorHAnsi" w:hAnsiTheme="majorHAnsi" w:cstheme="minorHAnsi"/>
        </w:rPr>
        <w:fldChar w:fldCharType="end"/>
      </w:r>
      <w:r w:rsidRPr="007D0FF0">
        <w:rPr>
          <w:rFonts w:asciiTheme="majorHAnsi" w:hAnsiTheme="majorHAnsi" w:cstheme="minorHAnsi"/>
        </w:rPr>
        <w:t xml:space="preserve">, like unusual pixel changes, shifts in entropy, or changes in the files’ structure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(R.Loganathan 2024)</w:t>
      </w:r>
      <w:r w:rsidRPr="007D0FF0">
        <w:rPr>
          <w:rFonts w:asciiTheme="majorHAnsi" w:hAnsiTheme="majorHAnsi" w:cstheme="minorHAnsi"/>
        </w:rPr>
        <w:fldChar w:fldCharType="end"/>
      </w:r>
      <w:r w:rsidRPr="007D0FF0">
        <w:rPr>
          <w:rFonts w:asciiTheme="majorHAnsi" w:hAnsiTheme="majorHAnsi" w:cstheme="minorHAnsi"/>
        </w:rPr>
        <w:t>. The target of this proposed process is to maximize detection of AI-generated steganographic malware and minimize other false alarms.</w:t>
      </w:r>
    </w:p>
    <w:p w14:paraId="410B9B10" w14:textId="77777777" w:rsidR="007D0FF0" w:rsidRPr="007F14C7" w:rsidRDefault="007D0FF0" w:rsidP="00C148A0">
      <w:pPr>
        <w:pStyle w:val="Heading1"/>
        <w:numPr>
          <w:ilvl w:val="1"/>
          <w:numId w:val="1"/>
        </w:numPr>
        <w:jc w:val="both"/>
        <w:rPr>
          <w:rFonts w:cstheme="minorHAnsi"/>
          <w:b/>
          <w:bCs/>
          <w:color w:val="auto"/>
          <w:sz w:val="24"/>
          <w:szCs w:val="24"/>
        </w:rPr>
      </w:pPr>
      <w:bookmarkStart w:id="31" w:name="_Toc204892532"/>
      <w:bookmarkStart w:id="32" w:name="_Toc221191348"/>
      <w:r w:rsidRPr="007F14C7">
        <w:rPr>
          <w:rFonts w:cstheme="minorHAnsi"/>
          <w:b/>
          <w:bCs/>
          <w:color w:val="auto"/>
          <w:sz w:val="24"/>
          <w:szCs w:val="24"/>
        </w:rPr>
        <w:t>Research Aims, Questions and Objectives</w:t>
      </w:r>
      <w:bookmarkEnd w:id="31"/>
      <w:bookmarkEnd w:id="32"/>
    </w:p>
    <w:p w14:paraId="7548868E" w14:textId="77777777" w:rsidR="007D0FF0" w:rsidRPr="007D0FF0" w:rsidRDefault="007D0FF0" w:rsidP="007D0FF0">
      <w:pPr>
        <w:pStyle w:val="Heading2"/>
        <w:numPr>
          <w:ilvl w:val="2"/>
          <w:numId w:val="1"/>
        </w:numPr>
        <w:jc w:val="both"/>
        <w:rPr>
          <w:rFonts w:cstheme="minorHAnsi"/>
          <w:color w:val="auto"/>
          <w:sz w:val="24"/>
          <w:szCs w:val="24"/>
        </w:rPr>
      </w:pPr>
      <w:bookmarkStart w:id="33" w:name="_Toc204892533"/>
      <w:bookmarkStart w:id="34" w:name="_Toc221191349"/>
      <w:r w:rsidRPr="007D0FF0">
        <w:rPr>
          <w:rFonts w:cstheme="minorHAnsi"/>
          <w:color w:val="auto"/>
          <w:sz w:val="24"/>
          <w:szCs w:val="24"/>
        </w:rPr>
        <w:t>Primary Aim</w:t>
      </w:r>
      <w:bookmarkEnd w:id="33"/>
      <w:bookmarkEnd w:id="34"/>
    </w:p>
    <w:p w14:paraId="7A5EFC4E" w14:textId="73B38A1E" w:rsidR="007D0FF0" w:rsidRPr="007D0FF0" w:rsidRDefault="007D0FF0" w:rsidP="007D0FF0">
      <w:pPr>
        <w:ind w:left="360"/>
        <w:jc w:val="both"/>
        <w:rPr>
          <w:rFonts w:asciiTheme="majorHAnsi" w:hAnsiTheme="majorHAnsi" w:cstheme="minorHAnsi"/>
        </w:rPr>
      </w:pPr>
      <w:r w:rsidRPr="007D0FF0">
        <w:rPr>
          <w:rStyle w:val="citation-89"/>
          <w:rFonts w:asciiTheme="majorHAnsi" w:hAnsiTheme="majorHAnsi" w:cstheme="minorHAnsi"/>
        </w:rPr>
        <w:t xml:space="preserve">In this study, the research aims and objectives play connected roles in shaping the investigation into the detection of AI-generated steganographic malware </w:t>
      </w:r>
      <w:commentRangeStart w:id="35"/>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&lt;EndNote&gt;&lt;Cite&gt;&lt;Author&gt;Creswell&lt;/Author&gt;&lt;Year&gt;2017&lt;/Year&gt;&lt;RecNum&gt;154&lt;/RecNum&gt;&lt;DisplayText&gt;(Creswell and Creswell 2017)&lt;/DisplayText&gt;&lt;record&gt;&lt;rec-number&gt;154&lt;/rec-number&gt;&lt;foreign-keys&gt;&lt;key app="EN" db-id="wpsfper5z25dafer2vjpetstfzzrdwx2029e" timestamp="1691964159"&gt;154&lt;/key&gt;&lt;/foreign-keys&gt;&lt;ref-type name="Book"&gt;6&lt;/ref-type&gt;&lt;contributors&gt;&lt;authors&gt;&lt;author&gt;Creswell, John W&lt;/author&gt;&lt;author&gt;Creswell, J David&lt;/author&gt;&lt;/authors&gt;&lt;/contributors&gt;&lt;titles&gt;&lt;title&gt;Research design: Qualitative, quantitative, and mixed methods approaches&lt;/title&gt;&lt;/titles&gt;&lt;dates&gt;&lt;year&gt;2017&lt;/year&gt;&lt;/dates&gt;&lt;publisher&gt;Sage publications&lt;/publisher&gt;&lt;isbn&gt;1506386717&lt;/isbn&gt;&lt;urls&gt;&lt;/urls&gt;&lt;/record&gt;&lt;/Cite&gt;&lt;/EndNote&gt;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(Creswell and Creswell 2017)</w:t>
      </w:r>
      <w:r w:rsidRPr="007D0FF0">
        <w:rPr>
          <w:rFonts w:asciiTheme="majorHAnsi" w:hAnsiTheme="majorHAnsi" w:cstheme="minorHAnsi"/>
        </w:rPr>
        <w:fldChar w:fldCharType="end"/>
      </w:r>
      <w:r w:rsidRPr="007D0FF0">
        <w:rPr>
          <w:rFonts w:asciiTheme="majorHAnsi" w:hAnsiTheme="majorHAnsi" w:cstheme="minorHAnsi"/>
        </w:rPr>
        <w:t xml:space="preserve">. </w:t>
      </w:r>
      <w:commentRangeEnd w:id="35"/>
      <w:r w:rsidRPr="007D0FF0">
        <w:rPr>
          <w:rStyle w:val="CommentReference"/>
          <w:rFonts w:asciiTheme="majorHAnsi" w:eastAsia="Times New Roman" w:hAnsiTheme="majorHAnsi" w:cstheme="minorHAnsi"/>
          <w:kern w:val="0"/>
          <w:sz w:val="24"/>
          <w:szCs w:val="24"/>
          <w14:ligatures w14:val="none"/>
        </w:rPr>
        <w:commentReference w:id="35"/>
      </w:r>
      <w:r w:rsidRPr="007D0FF0">
        <w:rPr>
          <w:rStyle w:val="citation-88"/>
          <w:rFonts w:asciiTheme="majorHAnsi" w:hAnsiTheme="majorHAnsi" w:cstheme="minorHAnsi"/>
        </w:rPr>
        <w:t>The primary aim of this study is to evaluate and enhance the detection capabilities of open-source antivirus solutions against AI-generated steganographic malware, with a focus on transparency, customization, and community contribution to security improvements</w:t>
      </w:r>
      <w:r w:rsidRPr="007D0FF0">
        <w:rPr>
          <w:rFonts w:asciiTheme="majorHAnsi" w:hAnsiTheme="majorHAnsi" w:cstheme="minorHAnsi"/>
        </w:rPr>
        <w:t>.</w:t>
      </w:r>
    </w:p>
    <w:p w14:paraId="29022CF4" w14:textId="77777777" w:rsidR="007D0FF0" w:rsidRPr="007D0FF0" w:rsidRDefault="007D0FF0" w:rsidP="007D0FF0">
      <w:pPr>
        <w:pStyle w:val="Heading2"/>
        <w:numPr>
          <w:ilvl w:val="2"/>
          <w:numId w:val="1"/>
        </w:numPr>
        <w:jc w:val="both"/>
        <w:rPr>
          <w:rFonts w:cstheme="minorHAnsi"/>
          <w:color w:val="auto"/>
          <w:sz w:val="24"/>
          <w:szCs w:val="24"/>
        </w:rPr>
      </w:pPr>
      <w:bookmarkStart w:id="36" w:name="_Toc204892534"/>
      <w:bookmarkStart w:id="37" w:name="_Toc221191350"/>
      <w:r w:rsidRPr="007D0FF0">
        <w:rPr>
          <w:rFonts w:cstheme="minorHAnsi"/>
          <w:color w:val="auto"/>
          <w:sz w:val="24"/>
          <w:szCs w:val="24"/>
        </w:rPr>
        <w:t>Research Questions</w:t>
      </w:r>
      <w:bookmarkEnd w:id="36"/>
      <w:bookmarkEnd w:id="37"/>
    </w:p>
    <w:p w14:paraId="538366C7" w14:textId="081669D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 xml:space="preserve">Research questions are fundamentally based on answering important questions without bias and with precision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&lt;EndNote&gt;&lt;Cite&gt;&lt;Author&gt;Mayo&lt;/Author&gt;&lt;Year&gt;2013&lt;/Year&gt;&lt;RecNum&gt;111&lt;/RecNum&gt;&lt;DisplayText&gt;(Mayo, et al. 2013)&lt;/DisplayText&gt;&lt;record&gt;&lt;rec-number&gt;111&lt;/rec-number&gt;&lt;foreign-keys&gt;&lt;key app="EN" db-id="vr22xts9l0dte4e5w54va9z5xst0ra5ewttv" timestamp="1749664769"&gt;111&lt;/key&gt;&lt;/foreign-keys&gt;&lt;ref-type name="Journal Article"&gt;17&lt;/ref-type&gt;&lt;contributors&gt;&lt;authors&gt;&lt;author&gt;Mayo, Nancy E&lt;/author&gt;&lt;author&gt;Asano, Miho&lt;/author&gt;&lt;author&gt;Barbic, Skye Pamela&lt;/author&gt;&lt;/authors&gt;&lt;/contributors&gt;&lt;titles&gt;&lt;title&gt;When is a research question not a research question?&lt;/title&gt;&lt;secondary-title&gt;Journal of Rehabilitation Medicine&lt;/secondary-title&gt;&lt;/titles&gt;&lt;periodical&gt;&lt;full-title&gt;Journal of Rehabilitation Medicine&lt;/full-title&gt;&lt;/periodical&gt;&lt;pages&gt;513-518&lt;/pages&gt;&lt;volume&gt;45&lt;/volume&gt;&lt;number&gt;6&lt;/number&gt;&lt;dates&gt;&lt;year&gt;2013&lt;/year&gt;&lt;/dates&gt;&lt;isbn&gt;1651-2081&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(Mayo, et al. 2013)</w:t>
      </w:r>
      <w:r w:rsidRPr="007D0FF0">
        <w:rPr>
          <w:rFonts w:asciiTheme="majorHAnsi" w:hAnsiTheme="majorHAnsi" w:cstheme="minorHAnsi"/>
        </w:rPr>
        <w:fldChar w:fldCharType="end"/>
      </w:r>
      <w:r w:rsidRPr="007D0FF0">
        <w:rPr>
          <w:rFonts w:asciiTheme="majorHAnsi" w:hAnsiTheme="majorHAnsi" w:cstheme="minorHAnsi"/>
        </w:rPr>
        <w:t>. Below are the research questions for this study:</w:t>
      </w:r>
    </w:p>
    <w:p w14:paraId="730ACDD6" w14:textId="77777777" w:rsidR="007D0FF0" w:rsidRPr="007D0FF0" w:rsidRDefault="007D0FF0" w:rsidP="007D0FF0">
      <w:pPr>
        <w:pStyle w:val="ListParagraph"/>
        <w:numPr>
          <w:ilvl w:val="0"/>
          <w:numId w:val="2"/>
        </w:numPr>
        <w:jc w:val="both"/>
        <w:rPr>
          <w:rFonts w:asciiTheme="majorHAnsi" w:hAnsiTheme="majorHAnsi" w:cstheme="minorHAnsi"/>
        </w:rPr>
      </w:pPr>
      <w:r w:rsidRPr="007D0FF0">
        <w:rPr>
          <w:rFonts w:asciiTheme="majorHAnsi" w:hAnsiTheme="majorHAnsi" w:cstheme="minorHAnsi"/>
        </w:rPr>
        <w:t>What are the current limitations of existing open-source antivirus solutions in detecting various types of AI-generated steganographic malware?</w:t>
      </w:r>
    </w:p>
    <w:p w14:paraId="00877A04" w14:textId="77777777" w:rsidR="007D0FF0" w:rsidRPr="007D0FF0" w:rsidRDefault="007D0FF0" w:rsidP="007D0FF0">
      <w:pPr>
        <w:pStyle w:val="ListParagraph"/>
        <w:numPr>
          <w:ilvl w:val="0"/>
          <w:numId w:val="2"/>
        </w:numPr>
        <w:jc w:val="both"/>
        <w:rPr>
          <w:rFonts w:asciiTheme="majorHAnsi" w:hAnsiTheme="majorHAnsi" w:cstheme="minorHAnsi"/>
        </w:rPr>
      </w:pPr>
      <w:r w:rsidRPr="007D0FF0">
        <w:rPr>
          <w:rFonts w:asciiTheme="majorHAnsi" w:hAnsiTheme="majorHAnsi" w:cstheme="minorHAnsi"/>
        </w:rPr>
        <w:t>To what extent can current YARA rules effectively identify AI-generated steganographic malware, and What are the common patterns of detection success and failure</w:t>
      </w:r>
      <w:commentRangeStart w:id="38"/>
      <w:r w:rsidRPr="007D0FF0">
        <w:rPr>
          <w:rFonts w:asciiTheme="majorHAnsi" w:hAnsiTheme="majorHAnsi" w:cstheme="minorHAnsi"/>
        </w:rPr>
        <w:t>?</w:t>
      </w:r>
      <w:commentRangeEnd w:id="38"/>
      <w:r w:rsidRPr="007D0FF0">
        <w:rPr>
          <w:rStyle w:val="CommentReference"/>
          <w:rFonts w:asciiTheme="majorHAnsi" w:eastAsia="Times New Roman" w:hAnsiTheme="majorHAnsi" w:cstheme="minorHAnsi"/>
          <w:kern w:val="0"/>
          <w:sz w:val="24"/>
          <w:szCs w:val="24"/>
          <w14:ligatures w14:val="none"/>
        </w:rPr>
        <w:commentReference w:id="38"/>
      </w:r>
    </w:p>
    <w:p w14:paraId="686094E3" w14:textId="77777777" w:rsidR="007D0FF0" w:rsidRPr="007D0FF0" w:rsidRDefault="007D0FF0" w:rsidP="007D0FF0">
      <w:pPr>
        <w:pStyle w:val="ListParagraph"/>
        <w:numPr>
          <w:ilvl w:val="0"/>
          <w:numId w:val="2"/>
        </w:numPr>
        <w:jc w:val="both"/>
        <w:rPr>
          <w:rFonts w:asciiTheme="majorHAnsi" w:hAnsiTheme="majorHAnsi" w:cstheme="minorHAnsi"/>
        </w:rPr>
      </w:pPr>
      <w:r w:rsidRPr="007D0FF0">
        <w:rPr>
          <w:rFonts w:asciiTheme="majorHAnsi" w:hAnsiTheme="majorHAnsi" w:cstheme="minorHAnsi"/>
        </w:rPr>
        <w:t>How can customized YARA rules be developed to specifically target steganographic indicators for AI-generated malware?</w:t>
      </w:r>
    </w:p>
    <w:p w14:paraId="5C3CB376" w14:textId="77777777" w:rsidR="007D0FF0" w:rsidRPr="007D0FF0" w:rsidRDefault="007D0FF0" w:rsidP="007D0FF0">
      <w:pPr>
        <w:pStyle w:val="ListParagraph"/>
        <w:numPr>
          <w:ilvl w:val="0"/>
          <w:numId w:val="2"/>
        </w:numPr>
        <w:jc w:val="both"/>
        <w:rPr>
          <w:rFonts w:asciiTheme="majorHAnsi" w:hAnsiTheme="majorHAnsi" w:cstheme="minorHAnsi"/>
        </w:rPr>
      </w:pPr>
      <w:r w:rsidRPr="007D0FF0">
        <w:rPr>
          <w:rFonts w:asciiTheme="majorHAnsi" w:hAnsiTheme="majorHAnsi" w:cstheme="minorHAnsi"/>
        </w:rPr>
        <w:t>How can machine learning-based anomaly detection models be developed and implemented to identify statistical irregularities of AI-generated steganographic malware in files?</w:t>
      </w:r>
    </w:p>
    <w:p w14:paraId="1FBDA9DC" w14:textId="77777777" w:rsidR="007D0FF0" w:rsidRPr="007D0FF0" w:rsidRDefault="007D0FF0" w:rsidP="007D0FF0">
      <w:pPr>
        <w:pStyle w:val="ListParagraph"/>
        <w:numPr>
          <w:ilvl w:val="0"/>
          <w:numId w:val="2"/>
        </w:numPr>
        <w:jc w:val="both"/>
        <w:rPr>
          <w:rFonts w:asciiTheme="majorHAnsi" w:hAnsiTheme="majorHAnsi" w:cstheme="minorHAnsi"/>
        </w:rPr>
      </w:pPr>
      <w:r w:rsidRPr="007D0FF0">
        <w:rPr>
          <w:rFonts w:asciiTheme="majorHAnsi" w:hAnsiTheme="majorHAnsi" w:cstheme="minorHAnsi"/>
        </w:rPr>
        <w:t>How effectively can a hybrid detection system, integrating customized YARA rules and machine learning-based anomaly detection, improve the detection rates of AI-generated steganographic malware and reduce false positives compared to standalone methods?</w:t>
      </w:r>
    </w:p>
    <w:p w14:paraId="4A2A174A" w14:textId="77777777" w:rsidR="007D0FF0" w:rsidRPr="007D0FF0" w:rsidRDefault="007D0FF0" w:rsidP="007D0FF0">
      <w:pPr>
        <w:pStyle w:val="ListParagraph"/>
        <w:numPr>
          <w:ilvl w:val="0"/>
          <w:numId w:val="2"/>
        </w:numPr>
        <w:jc w:val="both"/>
        <w:rPr>
          <w:rFonts w:asciiTheme="majorHAnsi" w:hAnsiTheme="majorHAnsi" w:cstheme="minorHAnsi"/>
        </w:rPr>
      </w:pPr>
      <w:r w:rsidRPr="007D0FF0">
        <w:rPr>
          <w:rFonts w:asciiTheme="majorHAnsi" w:hAnsiTheme="majorHAnsi" w:cstheme="minorHAnsi"/>
        </w:rPr>
        <w:t>What performance benchmarks can be established for the developed hybrid detection system against AI-generated steganographic malware samples, and how do these compare to existing detection solutions?</w:t>
      </w:r>
    </w:p>
    <w:p w14:paraId="4BCC5ED4"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These detailed research questions will guide this study in thoroughly investigating the evolving threat of AI-generated steganographic malware. This research aims to develop and evaluate robust detection methodologies, and the findings will ultimately contribute to enhancing cybersecurity defences against these threats.</w:t>
      </w:r>
    </w:p>
    <w:p w14:paraId="7A5EC8E6" w14:textId="77777777" w:rsidR="007D0FF0" w:rsidRPr="007D0FF0" w:rsidRDefault="007D0FF0" w:rsidP="007D0FF0">
      <w:pPr>
        <w:ind w:left="360"/>
        <w:jc w:val="both"/>
        <w:rPr>
          <w:rFonts w:asciiTheme="majorHAnsi" w:hAnsiTheme="majorHAnsi" w:cstheme="minorHAnsi"/>
        </w:rPr>
      </w:pPr>
    </w:p>
    <w:p w14:paraId="214E1040" w14:textId="77777777" w:rsidR="007D0FF0" w:rsidRPr="007D0FF0" w:rsidRDefault="007D0FF0" w:rsidP="007D0FF0">
      <w:pPr>
        <w:pStyle w:val="Heading2"/>
        <w:numPr>
          <w:ilvl w:val="2"/>
          <w:numId w:val="1"/>
        </w:numPr>
        <w:jc w:val="both"/>
        <w:rPr>
          <w:rFonts w:cstheme="minorHAnsi"/>
          <w:color w:val="auto"/>
          <w:sz w:val="24"/>
          <w:szCs w:val="24"/>
        </w:rPr>
      </w:pPr>
      <w:bookmarkStart w:id="39" w:name="_Toc204892535"/>
      <w:bookmarkStart w:id="40" w:name="_Toc221191351"/>
      <w:r w:rsidRPr="007D0FF0">
        <w:rPr>
          <w:rFonts w:cstheme="minorHAnsi"/>
          <w:color w:val="auto"/>
          <w:sz w:val="24"/>
          <w:szCs w:val="24"/>
        </w:rPr>
        <w:t>Research Objectives</w:t>
      </w:r>
      <w:bookmarkEnd w:id="39"/>
      <w:bookmarkEnd w:id="40"/>
    </w:p>
    <w:p w14:paraId="4AD221EB" w14:textId="77777777" w:rsidR="007D0FF0" w:rsidRPr="007D0FF0" w:rsidRDefault="007D0FF0" w:rsidP="007D0FF0">
      <w:pPr>
        <w:pStyle w:val="Heading2"/>
        <w:numPr>
          <w:ilvl w:val="3"/>
          <w:numId w:val="1"/>
        </w:numPr>
        <w:jc w:val="both"/>
        <w:rPr>
          <w:rFonts w:cstheme="minorHAnsi"/>
          <w:color w:val="auto"/>
          <w:sz w:val="24"/>
          <w:szCs w:val="24"/>
        </w:rPr>
      </w:pPr>
      <w:r w:rsidRPr="007D0FF0">
        <w:rPr>
          <w:rFonts w:cstheme="minorHAnsi"/>
          <w:color w:val="auto"/>
          <w:sz w:val="24"/>
          <w:szCs w:val="24"/>
        </w:rPr>
        <w:t xml:space="preserve"> </w:t>
      </w:r>
      <w:bookmarkStart w:id="41" w:name="_Toc204892536"/>
      <w:bookmarkStart w:id="42" w:name="_Toc221191352"/>
      <w:r w:rsidRPr="007D0FF0">
        <w:rPr>
          <w:rFonts w:cstheme="minorHAnsi"/>
          <w:color w:val="auto"/>
          <w:sz w:val="24"/>
          <w:szCs w:val="24"/>
        </w:rPr>
        <w:t>Investigate existing AV limitations</w:t>
      </w:r>
      <w:bookmarkEnd w:id="41"/>
      <w:bookmarkEnd w:id="42"/>
    </w:p>
    <w:p w14:paraId="7A6C16D3"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To investigate the limitations of the existing AV solutions in detecting steganographic malware. This will include testing against various types of AI-generated steganographic techniques to establish a baseline for detection capabilities.</w:t>
      </w:r>
    </w:p>
    <w:p w14:paraId="1FB4906B" w14:textId="77777777" w:rsidR="007D0FF0" w:rsidRPr="007D0FF0" w:rsidRDefault="007D0FF0" w:rsidP="007D0FF0">
      <w:pPr>
        <w:pStyle w:val="Heading2"/>
        <w:numPr>
          <w:ilvl w:val="3"/>
          <w:numId w:val="1"/>
        </w:numPr>
        <w:jc w:val="both"/>
        <w:rPr>
          <w:rFonts w:cstheme="minorHAnsi"/>
          <w:color w:val="auto"/>
          <w:sz w:val="24"/>
          <w:szCs w:val="24"/>
        </w:rPr>
      </w:pPr>
      <w:r w:rsidRPr="007D0FF0">
        <w:rPr>
          <w:rFonts w:cstheme="minorHAnsi"/>
          <w:color w:val="auto"/>
          <w:sz w:val="24"/>
          <w:szCs w:val="24"/>
        </w:rPr>
        <w:t xml:space="preserve"> </w:t>
      </w:r>
      <w:bookmarkStart w:id="43" w:name="_Toc204892537"/>
      <w:bookmarkStart w:id="44" w:name="_Toc221191353"/>
      <w:r w:rsidRPr="007D0FF0">
        <w:rPr>
          <w:rFonts w:cstheme="minorHAnsi"/>
          <w:color w:val="auto"/>
          <w:sz w:val="24"/>
          <w:szCs w:val="24"/>
        </w:rPr>
        <w:t>Analyse YARA efficiency</w:t>
      </w:r>
      <w:bookmarkEnd w:id="43"/>
      <w:bookmarkEnd w:id="44"/>
    </w:p>
    <w:p w14:paraId="6D1524C5"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To analyse the efficiency of YARA in identifying AI-generated steganographic malware. This involves testing existing YARA rules against known samples and identifying patterns of detection success and failure.</w:t>
      </w:r>
    </w:p>
    <w:p w14:paraId="5F3099D8" w14:textId="77777777" w:rsidR="007D0FF0" w:rsidRPr="007D0FF0" w:rsidRDefault="007D0FF0" w:rsidP="007D0FF0">
      <w:pPr>
        <w:pStyle w:val="Heading2"/>
        <w:numPr>
          <w:ilvl w:val="3"/>
          <w:numId w:val="1"/>
        </w:numPr>
        <w:jc w:val="both"/>
        <w:rPr>
          <w:rFonts w:cstheme="minorHAnsi"/>
          <w:color w:val="auto"/>
          <w:sz w:val="24"/>
          <w:szCs w:val="24"/>
        </w:rPr>
      </w:pPr>
      <w:r w:rsidRPr="007D0FF0">
        <w:rPr>
          <w:rFonts w:cstheme="minorHAnsi"/>
          <w:color w:val="auto"/>
          <w:sz w:val="24"/>
          <w:szCs w:val="24"/>
        </w:rPr>
        <w:t xml:space="preserve"> </w:t>
      </w:r>
      <w:bookmarkStart w:id="45" w:name="_Toc204892538"/>
      <w:bookmarkStart w:id="46" w:name="_Toc221191354"/>
      <w:r w:rsidRPr="007D0FF0">
        <w:rPr>
          <w:rFonts w:cstheme="minorHAnsi"/>
          <w:color w:val="auto"/>
          <w:sz w:val="24"/>
          <w:szCs w:val="24"/>
        </w:rPr>
        <w:t>Develop custom YARA rules</w:t>
      </w:r>
      <w:bookmarkEnd w:id="45"/>
      <w:bookmarkEnd w:id="46"/>
    </w:p>
    <w:p w14:paraId="668ACC1B"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This involves creating new YARA rules that are designed to look for unique patterns or characteristics found in steganographic malware, making the detection more precise. While these rules will be used empirically, the act of developing them is a theoretical, conceptual exercise based on the steganographic indicators.</w:t>
      </w:r>
    </w:p>
    <w:p w14:paraId="75C52370" w14:textId="77777777" w:rsidR="007D0FF0" w:rsidRPr="007D0FF0" w:rsidRDefault="007D0FF0" w:rsidP="007D0FF0">
      <w:pPr>
        <w:pStyle w:val="Heading2"/>
        <w:numPr>
          <w:ilvl w:val="3"/>
          <w:numId w:val="1"/>
        </w:numPr>
        <w:jc w:val="both"/>
        <w:rPr>
          <w:rFonts w:cstheme="minorHAnsi"/>
          <w:color w:val="auto"/>
          <w:sz w:val="24"/>
          <w:szCs w:val="24"/>
        </w:rPr>
      </w:pPr>
      <w:r w:rsidRPr="007D0FF0">
        <w:rPr>
          <w:rFonts w:cstheme="minorHAnsi"/>
          <w:color w:val="auto"/>
          <w:sz w:val="24"/>
          <w:szCs w:val="24"/>
        </w:rPr>
        <w:t xml:space="preserve"> </w:t>
      </w:r>
      <w:bookmarkStart w:id="47" w:name="_Toc204892539"/>
      <w:bookmarkStart w:id="48" w:name="_Toc221191355"/>
      <w:r w:rsidRPr="007D0FF0">
        <w:rPr>
          <w:rFonts w:cstheme="minorHAnsi"/>
          <w:color w:val="auto"/>
          <w:sz w:val="24"/>
          <w:szCs w:val="24"/>
        </w:rPr>
        <w:t>Build ML-based anomaly detectors</w:t>
      </w:r>
      <w:bookmarkEnd w:id="47"/>
      <w:bookmarkEnd w:id="48"/>
    </w:p>
    <w:p w14:paraId="26ED74A7"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This means building machine learning models that can spot unusual or abnormal patterns in files that might indicate the presence of hidden malware, even if the specific signature isn’t known.</w:t>
      </w:r>
    </w:p>
    <w:p w14:paraId="7EA0F2F8" w14:textId="77777777" w:rsidR="007D0FF0" w:rsidRPr="007D0FF0" w:rsidRDefault="007D0FF0" w:rsidP="007D0FF0">
      <w:pPr>
        <w:pStyle w:val="Heading2"/>
        <w:numPr>
          <w:ilvl w:val="3"/>
          <w:numId w:val="1"/>
        </w:numPr>
        <w:jc w:val="both"/>
        <w:rPr>
          <w:rFonts w:cstheme="minorHAnsi"/>
          <w:color w:val="auto"/>
          <w:sz w:val="24"/>
          <w:szCs w:val="24"/>
        </w:rPr>
      </w:pPr>
      <w:r w:rsidRPr="007D0FF0">
        <w:rPr>
          <w:rFonts w:cstheme="minorHAnsi"/>
          <w:color w:val="auto"/>
          <w:sz w:val="24"/>
          <w:szCs w:val="24"/>
        </w:rPr>
        <w:t xml:space="preserve"> </w:t>
      </w:r>
      <w:bookmarkStart w:id="49" w:name="_Toc204892540"/>
      <w:bookmarkStart w:id="50" w:name="_Toc221191356"/>
      <w:r w:rsidRPr="007D0FF0">
        <w:rPr>
          <w:rFonts w:cstheme="minorHAnsi"/>
          <w:color w:val="auto"/>
          <w:sz w:val="24"/>
          <w:szCs w:val="24"/>
        </w:rPr>
        <w:t>Integrate into a hybrid pipeline</w:t>
      </w:r>
      <w:bookmarkEnd w:id="49"/>
      <w:bookmarkEnd w:id="50"/>
    </w:p>
    <w:p w14:paraId="7F961F28"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This final step combines the strengths of both the customized YARA rules (for known threats) and the machine learning anomaly detection (for unknown threats) into a single, more robust system.</w:t>
      </w:r>
    </w:p>
    <w:p w14:paraId="3D364688" w14:textId="77777777" w:rsidR="007D0FF0" w:rsidRPr="007D0FF0" w:rsidRDefault="007D0FF0" w:rsidP="007D0FF0">
      <w:pPr>
        <w:pStyle w:val="Heading2"/>
        <w:numPr>
          <w:ilvl w:val="3"/>
          <w:numId w:val="1"/>
        </w:numPr>
        <w:jc w:val="both"/>
        <w:rPr>
          <w:rFonts w:cstheme="minorHAnsi"/>
          <w:color w:val="auto"/>
          <w:sz w:val="24"/>
          <w:szCs w:val="24"/>
        </w:rPr>
      </w:pPr>
      <w:r w:rsidRPr="007D0FF0">
        <w:rPr>
          <w:rFonts w:cstheme="minorHAnsi"/>
          <w:color w:val="auto"/>
          <w:sz w:val="24"/>
          <w:szCs w:val="24"/>
        </w:rPr>
        <w:t xml:space="preserve"> </w:t>
      </w:r>
      <w:bookmarkStart w:id="51" w:name="_Toc204892541"/>
      <w:bookmarkStart w:id="52" w:name="_Toc221191357"/>
      <w:r w:rsidRPr="007D0FF0">
        <w:rPr>
          <w:rFonts w:cstheme="minorHAnsi"/>
          <w:color w:val="auto"/>
          <w:sz w:val="24"/>
          <w:szCs w:val="24"/>
        </w:rPr>
        <w:t>Benchmark hybrid performance</w:t>
      </w:r>
      <w:bookmarkEnd w:id="51"/>
      <w:bookmarkEnd w:id="52"/>
    </w:p>
    <w:p w14:paraId="663C92C4" w14:textId="7CE5A306"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 xml:space="preserve">Test the detection system against steganographic malware samples to validate improvements and establish performance benchmarks compared to existing solutions. It begins by tracing the evolution of steganography from its historical roots to its modern, AI-driven form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&lt;EndNote&gt;&lt;Cite&gt;&lt;Author&gt;Nair&lt;/Author&gt;&lt;Year&gt;2025&lt;/Year&gt;&lt;RecNum&gt;115&lt;/RecNum&gt;&lt;DisplayText&gt;(Nair and Rohini 2025)&lt;/DisplayText&gt;&lt;record&gt;&lt;rec-number&gt;115&lt;/rec-number&gt;&lt;foreign-keys&gt;&lt;key app="EN" db-id="vr22xts9l0dte4e5w54va9z5xst0ra5ewttv" timestamp="1753991100"&gt;115&lt;/key&gt;&lt;/foreign-keys&gt;&lt;ref-type name="Conference Proceedings"&gt;10&lt;/ref-type&gt;&lt;contributors&gt;&lt;authors&gt;&lt;author&gt;Nair, Sreena G&lt;/author&gt;&lt;author&gt;Rohini, K&lt;/author&gt;&lt;/authors&gt;&lt;/contributors&gt;&lt;titles&gt;&lt;title&gt;Smart Cybersecurity: Enhanced Steganography with Hyperactive Crypto-Feature Engineering&lt;/title&gt;&lt;secondary-title&gt;2025 3rd International Conference on Data Science and Information System (ICDSIS)&lt;/secondary-title&gt;&lt;/titles&gt;&lt;pages&gt;1-8&lt;/pages&gt;&lt;dates&gt;&lt;year&gt;2025&lt;/year&gt;&lt;/dates&gt;&lt;publisher&gt;IEEE&lt;/publisher&gt;&lt;isbn&gt;9798331542658&lt;/isbn&gt;&lt;urls&gt;&lt;/urls&gt;&lt;/record&gt;&lt;/Cite&gt;&lt;/EndNote&gt;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(Nair and Rohini 2025)</w:t>
      </w:r>
      <w:r w:rsidRPr="007D0FF0">
        <w:rPr>
          <w:rFonts w:asciiTheme="majorHAnsi" w:hAnsiTheme="majorHAnsi" w:cstheme="minorHAnsi"/>
        </w:rPr>
        <w:fldChar w:fldCharType="end"/>
      </w:r>
      <w:r w:rsidRPr="007D0FF0">
        <w:rPr>
          <w:rFonts w:asciiTheme="majorHAnsi" w:hAnsiTheme="majorHAnsi" w:cstheme="minorHAnsi"/>
        </w:rPr>
        <w:t>. The review then critically assesses the limitations of current antivirus solutions and the specific detection challenges posed by steganographic malware. It also evaluates the capabilities and shortcomings of YARA as a detection tool and concludes by exploring emerging solutions and research, setting the stage for the proposed hybrid detection model.</w:t>
      </w:r>
    </w:p>
    <w:p w14:paraId="3CD74E5B" w14:textId="77777777" w:rsidR="007D0FF0" w:rsidRPr="007F14C7" w:rsidRDefault="007D0FF0" w:rsidP="00C148A0">
      <w:pPr>
        <w:pStyle w:val="Heading1"/>
        <w:numPr>
          <w:ilvl w:val="1"/>
          <w:numId w:val="1"/>
        </w:numPr>
        <w:jc w:val="both"/>
        <w:rPr>
          <w:rFonts w:cstheme="minorHAnsi"/>
          <w:b/>
          <w:bCs/>
          <w:color w:val="auto"/>
          <w:sz w:val="24"/>
          <w:szCs w:val="24"/>
        </w:rPr>
      </w:pPr>
      <w:r w:rsidRPr="007F14C7">
        <w:rPr>
          <w:rFonts w:cstheme="minorHAnsi"/>
          <w:b/>
          <w:bCs/>
          <w:color w:val="auto"/>
          <w:sz w:val="24"/>
          <w:szCs w:val="24"/>
        </w:rPr>
        <w:t xml:space="preserve"> </w:t>
      </w:r>
      <w:bookmarkStart w:id="53" w:name="_Toc204892542"/>
      <w:bookmarkStart w:id="54" w:name="_Toc221191358"/>
      <w:r w:rsidRPr="007F14C7">
        <w:rPr>
          <w:rFonts w:cstheme="minorHAnsi"/>
          <w:b/>
          <w:bCs/>
          <w:color w:val="auto"/>
          <w:sz w:val="24"/>
          <w:szCs w:val="24"/>
        </w:rPr>
        <w:t>Literature Review</w:t>
      </w:r>
      <w:bookmarkEnd w:id="53"/>
      <w:bookmarkEnd w:id="54"/>
      <w:r w:rsidRPr="007F14C7">
        <w:rPr>
          <w:rFonts w:cstheme="minorHAnsi"/>
          <w:b/>
          <w:bCs/>
          <w:color w:val="auto"/>
          <w:sz w:val="24"/>
          <w:szCs w:val="24"/>
        </w:rPr>
        <w:t xml:space="preserve"> </w:t>
      </w:r>
    </w:p>
    <w:p w14:paraId="2AE5DB24" w14:textId="45651E59"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 xml:space="preserve">This literature review provides the foundational context for this study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&lt;EndNote&gt;&lt;Cite&gt;&lt;Author&gt;Schryen&lt;/Author&gt;&lt;Year&gt;2015&lt;/Year&gt;&lt;RecNum&gt;114&lt;/RecNum&gt;&lt;DisplayText&gt;(Schryen, et al. 2015)&lt;/DisplayText&gt;&lt;record&gt;&lt;rec-number&gt;114&lt;/rec-number&gt;&lt;foreign-keys&gt;&lt;key app="EN" db-id="vr22xts9l0dte4e5w54va9z5xst0ra5ewttv" timestamp="1753990792"&gt;114&lt;/key&gt;&lt;/foreign-keys&gt;&lt;ref-type name="Journal Article"&gt;17&lt;/ref-type&gt;&lt;contributors&gt;&lt;authors&gt;&lt;author&gt;Schryen, Guido&lt;/author&gt;&lt;author&gt;Wagner, Gerit&lt;/author&gt;&lt;author&gt;Benlian, Alexander&lt;/author&gt;&lt;/authors&gt;&lt;/contributors&gt;&lt;titles&gt;&lt;title&gt;Theory of knowledge for literature reviews: an epistemological model, taxonomy and empirical analysis of IS literature&lt;/title&gt;&lt;/titles&gt;&lt;dates&gt;&lt;year&gt;2015&lt;/year&gt;&lt;/dates&gt;&lt;urls&gt;&lt;/urls&gt;&lt;/record&gt;&lt;/Cite&gt;&lt;/EndNote&gt;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(Schryen, et al. 2015)</w:t>
      </w:r>
      <w:r w:rsidRPr="007D0FF0">
        <w:rPr>
          <w:rFonts w:asciiTheme="majorHAnsi" w:hAnsiTheme="majorHAnsi" w:cstheme="minorHAnsi"/>
        </w:rPr>
        <w:fldChar w:fldCharType="end"/>
      </w:r>
      <w:r w:rsidRPr="007D0FF0">
        <w:rPr>
          <w:rFonts w:asciiTheme="majorHAnsi" w:hAnsiTheme="majorHAnsi" w:cstheme="minorHAnsi"/>
        </w:rPr>
        <w:t xml:space="preserve"> by examining the current body of knowledge on steganography and malware detection. </w:t>
      </w:r>
    </w:p>
    <w:p w14:paraId="4F14C500" w14:textId="77777777" w:rsidR="007D0FF0" w:rsidRPr="007D0FF0" w:rsidRDefault="007D0FF0" w:rsidP="007D0FF0">
      <w:pPr>
        <w:pStyle w:val="Heading2"/>
        <w:numPr>
          <w:ilvl w:val="2"/>
          <w:numId w:val="1"/>
        </w:numPr>
        <w:jc w:val="both"/>
        <w:rPr>
          <w:rFonts w:cstheme="minorHAnsi"/>
          <w:color w:val="auto"/>
          <w:sz w:val="24"/>
          <w:szCs w:val="24"/>
        </w:rPr>
      </w:pPr>
      <w:bookmarkStart w:id="55" w:name="_Toc204892543"/>
      <w:bookmarkStart w:id="56" w:name="_Toc221191359"/>
      <w:r w:rsidRPr="007D0FF0">
        <w:rPr>
          <w:rFonts w:cstheme="minorHAnsi"/>
          <w:color w:val="auto"/>
          <w:sz w:val="24"/>
          <w:szCs w:val="24"/>
        </w:rPr>
        <w:t>Evolution of Steganography</w:t>
      </w:r>
      <w:bookmarkEnd w:id="55"/>
      <w:bookmarkEnd w:id="56"/>
    </w:p>
    <w:p w14:paraId="6AD6716E" w14:textId="7777777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Hammad et al. (2024) shows how steganography has evolved from simple methods of hiding messages in physical media to using techniques like Least Significant Bit (LSB) substitution, which allows secret data to be concealed within image pixels without perceptible changes. All these enhance the capacity and robustness of data hiding, making digital steganography a powerful tool for secure and covert communication as mentioned by (Şahin et al., 2021).</w:t>
      </w:r>
    </w:p>
    <w:p w14:paraId="3FCA8066" w14:textId="77777777" w:rsidR="007D0FF0" w:rsidRPr="007D0FF0" w:rsidRDefault="007D0FF0" w:rsidP="007D0FF0">
      <w:pPr>
        <w:pStyle w:val="ListParagraph"/>
        <w:ind w:left="360"/>
        <w:jc w:val="both"/>
        <w:rPr>
          <w:rFonts w:asciiTheme="majorHAnsi" w:hAnsiTheme="majorHAnsi" w:cstheme="minorHAnsi"/>
        </w:rPr>
      </w:pPr>
    </w:p>
    <w:p w14:paraId="56AC9136" w14:textId="7777777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The transformation of steganography from historical practice to modern cyber threat represents a significant shift in the security landscape (</w:t>
      </w:r>
      <w:proofErr w:type="spellStart"/>
      <w:r w:rsidRPr="007D0FF0">
        <w:rPr>
          <w:rFonts w:asciiTheme="majorHAnsi" w:hAnsiTheme="majorHAnsi" w:cstheme="minorHAnsi"/>
        </w:rPr>
        <w:t>Bamanga</w:t>
      </w:r>
      <w:proofErr w:type="spellEnd"/>
      <w:r w:rsidRPr="007D0FF0">
        <w:rPr>
          <w:rFonts w:asciiTheme="majorHAnsi" w:hAnsiTheme="majorHAnsi" w:cstheme="minorHAnsi"/>
        </w:rPr>
        <w:t xml:space="preserve"> &amp; </w:t>
      </w:r>
      <w:proofErr w:type="spellStart"/>
      <w:r w:rsidRPr="007D0FF0">
        <w:rPr>
          <w:rFonts w:asciiTheme="majorHAnsi" w:hAnsiTheme="majorHAnsi" w:cstheme="minorHAnsi"/>
        </w:rPr>
        <w:t>Babando</w:t>
      </w:r>
      <w:proofErr w:type="spellEnd"/>
      <w:r w:rsidRPr="007D0FF0">
        <w:rPr>
          <w:rFonts w:asciiTheme="majorHAnsi" w:hAnsiTheme="majorHAnsi" w:cstheme="minorHAnsi"/>
        </w:rPr>
        <w:t>, 2024).Chang and Echizen (2025) further  document this evolution, highlighting how steganography has progressed beyond simple hiding to incorporate sophisticated AI agents that can generate and embed malicious code in ways that appear natural and unsuspecting. Their research emphasizes how traditional detection methods struggle against these advanced techniques.</w:t>
      </w:r>
    </w:p>
    <w:p w14:paraId="354B9B63" w14:textId="77777777" w:rsidR="007D0FF0" w:rsidRPr="007D0FF0" w:rsidRDefault="007D0FF0" w:rsidP="007D0FF0">
      <w:pPr>
        <w:pStyle w:val="ListParagraph"/>
        <w:ind w:left="360"/>
        <w:jc w:val="both"/>
        <w:rPr>
          <w:rFonts w:asciiTheme="majorHAnsi" w:hAnsiTheme="majorHAnsi" w:cstheme="minorHAnsi"/>
        </w:rPr>
      </w:pPr>
    </w:p>
    <w:p w14:paraId="3094E57B" w14:textId="7777777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Further expanding on this evolution, Gao et al. (2022) explore how AI-generated photorealistic images provide new vectors for steganographic secret sharing. Their work demonstrates how generative adversarial networks can be used to create images that contain hidden information while maintaining visual fidelity that passes human inspection, creating significant challenges for automated detection systems.</w:t>
      </w:r>
    </w:p>
    <w:p w14:paraId="5B346238" w14:textId="77777777" w:rsidR="007D0FF0" w:rsidRPr="007D0FF0" w:rsidRDefault="007D0FF0" w:rsidP="007D0FF0">
      <w:pPr>
        <w:pStyle w:val="ListParagraph"/>
        <w:jc w:val="both"/>
        <w:rPr>
          <w:rFonts w:asciiTheme="majorHAnsi" w:hAnsiTheme="majorHAnsi" w:cstheme="minorHAnsi"/>
        </w:rPr>
      </w:pPr>
    </w:p>
    <w:p w14:paraId="03A8E393" w14:textId="77777777" w:rsidR="007D0FF0" w:rsidRPr="007D0FF0" w:rsidRDefault="007D0FF0" w:rsidP="007D0FF0">
      <w:pPr>
        <w:pStyle w:val="Heading2"/>
        <w:numPr>
          <w:ilvl w:val="2"/>
          <w:numId w:val="1"/>
        </w:numPr>
        <w:jc w:val="both"/>
        <w:rPr>
          <w:rFonts w:cstheme="minorHAnsi"/>
          <w:color w:val="auto"/>
          <w:sz w:val="24"/>
          <w:szCs w:val="24"/>
        </w:rPr>
      </w:pPr>
      <w:bookmarkStart w:id="57" w:name="_Toc204892544"/>
      <w:bookmarkStart w:id="58" w:name="_Toc221191360"/>
      <w:r w:rsidRPr="007D0FF0">
        <w:rPr>
          <w:rFonts w:cstheme="minorHAnsi"/>
          <w:color w:val="auto"/>
          <w:sz w:val="24"/>
          <w:szCs w:val="24"/>
        </w:rPr>
        <w:t>Limitations of Current Antivirus Solutions</w:t>
      </w:r>
      <w:bookmarkEnd w:id="57"/>
      <w:bookmarkEnd w:id="58"/>
    </w:p>
    <w:p w14:paraId="012F4118" w14:textId="7D4E5774"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The effectiveness of current antivirus solutions against sophisticated threats and new-generation attacks and evasion techniques, remains a critical area of concern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&lt;EndNote&gt;&lt;Cite&gt;&lt;Author&gt;Aslan&lt;/Author&gt;&lt;Year&gt;2023&lt;/Year&gt;&lt;RecNum&gt;69&lt;/RecNum&gt;&lt;DisplayText&gt;(Aslan, et al. 2023)&lt;/DisplayText&gt;&lt;record&gt;&lt;rec-number&gt;69&lt;/rec-number&gt;&lt;foreign-keys&gt;&lt;key app="EN" db-id="vr22xts9l0dte4e5w54va9z5xst0ra5ewttv" timestamp="1744141096"&gt;69&lt;/key&gt;&lt;/foreign-keys&gt;&lt;ref-type name="Journal Article"&gt;17&lt;/ref-type&gt;&lt;contributors&gt;&lt;authors&gt;&lt;author&gt;Aslan, Ömer&lt;/author&gt;&lt;author&gt;Aktuğ, Semih Serkant&lt;/author&gt;&lt;author&gt;Ozkan-Okay, Merve&lt;/author&gt;&lt;author&gt;Yilmaz, Abdullah Asim&lt;/author&gt;&lt;author&gt;Akin, Erdal&lt;/author&gt;&lt;/authors&gt;&lt;/contributors&gt;&lt;titles&gt;&lt;title&gt;A comprehensive review of cyber security vulnerabilities, threats, attacks, and solutions&lt;/title&gt;&lt;secondary-title&gt;Electronics&lt;/secondary-title&gt;&lt;/titles&gt;&lt;periodical&gt;&lt;full-title&gt;Electronics&lt;/full-title&gt;&lt;/periodical&gt;&lt;pages&gt;1333&lt;/pages&gt;&lt;volume&gt;12&lt;/volume&gt;&lt;number&gt;6&lt;/number&gt;&lt;dates&gt;&lt;year&gt;2023&lt;/year&gt;&lt;/dates&gt;&lt;isbn&gt;2079-9292&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(Aslan, et al. 2023)</w:t>
      </w:r>
      <w:r w:rsidRPr="007D0FF0">
        <w:rPr>
          <w:rFonts w:asciiTheme="majorHAnsi" w:hAnsiTheme="majorHAnsi" w:cstheme="minorHAnsi"/>
        </w:rPr>
        <w:fldChar w:fldCharType="end"/>
      </w:r>
      <w:r w:rsidRPr="007D0FF0">
        <w:rPr>
          <w:rFonts w:asciiTheme="majorHAnsi" w:hAnsiTheme="majorHAnsi" w:cstheme="minorHAnsi"/>
        </w:rPr>
        <w:t xml:space="preserve">.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AuthorYear="1"&gt;&lt;Author&gt;Pérez-Sánchez&lt;/Author&gt;&lt;Year&gt;2022&lt;/Year&gt;&lt;RecNum&gt;52&lt;/RecNum&gt;&lt;DisplayText&gt;Pérez-Sánchez and Palacios (2022)&lt;/DisplayText&gt;&lt;record&gt;&lt;rec-number&gt;52&lt;/rec-number&gt;&lt;foreign-keys&gt;&lt;key app="EN" db-id="vr22xts9l0dte4e5w54va9z5xst0ra5ewttv" timestamp="1741865322"&gt;52&lt;/key&gt;&lt;/foreign-keys&gt;&lt;ref-type name="Journal Article"&gt;17&lt;/ref-type&gt;&lt;contributors&gt;&lt;authors&gt;&lt;author&gt;Pérez-Sánchez, Antonio&lt;/author&gt;&lt;author&gt;Palacios, Rafael&lt;/author&gt;&lt;/authors&gt;&lt;/contributors&gt;&lt;titles&gt;&lt;title&gt;Evaluation of local security event management system vs. standard antivirus Software&lt;/title&gt;&lt;secondary-title&gt;Applied Sciences&lt;/secondary-title&gt;&lt;/titles&gt;&lt;periodical&gt;&lt;full-title&gt;Applied Sciences&lt;/full-title&gt;&lt;/periodical&gt;&lt;pages&gt;1076&lt;/pages&gt;&lt;volume&gt;12&lt;/volume&gt;&lt;number&gt;3&lt;/number&gt;&lt;dates&gt;&lt;year&gt;2022&lt;/year&gt;&lt;/dates&gt;&lt;isbn&gt;2076-3417&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Pérez-Sánchez and Palacios (2022)</w:t>
      </w:r>
      <w:r w:rsidRPr="007D0FF0">
        <w:rPr>
          <w:rFonts w:asciiTheme="majorHAnsi" w:hAnsiTheme="majorHAnsi" w:cstheme="minorHAnsi"/>
        </w:rPr>
        <w:fldChar w:fldCharType="end"/>
      </w:r>
      <w:r w:rsidRPr="007D0FF0">
        <w:rPr>
          <w:rFonts w:asciiTheme="majorHAnsi" w:hAnsiTheme="majorHAnsi" w:cstheme="minorHAnsi"/>
        </w:rPr>
        <w:t xml:space="preserve"> conducted comparative evaluations between local security event management systems and standard antivirus software, identifying significant gaps in detection capabilities against advanced concealment techniques . Their research highlights how conventional signature-based detection often fails against modified threats.</w:t>
      </w:r>
    </w:p>
    <w:p w14:paraId="0CE0DC29" w14:textId="77777777" w:rsidR="007D0FF0" w:rsidRPr="007D0FF0" w:rsidRDefault="007D0FF0" w:rsidP="007D0FF0">
      <w:pPr>
        <w:pStyle w:val="ListParagraph"/>
        <w:ind w:left="360"/>
        <w:jc w:val="both"/>
        <w:rPr>
          <w:rFonts w:asciiTheme="majorHAnsi" w:hAnsiTheme="majorHAnsi" w:cstheme="minorHAnsi"/>
        </w:rPr>
      </w:pPr>
    </w:p>
    <w:p w14:paraId="296ACB57" w14:textId="7777777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AuthorYear="1"&gt;&lt;Author&gt;Jardine&lt;/Author&gt;&lt;Year&gt;2020&lt;/Year&gt;&lt;RecNum&gt;53&lt;/RecNum&gt;&lt;DisplayText&gt;Jardine (2020)&lt;/DisplayText&gt;&lt;record&gt;&lt;rec-number&gt;53&lt;/rec-number&gt;&lt;foreign-keys&gt;&lt;key app="EN" db-id="vr22xts9l0dte4e5w54va9z5xst0ra5ewttv" timestamp="1741865405"&gt;53&lt;/key&gt;&lt;/foreign-keys&gt;&lt;ref-type name="Journal Article"&gt;17&lt;/ref-type&gt;&lt;contributors&gt;&lt;authors&gt;&lt;author&gt;Jardine, Eric&lt;/author&gt;&lt;/authors&gt;&lt;/contributors&gt;&lt;titles&gt;&lt;title&gt;The case against commercial antivirus software: Risk homeostasis and information problems in cybersecurity&lt;/title&gt;&lt;secondary-title&gt;Risk analysis&lt;/secondary-title&gt;&lt;/titles&gt;&lt;periodical&gt;&lt;full-title&gt;Risk analysis&lt;/full-title&gt;&lt;/periodical&gt;&lt;pages&gt;1571-1588&lt;/pages&gt;&lt;volume&gt;40&lt;/volume&gt;&lt;number&gt;8&lt;/number&gt;&lt;dates&gt;&lt;year&gt;2020&lt;/year&gt;&lt;/dates&gt;&lt;isbn&gt;0272-4332&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Jardine (2020)</w:t>
      </w:r>
      <w:r w:rsidRPr="007D0FF0">
        <w:rPr>
          <w:rFonts w:asciiTheme="majorHAnsi" w:hAnsiTheme="majorHAnsi" w:cstheme="minorHAnsi"/>
        </w:rPr>
        <w:fldChar w:fldCharType="end"/>
      </w:r>
      <w:r w:rsidRPr="007D0FF0">
        <w:rPr>
          <w:rFonts w:asciiTheme="majorHAnsi" w:hAnsiTheme="majorHAnsi" w:cstheme="minorHAnsi"/>
        </w:rPr>
        <w:t xml:space="preserve"> provides a more theoretical framework for understanding these limitations, exploring concepts of risk homeostasis and information problems in cybersecurity. This work explains how antivirus solutions can sometimes fail despite technological advances due to fundamental challenges in threat identification and evolution of attack methodologies. This research suggests that purely technical solutions may be insufficient without corresponding adaptations in detection.</w:t>
      </w:r>
    </w:p>
    <w:p w14:paraId="0107A1A9" w14:textId="77777777" w:rsidR="007D0FF0" w:rsidRPr="007D0FF0" w:rsidRDefault="007D0FF0" w:rsidP="007D0FF0">
      <w:pPr>
        <w:pStyle w:val="ListParagraph"/>
        <w:jc w:val="both"/>
        <w:rPr>
          <w:rFonts w:asciiTheme="majorHAnsi" w:hAnsiTheme="majorHAnsi" w:cstheme="minorHAnsi"/>
        </w:rPr>
      </w:pPr>
    </w:p>
    <w:p w14:paraId="1CD19272" w14:textId="77777777" w:rsidR="007D0FF0" w:rsidRPr="007D0FF0" w:rsidRDefault="007D0FF0" w:rsidP="007D0FF0">
      <w:pPr>
        <w:pStyle w:val="Heading2"/>
        <w:numPr>
          <w:ilvl w:val="2"/>
          <w:numId w:val="1"/>
        </w:numPr>
        <w:jc w:val="both"/>
        <w:rPr>
          <w:rFonts w:cstheme="minorHAnsi"/>
          <w:color w:val="auto"/>
          <w:sz w:val="24"/>
          <w:szCs w:val="24"/>
        </w:rPr>
      </w:pPr>
      <w:bookmarkStart w:id="59" w:name="_Toc204892545"/>
      <w:bookmarkStart w:id="60" w:name="_Toc221191361"/>
      <w:r w:rsidRPr="007D0FF0">
        <w:rPr>
          <w:rFonts w:cstheme="minorHAnsi"/>
          <w:color w:val="auto"/>
          <w:sz w:val="24"/>
          <w:szCs w:val="24"/>
        </w:rPr>
        <w:t>Detection Challenges for Steganography Malware</w:t>
      </w:r>
      <w:bookmarkEnd w:id="59"/>
      <w:bookmarkEnd w:id="60"/>
    </w:p>
    <w:p w14:paraId="2EEBEA88" w14:textId="47C26099"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The specific challenges of detecting steganographic malware are well-documented in recent literature. With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AuthorYear="1"&gt;&lt;Author&gt;Alazab&lt;/Author&gt;&lt;Year&gt;2023&lt;/Year&gt;&lt;RecNum&gt;200&lt;/RecNum&gt;&lt;DisplayText&gt;Alazab and Pham (2023)&lt;/DisplayText&gt;&lt;record&gt;&lt;rec-number&gt;200&lt;/rec-number&gt;&lt;foreign-keys&gt;&lt;key app="EN" db-id="wpsfper5z25dafer2vjpetstfzzrdwx2029e" timestamp="1770193704"&gt;200&lt;/key&gt;&lt;/foreign-keys&gt;&lt;ref-type name="Journal Article"&gt;17&lt;/ref-type&gt;&lt;contributors&gt;&lt;authors&gt;&lt;author&gt;Alazab, Mamoun&lt;/author&gt;&lt;author&gt;Pham, Tuan&lt;/author&gt;&lt;/authors&gt;&lt;/contributors&gt;&lt;titles&gt;&lt;title&gt;Stegomalware: A systematic survey of malware hiding and detection in images, machine learning models and research challenges&lt;/title&gt;&lt;secondary-title&gt;Authorea Preprints&lt;/secondary-title&gt;&lt;/titles&gt;&lt;periodical&gt;&lt;full-title&gt;Authorea Preprints&lt;/full-title&gt;&lt;/periodical&gt;&lt;dates&gt;&lt;year&gt;2023&lt;/year&gt;&lt;/dates&gt;&lt;urls&gt;&lt;/urls&gt;&lt;/record&gt;&lt;/Cite&gt;&lt;/EndNote&gt;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Alazab and Pham (2023)</w:t>
      </w:r>
      <w:r w:rsidRPr="007D0FF0">
        <w:rPr>
          <w:rFonts w:asciiTheme="majorHAnsi" w:hAnsiTheme="majorHAnsi" w:cstheme="minorHAnsi"/>
        </w:rPr>
        <w:fldChar w:fldCharType="end"/>
      </w:r>
      <w:r w:rsidRPr="007D0FF0">
        <w:rPr>
          <w:rFonts w:asciiTheme="majorHAnsi" w:hAnsiTheme="majorHAnsi" w:cstheme="minorHAnsi"/>
        </w:rPr>
        <w:t xml:space="preserve"> finding that existing anti-malware, he signature-based tools and end point security solutions tend to be ineffective when analysing the concealed malicious content in multimedia files, and thorough byte level analysis.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AuthorYear="1"&gt;&lt;Author&gt;Almomani&lt;/Author&gt;&lt;Year&gt;2022&lt;/Year&gt;&lt;RecNum&gt;203&lt;/RecNum&gt;&lt;DisplayText&gt;Almomani, et al. (2022b)&lt;/DisplayText&gt;&lt;record&gt;&lt;rec-number&gt;203&lt;/rec-number&gt;&lt;foreign-keys&gt;&lt;key app="EN" db-id="wpsfper5z25dafer2vjpetstfzzrdwx2029e" timestamp="1770196630"&gt;203&lt;/key&gt;&lt;/foreign-keys&gt;&lt;ref-type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Almomani, et al. (2022b)</w:t>
      </w:r>
      <w:r w:rsidRPr="007D0FF0">
        <w:rPr>
          <w:rFonts w:asciiTheme="majorHAnsi" w:hAnsiTheme="majorHAnsi" w:cstheme="minorHAnsi"/>
        </w:rPr>
        <w:fldChar w:fldCharType="end"/>
      </w:r>
      <w:r w:rsidRPr="007D0FF0">
        <w:rPr>
          <w:rFonts w:asciiTheme="majorHAnsi" w:hAnsiTheme="majorHAnsi" w:cstheme="minorHAnsi"/>
        </w:rPr>
        <w:t xml:space="preserve">  further demonstrated a novel ransomware hiding model using HEVC steganography that successfully evaded detection by all tested antivirus solutions. Their work showed that even when ransomware was detected in its original form, concealment through steganographic techniques rendered it invisible to conventional scanning methods.</w:t>
      </w:r>
    </w:p>
    <w:p w14:paraId="2B913933" w14:textId="77777777" w:rsidR="007D0FF0" w:rsidRPr="007D0FF0" w:rsidRDefault="007D0FF0" w:rsidP="007D0FF0">
      <w:pPr>
        <w:pStyle w:val="ListParagraph"/>
        <w:ind w:left="360"/>
        <w:jc w:val="both"/>
        <w:rPr>
          <w:rFonts w:asciiTheme="majorHAnsi" w:hAnsiTheme="majorHAnsi" w:cstheme="minorHAnsi"/>
        </w:rPr>
      </w:pPr>
    </w:p>
    <w:p w14:paraId="7D4C328A" w14:textId="6B1989CD"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Building on these findings,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AuthorYear="1"&gt;&lt;Author&gt;Hammadeh&lt;/Author&gt;&lt;Year&gt;2023&lt;/Year&gt;&lt;RecNum&gt;207&lt;/RecNum&gt;&lt;DisplayText&gt;Hammadeh and Kavitha (2023)&lt;/DisplayText&gt;&lt;record&gt;&lt;rec-number&gt;207&lt;/rec-number&gt;&lt;foreign-keys&gt;&lt;key app="EN" db-id="wpsfper5z25dafer2vjpetstfzzrdwx2029e" timestamp="1770197987"&gt;207&lt;/key&gt;&lt;/foreign-keys&gt;&lt;ref-type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Hammadeh and Kavitha (2023)</w:t>
      </w:r>
      <w:r w:rsidRPr="007D0FF0">
        <w:rPr>
          <w:rFonts w:asciiTheme="majorHAnsi" w:hAnsiTheme="majorHAnsi" w:cstheme="minorHAnsi"/>
        </w:rPr>
        <w:fldChar w:fldCharType="end"/>
      </w:r>
      <w:r w:rsidRPr="007D0FF0">
        <w:rPr>
          <w:rFonts w:asciiTheme="majorHAnsi" w:hAnsiTheme="majorHAnsi" w:cstheme="minorHAnsi"/>
        </w:rPr>
        <w:t xml:space="preserve"> advocated for advanced machine learning algorithms as a necessary evolution in malware detection. Their research emphasized the need to move beyond signature-based approaches toward more adaptive systems capable of identifying anomalous patterns that might indicate concealed malicious code.</w:t>
      </w:r>
    </w:p>
    <w:p w14:paraId="6F3BD03E" w14:textId="77777777" w:rsidR="007D0FF0" w:rsidRPr="007D0FF0" w:rsidRDefault="007D0FF0" w:rsidP="007D0FF0">
      <w:pPr>
        <w:pStyle w:val="ListParagraph"/>
        <w:jc w:val="both"/>
        <w:rPr>
          <w:rFonts w:asciiTheme="majorHAnsi" w:hAnsiTheme="majorHAnsi" w:cstheme="minorHAnsi"/>
        </w:rPr>
      </w:pPr>
    </w:p>
    <w:p w14:paraId="64B0BAF4" w14:textId="77777777" w:rsidR="007D0FF0" w:rsidRPr="007D0FF0" w:rsidRDefault="007D0FF0" w:rsidP="007D0FF0">
      <w:pPr>
        <w:pStyle w:val="Heading2"/>
        <w:numPr>
          <w:ilvl w:val="2"/>
          <w:numId w:val="1"/>
        </w:numPr>
        <w:jc w:val="both"/>
        <w:rPr>
          <w:rFonts w:cstheme="minorHAnsi"/>
          <w:color w:val="auto"/>
          <w:sz w:val="24"/>
          <w:szCs w:val="24"/>
        </w:rPr>
      </w:pPr>
      <w:bookmarkStart w:id="61" w:name="_Toc204892546"/>
      <w:bookmarkStart w:id="62" w:name="_Toc221191362"/>
      <w:r w:rsidRPr="007D0FF0">
        <w:rPr>
          <w:rFonts w:cstheme="minorHAnsi"/>
          <w:color w:val="auto"/>
          <w:sz w:val="24"/>
          <w:szCs w:val="24"/>
        </w:rPr>
        <w:t>Yara Capabilities and Limitations</w:t>
      </w:r>
      <w:bookmarkEnd w:id="61"/>
      <w:bookmarkEnd w:id="62"/>
    </w:p>
    <w:p w14:paraId="6B011A26" w14:textId="0F76F691"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YARA represents a significant tool in the malware detection that uses patterns based on static and dynamic information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&lt;EndNote&gt;&lt;Cite&gt;&lt;Author&gt;Ningappa&lt;/Author&gt;&lt;Year&gt;2020&lt;/Year&gt;&lt;RecNum&gt;71&lt;/RecNum&gt;&lt;DisplayText&gt;(Ningappa 2020)&lt;/DisplayText&gt;&lt;record&gt;&lt;rec-number&gt;71&lt;/rec-number&gt;&lt;foreign-keys&gt;&lt;key app="EN" db-id="vr22xts9l0dte4e5w54va9z5xst0ra5ewttv" timestamp="1744141645"&gt;71&lt;/key&gt;&lt;/foreign-keys&gt;&lt;ref-type name="Thesis"&gt;32&lt;/ref-type&gt;&lt;contributors&gt;&lt;authors&gt;&lt;author&gt;Ningappa, Siddesh&lt;/author&gt;&lt;/authors&gt;&lt;/contributors&gt;&lt;titles&gt;&lt;title&gt;YARA Based Defence Mechanism Against NFC Based Attacks For Android Devices&lt;/title&gt;&lt;/titles&gt;&lt;dates&gt;&lt;year&gt;2020&lt;/year&gt;&lt;/dates&gt;&lt;publisher&gt;Dublin, National College of Ireland&lt;/publisher&gt;&lt;urls&gt;&lt;/urls&gt;&lt;/record&gt;&lt;/Cite&gt;&lt;/EndNote&gt;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(Ningappa 2020)</w:t>
      </w:r>
      <w:r w:rsidRPr="007D0FF0">
        <w:rPr>
          <w:rFonts w:asciiTheme="majorHAnsi" w:hAnsiTheme="majorHAnsi" w:cstheme="minorHAnsi"/>
        </w:rPr>
        <w:fldChar w:fldCharType="end"/>
      </w:r>
      <w:r w:rsidRPr="007D0FF0">
        <w:rPr>
          <w:rFonts w:asciiTheme="majorHAnsi" w:hAnsiTheme="majorHAnsi" w:cstheme="minorHAnsi"/>
        </w:rPr>
        <w:t xml:space="preserve">. The National Cybersecurity and Communications Integration Centre provides foundational documentation on YARA’s application for malware detection, highlighting its flexibility for custom rule development but acknowledging limitations against evolving threats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(NCCIC 2015)</w:t>
      </w:r>
      <w:r w:rsidRPr="007D0FF0">
        <w:rPr>
          <w:rFonts w:asciiTheme="majorHAnsi" w:hAnsiTheme="majorHAnsi" w:cstheme="minorHAnsi"/>
        </w:rPr>
        <w:fldChar w:fldCharType="end"/>
      </w:r>
      <w:r w:rsidRPr="007D0FF0">
        <w:rPr>
          <w:rFonts w:asciiTheme="majorHAnsi" w:hAnsiTheme="majorHAnsi" w:cstheme="minorHAnsi"/>
        </w:rPr>
        <w:t>.</w:t>
      </w:r>
    </w:p>
    <w:p w14:paraId="24551925" w14:textId="77777777" w:rsidR="007D0FF0" w:rsidRPr="007D0FF0" w:rsidRDefault="007D0FF0" w:rsidP="007D0FF0">
      <w:pPr>
        <w:pStyle w:val="ListParagraph"/>
        <w:ind w:left="360"/>
        <w:jc w:val="both"/>
        <w:rPr>
          <w:rFonts w:asciiTheme="majorHAnsi" w:hAnsiTheme="majorHAnsi" w:cstheme="minorHAnsi"/>
        </w:rPr>
      </w:pPr>
    </w:p>
    <w:p w14:paraId="6FB2654C" w14:textId="74A726E8"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The effectiveness of Yara against steganographic threats remains inconsistent as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AuthorYear="1"&gt;&lt;Author&gt;Mirza&lt;/Author&gt;&lt;Year&gt;2021&lt;/Year&gt;&lt;RecNum&gt;202&lt;/RecNum&gt;&lt;DisplayText&gt;Mirza, et al. (2021)&lt;/DisplayText&gt;&lt;record&gt;&lt;rec-number&gt;202&lt;/rec-number&gt;&lt;foreign-keys&gt;&lt;key app="EN" db-id="wpsfper5z25dafer2vjpetstfzzrdwx2029e" timestamp="1770196420"&gt;202&lt;/key&gt;&lt;/foreign-keys&gt;&lt;ref-type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Mirza, et al. (2021)</w:t>
      </w:r>
      <w:r w:rsidRPr="007D0FF0">
        <w:rPr>
          <w:rFonts w:asciiTheme="majorHAnsi" w:hAnsiTheme="majorHAnsi" w:cstheme="minorHAnsi"/>
        </w:rPr>
        <w:fldChar w:fldCharType="end"/>
      </w:r>
      <w:r w:rsidRPr="007D0FF0">
        <w:rPr>
          <w:rFonts w:asciiTheme="majorHAnsi" w:hAnsiTheme="majorHAnsi" w:cstheme="minorHAnsi"/>
        </w:rPr>
        <w:t xml:space="preserve"> explored these limitations by documenting specific malware evasion techniques that successfully bypass anti-malware solutions employing YARA rules. Their research demonstrates how traditional signature-based approaches struggle against concealment techniques, creating a need for more sophisticated detection methodologies.</w:t>
      </w:r>
    </w:p>
    <w:p w14:paraId="29E5120B" w14:textId="77777777" w:rsidR="007D0FF0" w:rsidRPr="007D0FF0" w:rsidRDefault="007D0FF0" w:rsidP="007D0FF0">
      <w:pPr>
        <w:pStyle w:val="ListParagraph"/>
        <w:jc w:val="both"/>
        <w:rPr>
          <w:rFonts w:asciiTheme="majorHAnsi" w:hAnsiTheme="majorHAnsi" w:cstheme="minorHAnsi"/>
        </w:rPr>
      </w:pPr>
    </w:p>
    <w:p w14:paraId="53F1E62B" w14:textId="77777777" w:rsidR="007D0FF0" w:rsidRPr="007D0FF0" w:rsidRDefault="007D0FF0" w:rsidP="007D0FF0">
      <w:pPr>
        <w:pStyle w:val="Heading2"/>
        <w:numPr>
          <w:ilvl w:val="2"/>
          <w:numId w:val="1"/>
        </w:numPr>
        <w:jc w:val="both"/>
        <w:rPr>
          <w:rFonts w:cstheme="minorHAnsi"/>
          <w:color w:val="auto"/>
          <w:sz w:val="24"/>
          <w:szCs w:val="24"/>
        </w:rPr>
      </w:pPr>
      <w:bookmarkStart w:id="63" w:name="_Toc204892547"/>
      <w:bookmarkStart w:id="64" w:name="_Toc221191363"/>
      <w:r w:rsidRPr="007D0FF0">
        <w:rPr>
          <w:rFonts w:cstheme="minorHAnsi"/>
          <w:color w:val="auto"/>
          <w:sz w:val="24"/>
          <w:szCs w:val="24"/>
        </w:rPr>
        <w:t>Emerging Solutions and Approaches</w:t>
      </w:r>
      <w:bookmarkEnd w:id="63"/>
      <w:bookmarkEnd w:id="64"/>
    </w:p>
    <w:p w14:paraId="0217E5FA" w14:textId="4D5039BF"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Recent research has begun exploring potential solutions to these detection challenges.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AuthorYear="1"&gt;&lt;Author&gt;Rivera&lt;/Author&gt;&lt;Year&gt;2021&lt;/Year&gt;&lt;RecNum&gt;64&lt;/RecNum&gt;&lt;DisplayText&gt;Rivera, et al. (2021)&lt;/DisplayText&gt;&lt;record&gt;&lt;rec-number&gt;64&lt;/rec-number&gt;&lt;foreign-keys&gt;&lt;key app="EN" db-id="vr22xts9l0dte4e5w54va9z5xst0ra5ewttv" timestamp="1743586924"&gt;64&lt;/key&gt;&lt;/foreign-keys&gt;&lt;ref-type name="Conference Proceedings"&gt;10&lt;/ref-type&gt;&lt;contributors&gt;&lt;authors&gt;&lt;author&gt;Rivera, Javier Jose Diaz&lt;/author&gt;&lt;author&gt;Khan, Talha Ahmed&lt;/author&gt;&lt;author&gt;Akbar, Waleed&lt;/author&gt;&lt;author&gt;Afaq, Muhammad&lt;/author&gt;&lt;author&gt;Song, Wang-Cheol&lt;/author&gt;&lt;/authors&gt;&lt;/contributors&gt;&lt;titles&gt;&lt;title&gt;An ML Based Anomaly Detection System in real-time data streams&lt;/title&gt;&lt;secondary-title&gt;2021 International Conference on Computational Science and Computational Intelligence (CSCI)&lt;/secondary-title&gt;&lt;/titles&gt;&lt;pages&gt;1329-1334&lt;/pages&gt;&lt;dates&gt;&lt;year&gt;2021&lt;/year&gt;&lt;/dates&gt;&lt;publisher&gt;IEEE&lt;/publisher&gt;&lt;isbn&gt;1665458410&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Rivera, et al. (2021)</w:t>
      </w:r>
      <w:r w:rsidRPr="007D0FF0">
        <w:rPr>
          <w:rFonts w:asciiTheme="majorHAnsi" w:hAnsiTheme="majorHAnsi" w:cstheme="minorHAnsi"/>
        </w:rPr>
        <w:fldChar w:fldCharType="end"/>
      </w:r>
      <w:r w:rsidRPr="007D0FF0">
        <w:rPr>
          <w:rFonts w:asciiTheme="majorHAnsi" w:hAnsiTheme="majorHAnsi" w:cstheme="minorHAnsi"/>
        </w:rPr>
        <w:t xml:space="preserve"> investigate machine learning-based anomaly detection in real-time data streams, demonstrating potential applications for identifying concealed malicious code based on statistical irregularities rather than known signatures. This approach shows the possibility of creating a technique for detecting previously unknown threats.</w:t>
      </w:r>
    </w:p>
    <w:p w14:paraId="69DE5FF0" w14:textId="77777777" w:rsidR="007D0FF0" w:rsidRPr="007D0FF0" w:rsidRDefault="007D0FF0" w:rsidP="007D0FF0">
      <w:pPr>
        <w:pStyle w:val="ListParagraph"/>
        <w:ind w:left="360"/>
        <w:jc w:val="both"/>
        <w:rPr>
          <w:rFonts w:asciiTheme="majorHAnsi" w:hAnsiTheme="majorHAnsi" w:cstheme="minorHAnsi"/>
        </w:rPr>
      </w:pPr>
    </w:p>
    <w:p w14:paraId="13137C45" w14:textId="7777777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R.Loganathan (2024)</w:t>
      </w:r>
      <w:r w:rsidRPr="007D0FF0">
        <w:rPr>
          <w:rFonts w:asciiTheme="majorHAnsi" w:hAnsiTheme="majorHAnsi" w:cstheme="minorHAnsi"/>
        </w:rPr>
        <w:fldChar w:fldCharType="end"/>
      </w:r>
      <w:r w:rsidRPr="007D0FF0">
        <w:rPr>
          <w:rFonts w:asciiTheme="majorHAnsi" w:hAnsiTheme="majorHAnsi" w:cstheme="minorHAnsi"/>
        </w:rPr>
        <w:t xml:space="preserve"> focused on anomaly-based malware detection using machine learning techniques, providing frameworks for identifying malicious code through behavioural and structural anomalies analysis suggesting that machine learning approaches can enhance traditional signature-based detection to create more reliable detection technique.</w:t>
      </w:r>
    </w:p>
    <w:p w14:paraId="6D9313C4" w14:textId="77777777" w:rsidR="007D0FF0" w:rsidRPr="007D0FF0" w:rsidRDefault="007D0FF0" w:rsidP="007D0FF0">
      <w:pPr>
        <w:pStyle w:val="ListParagraph"/>
        <w:ind w:left="360"/>
        <w:jc w:val="both"/>
        <w:rPr>
          <w:rFonts w:asciiTheme="majorHAnsi" w:hAnsiTheme="majorHAnsi" w:cstheme="minorHAnsi"/>
        </w:rPr>
      </w:pPr>
    </w:p>
    <w:p w14:paraId="3E6A48F4" w14:textId="0C611E03"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The security landscape continues to evolve as new emerging threats comes in and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AuthorYear="1"&gt;&lt;Author&gt;Rajendran&lt;/Author&gt;&lt;Year&gt;2019&lt;/Year&gt;&lt;RecNum&gt;51&lt;/RecNum&gt;&lt;DisplayText&gt;Rajendran, et al.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Rajendran, et al. (2019)</w:t>
      </w:r>
      <w:r w:rsidRPr="007D0FF0">
        <w:rPr>
          <w:rFonts w:asciiTheme="majorHAnsi" w:hAnsiTheme="majorHAnsi" w:cstheme="minorHAnsi"/>
        </w:rPr>
        <w:fldChar w:fldCharType="end"/>
      </w:r>
      <w:r w:rsidRPr="007D0FF0">
        <w:rPr>
          <w:rFonts w:asciiTheme="majorHAnsi" w:hAnsiTheme="majorHAnsi" w:cstheme="minorHAnsi"/>
        </w:rPr>
        <w:t xml:space="preserve"> documented on how modern security threats like steganography can be deployed in a IoT environments through connected devices. Their research emphasises on the fast-expanding attack surface created by the current connected devices.</w:t>
      </w:r>
    </w:p>
    <w:p w14:paraId="0E7D9122" w14:textId="77777777" w:rsidR="007D0FF0" w:rsidRPr="007D0FF0" w:rsidRDefault="007D0FF0" w:rsidP="007D0FF0">
      <w:pPr>
        <w:pStyle w:val="ListParagraph"/>
        <w:ind w:left="360"/>
        <w:jc w:val="both"/>
        <w:rPr>
          <w:rFonts w:asciiTheme="majorHAnsi" w:hAnsiTheme="majorHAnsi" w:cstheme="minorHAnsi"/>
        </w:rPr>
      </w:pPr>
    </w:p>
    <w:p w14:paraId="02358CB0" w14:textId="7777777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AuthorYear="1"&gt;&lt;Author&gt;Groenveld&lt;/Author&gt;&lt;Year&gt;2024&lt;/Year&gt;&lt;RecNum&gt;65&lt;/RecNum&gt;&lt;DisplayText&gt;Groenveld (2024)&lt;/DisplayText&gt;&lt;record&gt;&lt;rec-number&gt;65&lt;/rec-number&gt;&lt;foreign-keys&gt;&lt;key app="EN" db-id="vr22xts9l0dte4e5w54va9z5xst0ra5ewttv" timestamp="1743588551"&gt;65&lt;/key&gt;&lt;/foreign-keys&gt;&lt;ref-type name="Journal Article"&gt;17&lt;/ref-type&gt;&lt;contributors&gt;&lt;authors&gt;&lt;author&gt;Niels Groenveld&lt;/author&gt;&lt;/authors&gt;&lt;/contributors&gt;&lt;titles&gt;&lt;title&gt;YARA Rule Crafting: A Deep Dive into Signature-Based Threat Hunting Strategies&lt;/title&gt;&lt;/titles&gt;&lt;dates&gt;&lt;year&gt;2024&lt;/year&gt;&lt;pub-dates&gt;&lt;date&gt;September 11, 2024&lt;/date&gt;&lt;/pub-dates&gt;&lt;/dates&gt;&lt;urls&gt;&lt;related-urls&gt;&lt;url&gt;https://cyberthreatintelligencenetwork.com/index.php/2024/09/11/yara-rule-crafting-a-deep-dive-into-signature-based-threat-hunting-strategies/&lt;/url&gt;&lt;/related-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Groenveld (2024)</w:t>
      </w:r>
      <w:r w:rsidRPr="007D0FF0">
        <w:rPr>
          <w:rFonts w:asciiTheme="majorHAnsi" w:hAnsiTheme="majorHAnsi" w:cstheme="minorHAnsi"/>
        </w:rPr>
        <w:fldChar w:fldCharType="end"/>
      </w:r>
      <w:r w:rsidRPr="007D0FF0">
        <w:rPr>
          <w:rFonts w:asciiTheme="majorHAnsi" w:hAnsiTheme="majorHAnsi" w:cstheme="minorHAnsi"/>
        </w:rPr>
        <w:t xml:space="preserve"> further provides a practical guidance on YARA rule and signature-based threat hunting strategies, suggesting methodologies for improving detection capabilities through more improved rule development. This work offers a foundation for enhancing YARA implementations specifically targeting steganographic malwares.</w:t>
      </w:r>
    </w:p>
    <w:p w14:paraId="5B62EC6A" w14:textId="77777777" w:rsidR="007D0FF0" w:rsidRPr="007F14C7" w:rsidRDefault="007D0FF0" w:rsidP="00C148A0">
      <w:pPr>
        <w:pStyle w:val="Heading1"/>
        <w:numPr>
          <w:ilvl w:val="1"/>
          <w:numId w:val="1"/>
        </w:numPr>
        <w:jc w:val="both"/>
        <w:rPr>
          <w:rFonts w:cstheme="minorHAnsi"/>
          <w:b/>
          <w:bCs/>
          <w:color w:val="auto"/>
          <w:sz w:val="24"/>
          <w:szCs w:val="24"/>
        </w:rPr>
      </w:pPr>
      <w:bookmarkStart w:id="65" w:name="_Toc204892548"/>
      <w:bookmarkStart w:id="66" w:name="_Toc221191364"/>
      <w:r w:rsidRPr="007F14C7">
        <w:rPr>
          <w:rFonts w:cstheme="minorHAnsi"/>
          <w:b/>
          <w:bCs/>
          <w:color w:val="auto"/>
          <w:sz w:val="24"/>
          <w:szCs w:val="24"/>
        </w:rPr>
        <w:t>Research Methodology</w:t>
      </w:r>
      <w:bookmarkEnd w:id="65"/>
      <w:bookmarkEnd w:id="66"/>
      <w:r w:rsidRPr="007F14C7">
        <w:rPr>
          <w:rFonts w:cstheme="minorHAnsi"/>
          <w:b/>
          <w:bCs/>
          <w:color w:val="auto"/>
          <w:sz w:val="24"/>
          <w:szCs w:val="24"/>
        </w:rPr>
        <w:t xml:space="preserve"> </w:t>
      </w:r>
    </w:p>
    <w:p w14:paraId="7D148C5A" w14:textId="4FC19E46"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 xml:space="preserve">This study will use an experimental design and analysis to evaluate detection methodologies against AI-generated steganographic malware. The research will follow a primarily quantitative approach where  an objective reality independent of any observation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&lt;EndNote&gt;&lt;Cite&gt;&lt;Author&gt;Almalki&lt;/Author&gt;&lt;Year&gt;2016&lt;/Year&gt;&lt;RecNum&gt;113&lt;/RecNum&gt;&lt;DisplayText&gt;(Almalki 2016)&lt;/DisplayText&gt;&lt;record&gt;&lt;rec-number&gt;113&lt;/rec-number&gt;&lt;foreign-keys&gt;&lt;key app="EN" db-id="vr22xts9l0dte4e5w54va9z5xst0ra5ewttv" timestamp="1749667441"&gt;113&lt;/key&gt;&lt;/foreign-keys&gt;&lt;ref-type name="Journal Article"&gt;17&lt;/ref-type&gt;&lt;contributors&gt;&lt;authors&gt;&lt;author&gt;Almalki, Sami&lt;/author&gt;&lt;/authors&gt;&lt;/contributors&gt;&lt;titles&gt;&lt;title&gt;Integrating Quantitative and Qualitative Data in Mixed Methods Research--Challenges and Benefits&lt;/title&gt;&lt;secondary-title&gt;Journal of education and learning&lt;/secondary-title&gt;&lt;/titles&gt;&lt;periodical&gt;&lt;full-title&gt;Journal of education and learning&lt;/full-title&gt;&lt;/periodical&gt;&lt;pages&gt;288-296&lt;/pages&gt;&lt;volume&gt;5&lt;/volume&gt;&lt;number&gt;3&lt;/number&gt;&lt;dates&gt;&lt;year&gt;2016&lt;/year&gt;&lt;/dates&gt;&lt;isbn&gt;1927-5250&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(Almalki 2016)</w:t>
      </w:r>
      <w:r w:rsidRPr="007D0FF0">
        <w:rPr>
          <w:rFonts w:asciiTheme="majorHAnsi" w:hAnsiTheme="majorHAnsi" w:cstheme="minorHAnsi"/>
        </w:rPr>
        <w:fldChar w:fldCharType="end"/>
      </w:r>
      <w:r w:rsidRPr="007D0FF0">
        <w:rPr>
          <w:rFonts w:asciiTheme="majorHAnsi" w:hAnsiTheme="majorHAnsi" w:cstheme="minorHAnsi"/>
        </w:rPr>
        <w:t xml:space="preserve">, measuring detection rates, false positive ratios, and processing efficiency across various detection techniques. This will be accompanied by qualitative assessment which places emphasis upon exploring and understanding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&lt;EndNote&gt;&lt;Cite&gt;&lt;Author&gt;Almalki&lt;/Author&gt;&lt;Year&gt;2016&lt;/Year&gt;&lt;RecNum&gt;113&lt;/RecNum&gt;&lt;DisplayText&gt;(Almalki 2016)&lt;/DisplayText&gt;&lt;record&gt;&lt;rec-number&gt;113&lt;/rec-number&gt;&lt;foreign-keys&gt;&lt;key app="EN" db-id="vr22xts9l0dte4e5w54va9z5xst0ra5ewttv" timestamp="1749667441"&gt;113&lt;/key&gt;&lt;/foreign-keys&gt;&lt;ref-type name="Journal Article"&gt;17&lt;/ref-type&gt;&lt;contributors&gt;&lt;authors&gt;&lt;author&gt;Almalki, Sami&lt;/author&gt;&lt;/authors&gt;&lt;/contributors&gt;&lt;titles&gt;&lt;title&gt;Integrating Quantitative and Qualitative Data in Mixed Methods Research--Challenges and Benefits&lt;/title&gt;&lt;secondary-title&gt;Journal of education and learning&lt;/secondary-title&gt;&lt;/titles&gt;&lt;periodical&gt;&lt;full-title&gt;Journal of education and learning&lt;/full-title&gt;&lt;/periodical&gt;&lt;pages&gt;288-296&lt;/pages&gt;&lt;volume&gt;5&lt;/volume&gt;&lt;number&gt;3&lt;/number&gt;&lt;dates&gt;&lt;year&gt;2016&lt;/year&gt;&lt;/dates&gt;&lt;isbn&gt;1927-5250&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(Almalki 2016)</w:t>
      </w:r>
      <w:r w:rsidRPr="007D0FF0">
        <w:rPr>
          <w:rFonts w:asciiTheme="majorHAnsi" w:hAnsiTheme="majorHAnsi" w:cstheme="minorHAnsi"/>
        </w:rPr>
        <w:fldChar w:fldCharType="end"/>
      </w:r>
      <w:r w:rsidRPr="007D0FF0">
        <w:rPr>
          <w:rFonts w:asciiTheme="majorHAnsi" w:hAnsiTheme="majorHAnsi" w:cstheme="minorHAnsi"/>
        </w:rPr>
        <w:t xml:space="preserve"> of detection mechanisms and evasion techniques to provide contextual understanding of performance metrics.</w:t>
      </w:r>
    </w:p>
    <w:p w14:paraId="1859547B"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The methodology incorporates a mixed-methods approach that includes:</w:t>
      </w:r>
    </w:p>
    <w:p w14:paraId="360AA8DC" w14:textId="77777777" w:rsidR="007D0FF0" w:rsidRPr="007D0FF0" w:rsidRDefault="007D0FF0" w:rsidP="007D0FF0">
      <w:pPr>
        <w:pStyle w:val="ListParagraph"/>
        <w:numPr>
          <w:ilvl w:val="0"/>
          <w:numId w:val="3"/>
        </w:numPr>
        <w:jc w:val="both"/>
        <w:rPr>
          <w:rFonts w:asciiTheme="majorHAnsi" w:hAnsiTheme="majorHAnsi" w:cstheme="minorHAnsi"/>
        </w:rPr>
      </w:pPr>
      <w:r w:rsidRPr="007D0FF0">
        <w:rPr>
          <w:rFonts w:asciiTheme="majorHAnsi" w:hAnsiTheme="majorHAnsi" w:cstheme="minorHAnsi"/>
        </w:rPr>
        <w:t>Technical analysis of steganographic malware samples</w:t>
      </w:r>
    </w:p>
    <w:p w14:paraId="51FCBFE9" w14:textId="77777777" w:rsidR="007D0FF0" w:rsidRPr="007D0FF0" w:rsidRDefault="007D0FF0" w:rsidP="007D0FF0">
      <w:pPr>
        <w:pStyle w:val="ListParagraph"/>
        <w:numPr>
          <w:ilvl w:val="0"/>
          <w:numId w:val="3"/>
        </w:numPr>
        <w:jc w:val="both"/>
        <w:rPr>
          <w:rFonts w:asciiTheme="majorHAnsi" w:hAnsiTheme="majorHAnsi" w:cstheme="minorHAnsi"/>
        </w:rPr>
      </w:pPr>
      <w:r w:rsidRPr="007D0FF0">
        <w:rPr>
          <w:rFonts w:asciiTheme="majorHAnsi" w:hAnsiTheme="majorHAnsi" w:cstheme="minorHAnsi"/>
        </w:rPr>
        <w:t>Performance evaluation of detection systems</w:t>
      </w:r>
    </w:p>
    <w:p w14:paraId="685B2C21" w14:textId="77777777" w:rsidR="007D0FF0" w:rsidRPr="007D0FF0" w:rsidRDefault="007D0FF0" w:rsidP="007D0FF0">
      <w:pPr>
        <w:pStyle w:val="ListParagraph"/>
        <w:numPr>
          <w:ilvl w:val="0"/>
          <w:numId w:val="3"/>
        </w:numPr>
        <w:jc w:val="both"/>
        <w:rPr>
          <w:rFonts w:asciiTheme="majorHAnsi" w:hAnsiTheme="majorHAnsi" w:cstheme="minorHAnsi"/>
        </w:rPr>
      </w:pPr>
      <w:r w:rsidRPr="007D0FF0">
        <w:rPr>
          <w:rFonts w:asciiTheme="majorHAnsi" w:hAnsiTheme="majorHAnsi" w:cstheme="minorHAnsi"/>
        </w:rPr>
        <w:t>Comparative assessment against benchmark datasets</w:t>
      </w:r>
    </w:p>
    <w:p w14:paraId="0CB8C9B4" w14:textId="77777777" w:rsidR="007D0FF0" w:rsidRPr="007D0FF0" w:rsidRDefault="007D0FF0" w:rsidP="007D0FF0">
      <w:pPr>
        <w:pStyle w:val="ListParagraph"/>
        <w:numPr>
          <w:ilvl w:val="0"/>
          <w:numId w:val="3"/>
        </w:numPr>
        <w:jc w:val="both"/>
        <w:rPr>
          <w:rFonts w:asciiTheme="majorHAnsi" w:hAnsiTheme="majorHAnsi" w:cstheme="minorHAnsi"/>
        </w:rPr>
      </w:pPr>
      <w:r w:rsidRPr="007D0FF0">
        <w:rPr>
          <w:rFonts w:asciiTheme="majorHAnsi" w:hAnsiTheme="majorHAnsi" w:cstheme="minorHAnsi"/>
        </w:rPr>
        <w:t>Iterative development and testing of enhanced detection methodologies</w:t>
      </w:r>
    </w:p>
    <w:p w14:paraId="281EBE75"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 xml:space="preserve">While the primary focus will be on quantitative metrics like detection rates and false positives to measure the technical performance of the developed system, qualitative assessment provides crucial context. </w:t>
      </w:r>
    </w:p>
    <w:p w14:paraId="3E7D4D98"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Qualitative methods will help in clearing why certain evasion techniques are  effective and how specific detection mechanisms are performed under different conditions. For instance, observing the behaviour of the system against polymorphic steganographic malware (qualitative) can inform the development of more adaptive YARA rules or machine learning features (quantitative measurements).</w:t>
      </w:r>
    </w:p>
    <w:p w14:paraId="681697CF" w14:textId="77777777" w:rsidR="007D0FF0" w:rsidRPr="007D0FF0" w:rsidRDefault="007D0FF0" w:rsidP="007D0FF0">
      <w:pPr>
        <w:pStyle w:val="Heading2"/>
        <w:numPr>
          <w:ilvl w:val="2"/>
          <w:numId w:val="1"/>
        </w:numPr>
        <w:jc w:val="both"/>
        <w:rPr>
          <w:rFonts w:cstheme="minorHAnsi"/>
          <w:color w:val="auto"/>
          <w:sz w:val="24"/>
          <w:szCs w:val="24"/>
        </w:rPr>
      </w:pPr>
      <w:bookmarkStart w:id="67" w:name="_Toc204892549"/>
      <w:bookmarkStart w:id="68" w:name="_Toc221191365"/>
      <w:r w:rsidRPr="007D0FF0">
        <w:rPr>
          <w:rFonts w:cstheme="minorHAnsi"/>
          <w:color w:val="auto"/>
          <w:sz w:val="24"/>
          <w:szCs w:val="24"/>
        </w:rPr>
        <w:t>Research Approach</w:t>
      </w:r>
      <w:bookmarkEnd w:id="67"/>
      <w:bookmarkEnd w:id="68"/>
    </w:p>
    <w:p w14:paraId="0F412CEF" w14:textId="611DE84A" w:rsidR="007D0FF0" w:rsidRPr="007D0FF0" w:rsidRDefault="007D0FF0" w:rsidP="007D0FF0">
      <w:pPr>
        <w:ind w:left="360"/>
        <w:jc w:val="both"/>
        <w:rPr>
          <w:rStyle w:val="Strong"/>
          <w:rFonts w:asciiTheme="majorHAnsi" w:eastAsiaTheme="majorEastAsia" w:hAnsiTheme="majorHAnsi" w:cstheme="minorHAnsi"/>
          <w:b w:val="0"/>
          <w:bCs w:val="0"/>
        </w:rPr>
      </w:pPr>
      <w:r w:rsidRPr="007D0FF0">
        <w:rPr>
          <w:rFonts w:asciiTheme="majorHAnsi" w:hAnsiTheme="majorHAnsi" w:cstheme="minorHAnsi"/>
        </w:rPr>
        <w:t xml:space="preserve">The research will progress through four phases, each building upon findings from previous stages to develop a comprehensive detection solution. This phased approach ensures a structured and iterative development process, allowing for the refinement of techniques and integration of insights gained from earlier stages into subsequent ones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&lt;EndNote&gt;&lt;Cite&gt;&lt;Author&gt;Wynn&lt;/Author&gt;&lt;Year&gt;2017&lt;/Year&gt;&lt;RecNum&gt;112&lt;/RecNum&gt;&lt;DisplayText&gt;(Wynn and Eckert 2017)&lt;/DisplayText&gt;&lt;record&gt;&lt;rec-number&gt;112&lt;/rec-number&gt;&lt;foreign-keys&gt;&lt;key app="EN" db-id="vr22xts9l0dte4e5w54va9z5xst0ra5ewttv" timestamp="1749667142"&gt;112&lt;/key&gt;&lt;/foreign-keys&gt;&lt;ref-type name="Journal Article"&gt;17&lt;/ref-type&gt;&lt;contributors&gt;&lt;authors&gt;&lt;author&gt;Wynn, David C&lt;/author&gt;&lt;author&gt;Eckert, Claudia M&lt;/author&gt;&lt;/authors&gt;&lt;/contributors&gt;&lt;titles&gt;&lt;title&gt;Perspectives on iteration in design and development&lt;/title&gt;&lt;secondary-title&gt;Research in Engineering Design&lt;/secondary-title&gt;&lt;/titles&gt;&lt;periodical&gt;&lt;full-title&gt;Research in Engineering Design&lt;/full-title&gt;&lt;/periodical&gt;&lt;pages&gt;153-184&lt;/pages&gt;&lt;volume&gt;28&lt;/volume&gt;&lt;dates&gt;&lt;year&gt;2017&lt;/year&gt;&lt;/dates&gt;&lt;isbn&gt;0934-9839&lt;/isbn&gt;&lt;urls&gt;&lt;/urls&gt;&lt;/record&gt;&lt;/Cite&gt;&lt;/EndNote&gt;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(Wynn and Eckert 2017)</w:t>
      </w:r>
      <w:r w:rsidRPr="007D0FF0">
        <w:rPr>
          <w:rFonts w:asciiTheme="majorHAnsi" w:hAnsiTheme="majorHAnsi" w:cstheme="minorHAnsi"/>
        </w:rPr>
        <w:fldChar w:fldCharType="end"/>
      </w:r>
      <w:r w:rsidRPr="007D0FF0">
        <w:rPr>
          <w:rFonts w:asciiTheme="majorHAnsi" w:hAnsiTheme="majorHAnsi" w:cstheme="minorHAnsi"/>
        </w:rPr>
        <w:t>. It starts with an initial analysis of existing tools to identify shortcomings, then moves to signature development, followed by the integration of machine learning for anomaly detection, and finally, the implementation of a hybrid system that combines these strengths.</w:t>
      </w:r>
      <w:bookmarkStart w:id="69" w:name="_Toc200567532"/>
    </w:p>
    <w:p w14:paraId="52658FCF" w14:textId="77777777" w:rsidR="007D0FF0" w:rsidRPr="007D0FF0" w:rsidRDefault="007D0FF0" w:rsidP="007D0FF0">
      <w:pPr>
        <w:pStyle w:val="Heading5"/>
        <w:ind w:firstLine="360"/>
        <w:jc w:val="both"/>
        <w:rPr>
          <w:rStyle w:val="Strong"/>
          <w:rFonts w:asciiTheme="majorHAnsi" w:hAnsiTheme="majorHAnsi" w:cstheme="minorHAnsi"/>
          <w:color w:val="auto"/>
        </w:rPr>
      </w:pPr>
      <w:r w:rsidRPr="007D0FF0">
        <w:rPr>
          <w:rStyle w:val="Strong"/>
          <w:rFonts w:asciiTheme="majorHAnsi" w:hAnsiTheme="majorHAnsi" w:cstheme="minorHAnsi"/>
          <w:color w:val="auto"/>
        </w:rPr>
        <w:t>Phase 1: Analysis of Existing Solutions</w:t>
      </w:r>
      <w:bookmarkEnd w:id="69"/>
    </w:p>
    <w:p w14:paraId="1D4AE0E0" w14:textId="5E7C7AF0" w:rsidR="007D0FF0" w:rsidRPr="007D0FF0" w:rsidRDefault="007D0FF0" w:rsidP="007D0FF0">
      <w:pPr>
        <w:ind w:left="360"/>
        <w:jc w:val="both"/>
        <w:rPr>
          <w:rStyle w:val="Strong"/>
          <w:rFonts w:asciiTheme="majorHAnsi" w:hAnsiTheme="majorHAnsi" w:cstheme="minorHAnsi"/>
        </w:rPr>
      </w:pPr>
      <w:r w:rsidRPr="007D0FF0">
        <w:rPr>
          <w:rFonts w:asciiTheme="majorHAnsi" w:hAnsiTheme="majorHAnsi" w:cstheme="minorHAnsi"/>
        </w:rPr>
        <w:t xml:space="preserve">The phase will evaluate the traditional Antivirus tools performance in detecting the controlled samples of known steganographic malware embedded in media files from Pexels, a free stock photos repository that allows for use of the photos for such purpose of the research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&lt;EndNote&gt;&lt;Cite&gt;&lt;Author&gt;Pexels.com&lt;/Author&gt;&lt;Year&gt;2024&lt;/Year&gt;&lt;RecNum&gt;74&lt;/RecNum&gt;&lt;DisplayText&gt;(Pexels.com 2024)&lt;/DisplayText&gt;&lt;record&gt;&lt;rec-number&gt;74&lt;/rec-number&gt;&lt;foreign-keys&gt;&lt;key app="EN" db-id="vr22xts9l0dte4e5w54va9z5xst0ra5ewttv" timestamp="1744658138"&gt;74&lt;/key&gt;&lt;/foreign-keys&gt;&lt;ref-type name="Journal Article"&gt;17&lt;/ref-type&gt;&lt;contributors&gt;&lt;authors&gt;&lt;author&gt;Pexels.com&lt;/author&gt;&lt;/authors&gt;&lt;/contributors&gt;&lt;titles&gt;&lt;title&gt;Pexels License&lt;/title&gt;&lt;/titles&gt;&lt;dates&gt;&lt;year&gt;2024&lt;/year&gt;&lt;/dates&gt;&lt;urls&gt;&lt;related-urls&gt;&lt;url&gt;https://www.pexels.com/license/&lt;/url&gt;&lt;/related-urls&gt;&lt;/urls&gt;&lt;/record&gt;&lt;/Cite&gt;&lt;/EndNote&gt;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(Pexels.com 2024)</w:t>
      </w:r>
      <w:r w:rsidRPr="007D0FF0">
        <w:rPr>
          <w:rFonts w:asciiTheme="majorHAnsi" w:hAnsiTheme="majorHAnsi" w:cstheme="minorHAnsi"/>
        </w:rPr>
        <w:fldChar w:fldCharType="end"/>
      </w:r>
      <w:r w:rsidRPr="007D0FF0">
        <w:rPr>
          <w:rFonts w:asciiTheme="majorHAnsi" w:hAnsiTheme="majorHAnsi" w:cstheme="minorHAnsi"/>
        </w:rPr>
        <w:t xml:space="preserve">. This will be achieved by using Virus Total tool which allows us to determine the detection capabilities without comparing the antivirus from one another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&lt;EndNote&gt;&lt;Cite&gt;&lt;Author&gt;Quintero&lt;/Author&gt;&lt;Year&gt;2016&lt;/Year&gt;&lt;RecNum&gt;73&lt;/RecNum&gt;&lt;DisplayText&gt;(Quintero 2016)&lt;/DisplayText&gt;&lt;record&gt;&lt;rec-number&gt;73&lt;/rec-number&gt;&lt;foreign-keys&gt;&lt;key app="EN" db-id="vr22xts9l0dte4e5w54va9z5xst0ra5ewttv" timestamp="1744657836"&gt;73&lt;/key&gt;&lt;/foreign-keys&gt;&lt;ref-type name="Blog"&gt;56&lt;/ref-type&gt;&lt;contributors&gt;&lt;authors&gt;&lt;author&gt;Bernardo Quintero &lt;/author&gt;&lt;/authors&gt;&lt;/contributors&gt;&lt;titles&gt;&lt;title&gt;Maintaining a healthy community&lt;/title&gt;&lt;/titles&gt;&lt;dates&gt;&lt;year&gt;2016&lt;/year&gt;&lt;/dates&gt;&lt;urls&gt;&lt;related-urls&gt;&lt;url&gt;https://blog.virustotal.com/2016/05/maintaining-healthy-community.html&lt;/url&gt;&lt;/related-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(Quintero 2016)</w:t>
      </w:r>
      <w:r w:rsidRPr="007D0FF0">
        <w:rPr>
          <w:rFonts w:asciiTheme="majorHAnsi" w:hAnsiTheme="majorHAnsi" w:cstheme="minorHAnsi"/>
        </w:rPr>
        <w:fldChar w:fldCharType="end"/>
      </w:r>
      <w:r w:rsidRPr="007D0FF0">
        <w:rPr>
          <w:rFonts w:asciiTheme="majorHAnsi" w:hAnsiTheme="majorHAnsi" w:cstheme="minorHAnsi"/>
        </w:rPr>
        <w:t>. This initial analysis is crucial for establishing a baseline understanding of current detection limitations and identifying areas where improvements are most needed.</w:t>
      </w:r>
      <w:bookmarkStart w:id="70" w:name="_Toc200567533"/>
    </w:p>
    <w:p w14:paraId="5CA1C1B2" w14:textId="77777777" w:rsidR="007D0FF0" w:rsidRPr="007D0FF0" w:rsidRDefault="007D0FF0" w:rsidP="007D0FF0">
      <w:pPr>
        <w:jc w:val="both"/>
        <w:rPr>
          <w:rStyle w:val="Strong"/>
          <w:rFonts w:asciiTheme="majorHAnsi" w:hAnsiTheme="majorHAnsi" w:cstheme="minorHAnsi"/>
        </w:rPr>
      </w:pPr>
    </w:p>
    <w:p w14:paraId="4490BF14" w14:textId="77777777" w:rsidR="007D0FF0" w:rsidRPr="007D0FF0" w:rsidRDefault="007D0FF0" w:rsidP="007D0FF0">
      <w:pPr>
        <w:pStyle w:val="Heading5"/>
        <w:ind w:firstLine="360"/>
        <w:jc w:val="both"/>
        <w:rPr>
          <w:rStyle w:val="Strong"/>
          <w:rFonts w:asciiTheme="majorHAnsi" w:hAnsiTheme="majorHAnsi" w:cstheme="minorHAnsi"/>
          <w:color w:val="auto"/>
        </w:rPr>
      </w:pPr>
      <w:r w:rsidRPr="007D0FF0">
        <w:rPr>
          <w:rStyle w:val="Strong"/>
          <w:rFonts w:asciiTheme="majorHAnsi" w:hAnsiTheme="majorHAnsi" w:cstheme="minorHAnsi"/>
          <w:color w:val="auto"/>
        </w:rPr>
        <w:t>Phase 2: Signature Development</w:t>
      </w:r>
      <w:bookmarkEnd w:id="70"/>
    </w:p>
    <w:p w14:paraId="7FFF2DF1"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Building on identified limitations, this phase will focus on enhancing signature-based detection:</w:t>
      </w:r>
    </w:p>
    <w:p w14:paraId="7B9261EB" w14:textId="77777777" w:rsidR="007D0FF0" w:rsidRPr="007D0FF0" w:rsidRDefault="007D0FF0" w:rsidP="007D0FF0">
      <w:pPr>
        <w:numPr>
          <w:ilvl w:val="0"/>
          <w:numId w:val="7"/>
        </w:numPr>
        <w:tabs>
          <w:tab w:val="clear" w:pos="720"/>
          <w:tab w:val="num" w:pos="1080"/>
        </w:tabs>
        <w:ind w:left="1080"/>
        <w:jc w:val="both"/>
        <w:rPr>
          <w:rFonts w:asciiTheme="majorHAnsi" w:hAnsiTheme="majorHAnsi" w:cstheme="minorHAnsi"/>
        </w:rPr>
      </w:pPr>
      <w:r w:rsidRPr="007D0FF0">
        <w:rPr>
          <w:rFonts w:asciiTheme="majorHAnsi" w:hAnsiTheme="majorHAnsi" w:cstheme="minorHAnsi"/>
        </w:rPr>
        <w:t>Creation of custom YARA rules specifically targeting steganographic indicators</w:t>
      </w:r>
    </w:p>
    <w:p w14:paraId="39C37FD0" w14:textId="77777777" w:rsidR="007D0FF0" w:rsidRPr="007D0FF0" w:rsidRDefault="007D0FF0" w:rsidP="007D0FF0">
      <w:pPr>
        <w:numPr>
          <w:ilvl w:val="0"/>
          <w:numId w:val="7"/>
        </w:numPr>
        <w:tabs>
          <w:tab w:val="clear" w:pos="720"/>
          <w:tab w:val="num" w:pos="1080"/>
        </w:tabs>
        <w:ind w:left="1080"/>
        <w:jc w:val="both"/>
        <w:rPr>
          <w:rFonts w:asciiTheme="majorHAnsi" w:hAnsiTheme="majorHAnsi" w:cstheme="minorHAnsi"/>
        </w:rPr>
      </w:pPr>
      <w:r w:rsidRPr="007D0FF0">
        <w:rPr>
          <w:rFonts w:asciiTheme="majorHAnsi" w:hAnsiTheme="majorHAnsi" w:cstheme="minorHAnsi"/>
        </w:rPr>
        <w:t>Development of syntactic-based signatures for specific byte patterns associated with steganographic techniques</w:t>
      </w:r>
    </w:p>
    <w:p w14:paraId="1C0B29C1" w14:textId="77777777" w:rsidR="007D0FF0" w:rsidRPr="007D0FF0" w:rsidRDefault="007D0FF0" w:rsidP="007D0FF0">
      <w:pPr>
        <w:numPr>
          <w:ilvl w:val="0"/>
          <w:numId w:val="7"/>
        </w:numPr>
        <w:tabs>
          <w:tab w:val="clear" w:pos="720"/>
          <w:tab w:val="num" w:pos="1080"/>
        </w:tabs>
        <w:ind w:left="1080"/>
        <w:jc w:val="both"/>
        <w:rPr>
          <w:rFonts w:asciiTheme="majorHAnsi" w:hAnsiTheme="majorHAnsi" w:cstheme="minorHAnsi"/>
        </w:rPr>
      </w:pPr>
      <w:r w:rsidRPr="007D0FF0">
        <w:rPr>
          <w:rFonts w:asciiTheme="majorHAnsi" w:hAnsiTheme="majorHAnsi" w:cstheme="minorHAnsi"/>
        </w:rPr>
        <w:t>Implementation of string and entropy analysis methodologies for file anomaly detection</w:t>
      </w:r>
    </w:p>
    <w:p w14:paraId="734D86C2" w14:textId="77777777" w:rsidR="007D0FF0" w:rsidRPr="007D0FF0" w:rsidRDefault="007D0FF0" w:rsidP="007D0FF0">
      <w:pPr>
        <w:numPr>
          <w:ilvl w:val="0"/>
          <w:numId w:val="7"/>
        </w:numPr>
        <w:tabs>
          <w:tab w:val="clear" w:pos="720"/>
          <w:tab w:val="num" w:pos="1080"/>
        </w:tabs>
        <w:ind w:left="1080"/>
        <w:jc w:val="both"/>
        <w:rPr>
          <w:rFonts w:asciiTheme="majorHAnsi" w:hAnsiTheme="majorHAnsi" w:cstheme="minorHAnsi"/>
        </w:rPr>
      </w:pPr>
      <w:r w:rsidRPr="007D0FF0">
        <w:rPr>
          <w:rFonts w:asciiTheme="majorHAnsi" w:hAnsiTheme="majorHAnsi" w:cstheme="minorHAnsi"/>
        </w:rPr>
        <w:t>Enhancement of static pattern recognition capabilities for embedded code fragments</w:t>
      </w:r>
    </w:p>
    <w:p w14:paraId="0037C2C8"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This rule development will be an iterative process, continuously tested against known samples and newly generated variations to ensure effectiveness and adaptability. This phase focuses on developing specific, pattern-based detection capabilities.</w:t>
      </w:r>
      <w:bookmarkStart w:id="71" w:name="_Toc200567534"/>
    </w:p>
    <w:p w14:paraId="76382155" w14:textId="77777777" w:rsidR="007D0FF0" w:rsidRPr="007D0FF0" w:rsidRDefault="007D0FF0" w:rsidP="007D0FF0">
      <w:pPr>
        <w:ind w:left="360"/>
        <w:jc w:val="both"/>
        <w:rPr>
          <w:rStyle w:val="Strong"/>
          <w:rFonts w:asciiTheme="majorHAnsi" w:hAnsiTheme="majorHAnsi" w:cstheme="minorHAnsi"/>
          <w:b w:val="0"/>
          <w:bCs w:val="0"/>
        </w:rPr>
      </w:pPr>
    </w:p>
    <w:p w14:paraId="6263C04D" w14:textId="77777777" w:rsidR="007D0FF0" w:rsidRPr="007D0FF0" w:rsidRDefault="007D0FF0" w:rsidP="007D0FF0">
      <w:pPr>
        <w:pStyle w:val="Heading5"/>
        <w:ind w:firstLine="360"/>
        <w:jc w:val="both"/>
        <w:rPr>
          <w:rStyle w:val="Strong"/>
          <w:rFonts w:asciiTheme="majorHAnsi" w:hAnsiTheme="majorHAnsi" w:cstheme="minorHAnsi"/>
          <w:color w:val="auto"/>
        </w:rPr>
      </w:pPr>
      <w:r w:rsidRPr="007D0FF0">
        <w:rPr>
          <w:rStyle w:val="Strong"/>
          <w:rFonts w:asciiTheme="majorHAnsi" w:hAnsiTheme="majorHAnsi" w:cstheme="minorHAnsi"/>
          <w:color w:val="auto"/>
        </w:rPr>
        <w:t>Phase 3: Machine Learning Integration</w:t>
      </w:r>
      <w:bookmarkEnd w:id="71"/>
    </w:p>
    <w:p w14:paraId="27D52CF4"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This phase will combine signature-based approaches with anomaly detection capabilities:</w:t>
      </w:r>
    </w:p>
    <w:p w14:paraId="382A6475" w14:textId="77777777" w:rsidR="007D0FF0" w:rsidRPr="007D0FF0" w:rsidRDefault="007D0FF0" w:rsidP="007D0FF0">
      <w:pPr>
        <w:numPr>
          <w:ilvl w:val="0"/>
          <w:numId w:val="8"/>
        </w:numPr>
        <w:tabs>
          <w:tab w:val="num" w:pos="1080"/>
        </w:tabs>
        <w:ind w:left="1080"/>
        <w:jc w:val="both"/>
        <w:rPr>
          <w:rFonts w:asciiTheme="majorHAnsi" w:hAnsiTheme="majorHAnsi" w:cstheme="minorHAnsi"/>
        </w:rPr>
      </w:pPr>
      <w:r w:rsidRPr="007D0FF0">
        <w:rPr>
          <w:rFonts w:asciiTheme="majorHAnsi" w:hAnsiTheme="majorHAnsi" w:cstheme="minorHAnsi"/>
        </w:rPr>
        <w:t>Development of machine learning models trained to identify statistical anomalies in files</w:t>
      </w:r>
    </w:p>
    <w:p w14:paraId="4D5CB1D9" w14:textId="77777777" w:rsidR="007D0FF0" w:rsidRPr="007D0FF0" w:rsidRDefault="007D0FF0" w:rsidP="007D0FF0">
      <w:pPr>
        <w:numPr>
          <w:ilvl w:val="0"/>
          <w:numId w:val="8"/>
        </w:numPr>
        <w:tabs>
          <w:tab w:val="num" w:pos="1080"/>
        </w:tabs>
        <w:ind w:left="1080"/>
        <w:jc w:val="both"/>
        <w:rPr>
          <w:rFonts w:asciiTheme="majorHAnsi" w:hAnsiTheme="majorHAnsi" w:cstheme="minorHAnsi"/>
        </w:rPr>
      </w:pPr>
      <w:r w:rsidRPr="007D0FF0">
        <w:rPr>
          <w:rFonts w:asciiTheme="majorHAnsi" w:hAnsiTheme="majorHAnsi" w:cstheme="minorHAnsi"/>
        </w:rPr>
        <w:t>Training on diverse datasets to ensure robustness across different file types and embedding techniques</w:t>
      </w:r>
    </w:p>
    <w:p w14:paraId="781FA766" w14:textId="77777777" w:rsidR="007D0FF0" w:rsidRPr="007D0FF0" w:rsidRDefault="007D0FF0" w:rsidP="007D0FF0">
      <w:pPr>
        <w:numPr>
          <w:ilvl w:val="0"/>
          <w:numId w:val="8"/>
        </w:numPr>
        <w:tabs>
          <w:tab w:val="num" w:pos="1080"/>
        </w:tabs>
        <w:ind w:left="1080"/>
        <w:jc w:val="both"/>
        <w:rPr>
          <w:rFonts w:asciiTheme="majorHAnsi" w:hAnsiTheme="majorHAnsi" w:cstheme="minorHAnsi"/>
        </w:rPr>
      </w:pPr>
      <w:r w:rsidRPr="007D0FF0">
        <w:rPr>
          <w:rFonts w:asciiTheme="majorHAnsi" w:hAnsiTheme="majorHAnsi" w:cstheme="minorHAnsi"/>
        </w:rPr>
        <w:t xml:space="preserve">Implementation of detection capabilities for specific anomalies including: </w:t>
      </w:r>
    </w:p>
    <w:p w14:paraId="7165DE86" w14:textId="77777777" w:rsidR="007D0FF0" w:rsidRPr="007D0FF0" w:rsidRDefault="007D0FF0" w:rsidP="007D0FF0">
      <w:pPr>
        <w:numPr>
          <w:ilvl w:val="1"/>
          <w:numId w:val="8"/>
        </w:numPr>
        <w:tabs>
          <w:tab w:val="num" w:pos="1800"/>
        </w:tabs>
        <w:ind w:left="1800"/>
        <w:jc w:val="both"/>
        <w:rPr>
          <w:rFonts w:asciiTheme="majorHAnsi" w:hAnsiTheme="majorHAnsi" w:cstheme="minorHAnsi"/>
        </w:rPr>
      </w:pPr>
      <w:r w:rsidRPr="007D0FF0">
        <w:rPr>
          <w:rFonts w:asciiTheme="majorHAnsi" w:hAnsiTheme="majorHAnsi" w:cstheme="minorHAnsi"/>
        </w:rPr>
        <w:t>Unusual pixel value distributions</w:t>
      </w:r>
    </w:p>
    <w:p w14:paraId="6C16BF3A" w14:textId="77777777" w:rsidR="007D0FF0" w:rsidRPr="007D0FF0" w:rsidRDefault="007D0FF0" w:rsidP="007D0FF0">
      <w:pPr>
        <w:numPr>
          <w:ilvl w:val="1"/>
          <w:numId w:val="8"/>
        </w:numPr>
        <w:tabs>
          <w:tab w:val="num" w:pos="1800"/>
        </w:tabs>
        <w:ind w:left="1800"/>
        <w:jc w:val="both"/>
        <w:rPr>
          <w:rFonts w:asciiTheme="majorHAnsi" w:hAnsiTheme="majorHAnsi" w:cstheme="minorHAnsi"/>
        </w:rPr>
      </w:pPr>
      <w:r w:rsidRPr="007D0FF0">
        <w:rPr>
          <w:rFonts w:asciiTheme="majorHAnsi" w:hAnsiTheme="majorHAnsi" w:cstheme="minorHAnsi"/>
        </w:rPr>
        <w:t>Entropy pattern variations</w:t>
      </w:r>
    </w:p>
    <w:p w14:paraId="3FB2FA59" w14:textId="77777777" w:rsidR="007D0FF0" w:rsidRPr="007D0FF0" w:rsidRDefault="007D0FF0" w:rsidP="007D0FF0">
      <w:pPr>
        <w:numPr>
          <w:ilvl w:val="1"/>
          <w:numId w:val="8"/>
        </w:numPr>
        <w:tabs>
          <w:tab w:val="num" w:pos="1800"/>
        </w:tabs>
        <w:ind w:left="1800"/>
        <w:jc w:val="both"/>
        <w:rPr>
          <w:rFonts w:asciiTheme="majorHAnsi" w:hAnsiTheme="majorHAnsi" w:cstheme="minorHAnsi"/>
        </w:rPr>
      </w:pPr>
      <w:r w:rsidRPr="007D0FF0">
        <w:rPr>
          <w:rFonts w:asciiTheme="majorHAnsi" w:hAnsiTheme="majorHAnsi" w:cstheme="minorHAnsi"/>
        </w:rPr>
        <w:t>File structure modifications</w:t>
      </w:r>
    </w:p>
    <w:p w14:paraId="503AFFEC" w14:textId="77777777" w:rsidR="007D0FF0" w:rsidRPr="007D0FF0" w:rsidRDefault="007D0FF0" w:rsidP="007D0FF0">
      <w:pPr>
        <w:numPr>
          <w:ilvl w:val="1"/>
          <w:numId w:val="8"/>
        </w:numPr>
        <w:tabs>
          <w:tab w:val="num" w:pos="1800"/>
        </w:tabs>
        <w:ind w:left="1800"/>
        <w:jc w:val="both"/>
        <w:rPr>
          <w:rFonts w:asciiTheme="majorHAnsi" w:hAnsiTheme="majorHAnsi" w:cstheme="minorHAnsi"/>
        </w:rPr>
      </w:pPr>
      <w:r w:rsidRPr="007D0FF0">
        <w:rPr>
          <w:rFonts w:asciiTheme="majorHAnsi" w:hAnsiTheme="majorHAnsi" w:cstheme="minorHAnsi"/>
        </w:rPr>
        <w:t>Metadata inconsistencies</w:t>
      </w:r>
    </w:p>
    <w:p w14:paraId="0278E78A"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As stated in the concepts of the study, the unsupervised machine learning approach will be evaluated  for detecting unknown threats.</w:t>
      </w:r>
    </w:p>
    <w:p w14:paraId="735754B3" w14:textId="77777777" w:rsidR="007D0FF0" w:rsidRPr="007D0FF0" w:rsidRDefault="007D0FF0" w:rsidP="007D0FF0">
      <w:pPr>
        <w:pStyle w:val="Heading3"/>
        <w:jc w:val="both"/>
        <w:rPr>
          <w:rStyle w:val="Strong"/>
          <w:rFonts w:asciiTheme="majorHAnsi" w:hAnsiTheme="majorHAnsi" w:cstheme="minorHAnsi"/>
          <w:color w:val="auto"/>
          <w:sz w:val="24"/>
          <w:szCs w:val="24"/>
        </w:rPr>
      </w:pPr>
      <w:r w:rsidRPr="007D0FF0">
        <w:rPr>
          <w:rStyle w:val="Strong"/>
          <w:rFonts w:asciiTheme="majorHAnsi" w:hAnsiTheme="majorHAnsi" w:cstheme="minorHAnsi"/>
          <w:color w:val="auto"/>
          <w:sz w:val="24"/>
          <w:szCs w:val="24"/>
        </w:rPr>
        <w:t xml:space="preserve"> </w:t>
      </w:r>
      <w:bookmarkStart w:id="72" w:name="_Toc200567535"/>
    </w:p>
    <w:p w14:paraId="78594060" w14:textId="77777777" w:rsidR="007D0FF0" w:rsidRPr="007D0FF0" w:rsidRDefault="007D0FF0" w:rsidP="007D0FF0">
      <w:pPr>
        <w:pStyle w:val="Heading5"/>
        <w:ind w:firstLine="360"/>
        <w:jc w:val="both"/>
        <w:rPr>
          <w:rStyle w:val="Strong"/>
          <w:rFonts w:asciiTheme="majorHAnsi" w:hAnsiTheme="majorHAnsi" w:cstheme="minorHAnsi"/>
          <w:color w:val="auto"/>
        </w:rPr>
      </w:pPr>
      <w:r w:rsidRPr="007D0FF0">
        <w:rPr>
          <w:rStyle w:val="Strong"/>
          <w:rFonts w:asciiTheme="majorHAnsi" w:hAnsiTheme="majorHAnsi" w:cstheme="minorHAnsi"/>
          <w:color w:val="auto"/>
        </w:rPr>
        <w:t>Phase 4: Hybrid System Implementation</w:t>
      </w:r>
      <w:bookmarkEnd w:id="72"/>
    </w:p>
    <w:p w14:paraId="1307A2A1"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The final phase will integrate developed components into a detection system:</w:t>
      </w:r>
    </w:p>
    <w:p w14:paraId="26F6C8CA" w14:textId="77777777" w:rsidR="007D0FF0" w:rsidRPr="007D0FF0" w:rsidRDefault="007D0FF0" w:rsidP="007D0FF0">
      <w:pPr>
        <w:numPr>
          <w:ilvl w:val="0"/>
          <w:numId w:val="9"/>
        </w:numPr>
        <w:tabs>
          <w:tab w:val="num" w:pos="1080"/>
        </w:tabs>
        <w:ind w:left="1080"/>
        <w:jc w:val="both"/>
        <w:rPr>
          <w:rFonts w:asciiTheme="majorHAnsi" w:hAnsiTheme="majorHAnsi" w:cstheme="minorHAnsi"/>
        </w:rPr>
      </w:pPr>
      <w:r w:rsidRPr="007D0FF0">
        <w:rPr>
          <w:rFonts w:asciiTheme="majorHAnsi" w:hAnsiTheme="majorHAnsi" w:cstheme="minorHAnsi"/>
        </w:rPr>
        <w:t>Implementation of a two-step detection process combining:</w:t>
      </w:r>
    </w:p>
    <w:p w14:paraId="6481C01A" w14:textId="77777777" w:rsidR="007D0FF0" w:rsidRPr="007D0FF0" w:rsidRDefault="007D0FF0" w:rsidP="007D0FF0">
      <w:pPr>
        <w:numPr>
          <w:ilvl w:val="1"/>
          <w:numId w:val="9"/>
        </w:numPr>
        <w:tabs>
          <w:tab w:val="num" w:pos="1800"/>
        </w:tabs>
        <w:ind w:left="1800"/>
        <w:jc w:val="both"/>
        <w:rPr>
          <w:rFonts w:asciiTheme="majorHAnsi" w:hAnsiTheme="majorHAnsi" w:cstheme="minorHAnsi"/>
        </w:rPr>
      </w:pPr>
      <w:r w:rsidRPr="007D0FF0">
        <w:rPr>
          <w:rFonts w:asciiTheme="majorHAnsi" w:hAnsiTheme="majorHAnsi" w:cstheme="minorHAnsi"/>
        </w:rPr>
        <w:t>Enhanced YARA-based signature detection for known steganographic techniques</w:t>
      </w:r>
    </w:p>
    <w:p w14:paraId="60B393AA" w14:textId="77777777" w:rsidR="007D0FF0" w:rsidRPr="007D0FF0" w:rsidRDefault="007D0FF0" w:rsidP="007D0FF0">
      <w:pPr>
        <w:numPr>
          <w:ilvl w:val="1"/>
          <w:numId w:val="9"/>
        </w:numPr>
        <w:tabs>
          <w:tab w:val="num" w:pos="1800"/>
        </w:tabs>
        <w:ind w:left="1800"/>
        <w:jc w:val="both"/>
        <w:rPr>
          <w:rFonts w:asciiTheme="majorHAnsi" w:hAnsiTheme="majorHAnsi" w:cstheme="minorHAnsi"/>
        </w:rPr>
      </w:pPr>
      <w:r w:rsidRPr="007D0FF0">
        <w:rPr>
          <w:rFonts w:asciiTheme="majorHAnsi" w:hAnsiTheme="majorHAnsi" w:cstheme="minorHAnsi"/>
        </w:rPr>
        <w:t>Machine learning-based anomaly detection for identifying previously unknown variants</w:t>
      </w:r>
    </w:p>
    <w:p w14:paraId="6434C203" w14:textId="77777777" w:rsidR="007D0FF0" w:rsidRPr="007D0FF0" w:rsidRDefault="007D0FF0" w:rsidP="007D0FF0">
      <w:pPr>
        <w:numPr>
          <w:ilvl w:val="0"/>
          <w:numId w:val="9"/>
        </w:numPr>
        <w:tabs>
          <w:tab w:val="num" w:pos="1080"/>
        </w:tabs>
        <w:ind w:left="1080"/>
        <w:jc w:val="both"/>
        <w:rPr>
          <w:rFonts w:asciiTheme="majorHAnsi" w:hAnsiTheme="majorHAnsi" w:cstheme="minorHAnsi"/>
        </w:rPr>
      </w:pPr>
      <w:r w:rsidRPr="007D0FF0">
        <w:rPr>
          <w:rFonts w:asciiTheme="majorHAnsi" w:hAnsiTheme="majorHAnsi" w:cstheme="minorHAnsi"/>
        </w:rPr>
        <w:t>Development of system orchestration to optimize workflow and minimize processing overhead</w:t>
      </w:r>
    </w:p>
    <w:p w14:paraId="5703E473" w14:textId="77777777" w:rsidR="007D0FF0" w:rsidRPr="007D0FF0" w:rsidRDefault="007D0FF0" w:rsidP="007D0FF0">
      <w:pPr>
        <w:numPr>
          <w:ilvl w:val="0"/>
          <w:numId w:val="9"/>
        </w:numPr>
        <w:tabs>
          <w:tab w:val="num" w:pos="1080"/>
        </w:tabs>
        <w:ind w:left="1080"/>
        <w:jc w:val="both"/>
        <w:rPr>
          <w:rFonts w:asciiTheme="majorHAnsi" w:hAnsiTheme="majorHAnsi" w:cstheme="minorHAnsi"/>
        </w:rPr>
      </w:pPr>
      <w:r w:rsidRPr="007D0FF0">
        <w:rPr>
          <w:rFonts w:asciiTheme="majorHAnsi" w:hAnsiTheme="majorHAnsi" w:cstheme="minorHAnsi"/>
        </w:rPr>
        <w:t>Implementation of feedback mechanisms to reduce false positives through correlation of signature and anomaly findings</w:t>
      </w:r>
    </w:p>
    <w:p w14:paraId="3B9A6CAA" w14:textId="27A5C68A" w:rsidR="007D0FF0" w:rsidRPr="007D0FF0" w:rsidRDefault="007D0FF0" w:rsidP="007D0FF0">
      <w:pPr>
        <w:numPr>
          <w:ilvl w:val="0"/>
          <w:numId w:val="9"/>
        </w:numPr>
        <w:tabs>
          <w:tab w:val="num" w:pos="1080"/>
        </w:tabs>
        <w:ind w:left="1080"/>
        <w:jc w:val="both"/>
        <w:rPr>
          <w:rFonts w:asciiTheme="majorHAnsi" w:hAnsiTheme="majorHAnsi" w:cstheme="minorHAnsi"/>
        </w:rPr>
      </w:pPr>
      <w:r w:rsidRPr="007D0FF0">
        <w:rPr>
          <w:rFonts w:asciiTheme="majorHAnsi" w:hAnsiTheme="majorHAnsi" w:cstheme="minorHAnsi"/>
        </w:rPr>
        <w:t>Optimization of detection thresholds based on empirical testing results</w:t>
      </w:r>
    </w:p>
    <w:p w14:paraId="2E477E24" w14:textId="77777777" w:rsidR="007D0FF0" w:rsidRPr="007D0FF0" w:rsidRDefault="007D0FF0" w:rsidP="007D0FF0">
      <w:pPr>
        <w:pStyle w:val="Heading5"/>
        <w:ind w:firstLine="360"/>
        <w:jc w:val="both"/>
        <w:rPr>
          <w:rFonts w:asciiTheme="majorHAnsi" w:hAnsiTheme="majorHAnsi" w:cstheme="minorHAnsi"/>
          <w:b/>
          <w:bCs/>
          <w:color w:val="auto"/>
        </w:rPr>
      </w:pPr>
      <w:bookmarkStart w:id="73" w:name="_Toc200567538"/>
      <w:r w:rsidRPr="007D0FF0">
        <w:rPr>
          <w:rFonts w:asciiTheme="majorHAnsi" w:hAnsiTheme="majorHAnsi" w:cstheme="minorHAnsi"/>
          <w:b/>
          <w:bCs/>
          <w:color w:val="auto"/>
        </w:rPr>
        <w:t>Phase 5: Experimental Setup</w:t>
      </w:r>
      <w:bookmarkEnd w:id="73"/>
    </w:p>
    <w:p w14:paraId="07BEF064"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The experimental environment will be designed to ensure both security and reproducibility:</w:t>
      </w:r>
    </w:p>
    <w:p w14:paraId="4318E07A" w14:textId="77777777" w:rsidR="007D0FF0" w:rsidRPr="007D0FF0" w:rsidRDefault="007D0FF0" w:rsidP="007D0FF0">
      <w:pPr>
        <w:numPr>
          <w:ilvl w:val="0"/>
          <w:numId w:val="10"/>
        </w:numPr>
        <w:tabs>
          <w:tab w:val="num" w:pos="1080"/>
        </w:tabs>
        <w:ind w:left="1080"/>
        <w:jc w:val="both"/>
        <w:rPr>
          <w:rFonts w:asciiTheme="majorHAnsi" w:hAnsiTheme="majorHAnsi" w:cstheme="minorHAnsi"/>
        </w:rPr>
      </w:pPr>
      <w:r w:rsidRPr="007D0FF0">
        <w:rPr>
          <w:rFonts w:asciiTheme="majorHAnsi" w:hAnsiTheme="majorHAnsi" w:cstheme="minorHAnsi"/>
        </w:rPr>
        <w:t>Isolated virtual machines for malware analysis and testing (Ubuntu V24 gnu/Linux and Windows 11)</w:t>
      </w:r>
    </w:p>
    <w:p w14:paraId="2C689258" w14:textId="77777777" w:rsidR="007D0FF0" w:rsidRPr="007D0FF0" w:rsidRDefault="007D0FF0" w:rsidP="007D0FF0">
      <w:pPr>
        <w:numPr>
          <w:ilvl w:val="0"/>
          <w:numId w:val="10"/>
        </w:numPr>
        <w:tabs>
          <w:tab w:val="num" w:pos="720"/>
        </w:tabs>
        <w:ind w:left="1080"/>
        <w:jc w:val="both"/>
        <w:rPr>
          <w:rFonts w:asciiTheme="majorHAnsi" w:hAnsiTheme="majorHAnsi" w:cstheme="minorHAnsi"/>
        </w:rPr>
      </w:pPr>
      <w:r w:rsidRPr="007D0FF0">
        <w:rPr>
          <w:rFonts w:asciiTheme="majorHAnsi" w:hAnsiTheme="majorHAnsi" w:cstheme="minorHAnsi"/>
        </w:rPr>
        <w:t>Version-controlled implementation to track developmental iterations (GitHub and Git)</w:t>
      </w:r>
    </w:p>
    <w:p w14:paraId="42C314A2"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This setup will enable safe handling of malicious samples while maintaining experimental integrity and reproducibility.</w:t>
      </w:r>
    </w:p>
    <w:p w14:paraId="50FB5C73" w14:textId="77777777" w:rsidR="007D0FF0" w:rsidRPr="007D0FF0" w:rsidRDefault="007D0FF0" w:rsidP="007D0FF0">
      <w:pPr>
        <w:ind w:left="720"/>
        <w:jc w:val="both"/>
        <w:rPr>
          <w:rFonts w:asciiTheme="majorHAnsi" w:hAnsiTheme="majorHAnsi" w:cstheme="minorHAnsi"/>
        </w:rPr>
      </w:pPr>
    </w:p>
    <w:p w14:paraId="56167A33" w14:textId="77777777" w:rsidR="007D0FF0" w:rsidRPr="007D0FF0" w:rsidRDefault="007D0FF0" w:rsidP="007D0FF0">
      <w:pPr>
        <w:pStyle w:val="Heading2"/>
        <w:numPr>
          <w:ilvl w:val="2"/>
          <w:numId w:val="1"/>
        </w:numPr>
        <w:jc w:val="both"/>
        <w:rPr>
          <w:rFonts w:cstheme="minorHAnsi"/>
          <w:color w:val="auto"/>
          <w:sz w:val="24"/>
          <w:szCs w:val="24"/>
        </w:rPr>
      </w:pPr>
      <w:bookmarkStart w:id="74" w:name="_Toc204892550"/>
      <w:bookmarkStart w:id="75" w:name="_Toc221191366"/>
      <w:r w:rsidRPr="007D0FF0">
        <w:rPr>
          <w:rFonts w:cstheme="minorHAnsi"/>
          <w:color w:val="auto"/>
          <w:sz w:val="24"/>
          <w:szCs w:val="24"/>
        </w:rPr>
        <w:t>Data Collection and Sampling</w:t>
      </w:r>
      <w:bookmarkEnd w:id="74"/>
      <w:bookmarkEnd w:id="75"/>
    </w:p>
    <w:p w14:paraId="375AC8E0"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Data collection will involve both existing and newly generated malware samples to ensure comprehensive testing. Sources will include:</w:t>
      </w:r>
    </w:p>
    <w:p w14:paraId="30D904C1" w14:textId="77777777" w:rsidR="007D0FF0" w:rsidRPr="007D0FF0" w:rsidRDefault="007D0FF0" w:rsidP="007D0FF0">
      <w:pPr>
        <w:numPr>
          <w:ilvl w:val="0"/>
          <w:numId w:val="4"/>
        </w:numPr>
        <w:tabs>
          <w:tab w:val="clear" w:pos="720"/>
          <w:tab w:val="num" w:pos="1080"/>
        </w:tabs>
        <w:ind w:left="1080"/>
        <w:jc w:val="both"/>
        <w:rPr>
          <w:rFonts w:asciiTheme="majorHAnsi" w:hAnsiTheme="majorHAnsi" w:cstheme="minorHAnsi"/>
        </w:rPr>
      </w:pPr>
      <w:r w:rsidRPr="007D0FF0">
        <w:rPr>
          <w:rFonts w:asciiTheme="majorHAnsi" w:hAnsiTheme="majorHAnsi" w:cstheme="minorHAnsi"/>
          <w:b/>
          <w:bCs/>
        </w:rPr>
        <w:t>Public Malware Repositories</w:t>
      </w:r>
      <w:r w:rsidRPr="007D0FF0">
        <w:rPr>
          <w:rFonts w:asciiTheme="majorHAnsi" w:hAnsiTheme="majorHAnsi" w:cstheme="minorHAnsi"/>
        </w:rPr>
        <w:t xml:space="preserve">: Samples will be collected from established security research databases such as Malware Bazaar and </w:t>
      </w:r>
      <w:proofErr w:type="spellStart"/>
      <w:r w:rsidRPr="007D0FF0">
        <w:rPr>
          <w:rFonts w:asciiTheme="majorHAnsi" w:hAnsiTheme="majorHAnsi" w:cstheme="minorHAnsi"/>
        </w:rPr>
        <w:t>Contagio</w:t>
      </w:r>
      <w:proofErr w:type="spellEnd"/>
      <w:r w:rsidRPr="007D0FF0">
        <w:rPr>
          <w:rFonts w:asciiTheme="majorHAnsi" w:hAnsiTheme="majorHAnsi" w:cstheme="minorHAnsi"/>
        </w:rPr>
        <w:t xml:space="preserve"> Malware Dump.</w:t>
      </w:r>
    </w:p>
    <w:p w14:paraId="10982F9E" w14:textId="77777777" w:rsidR="007D0FF0" w:rsidRPr="007D0FF0" w:rsidRDefault="007D0FF0" w:rsidP="007D0FF0">
      <w:pPr>
        <w:numPr>
          <w:ilvl w:val="0"/>
          <w:numId w:val="4"/>
        </w:numPr>
        <w:tabs>
          <w:tab w:val="clear" w:pos="720"/>
          <w:tab w:val="num" w:pos="1080"/>
        </w:tabs>
        <w:ind w:left="1080"/>
        <w:jc w:val="both"/>
        <w:rPr>
          <w:rFonts w:asciiTheme="majorHAnsi" w:hAnsiTheme="majorHAnsi" w:cstheme="minorHAnsi"/>
        </w:rPr>
      </w:pPr>
      <w:r w:rsidRPr="007D0FF0">
        <w:rPr>
          <w:rFonts w:asciiTheme="majorHAnsi" w:hAnsiTheme="majorHAnsi" w:cstheme="minorHAnsi"/>
          <w:b/>
          <w:bCs/>
        </w:rPr>
        <w:t>Generated Steganographic Malware</w:t>
      </w:r>
      <w:r w:rsidRPr="007D0FF0">
        <w:rPr>
          <w:rFonts w:asciiTheme="majorHAnsi" w:hAnsiTheme="majorHAnsi" w:cstheme="minorHAnsi"/>
        </w:rPr>
        <w:t xml:space="preserve">: Custom samples will be created using various open source </w:t>
      </w:r>
      <w:proofErr w:type="spellStart"/>
      <w:r w:rsidRPr="007D0FF0">
        <w:rPr>
          <w:rFonts w:asciiTheme="majorHAnsi" w:hAnsiTheme="majorHAnsi" w:cstheme="minorHAnsi"/>
        </w:rPr>
        <w:t>stego</w:t>
      </w:r>
      <w:proofErr w:type="spellEnd"/>
      <w:r w:rsidRPr="007D0FF0">
        <w:rPr>
          <w:rFonts w:asciiTheme="majorHAnsi" w:hAnsiTheme="majorHAnsi" w:cstheme="minorHAnsi"/>
        </w:rPr>
        <w:t xml:space="preserve"> tools, custom scripts based on LSB principles and AI generation tools to test detection capabilities against threats.</w:t>
      </w:r>
    </w:p>
    <w:p w14:paraId="39676929" w14:textId="77777777" w:rsidR="007D0FF0" w:rsidRPr="007D0FF0" w:rsidRDefault="007D0FF0" w:rsidP="007D0FF0">
      <w:pPr>
        <w:numPr>
          <w:ilvl w:val="0"/>
          <w:numId w:val="4"/>
        </w:numPr>
        <w:tabs>
          <w:tab w:val="clear" w:pos="720"/>
          <w:tab w:val="num" w:pos="1080"/>
        </w:tabs>
        <w:ind w:left="1080"/>
        <w:jc w:val="both"/>
        <w:rPr>
          <w:rFonts w:asciiTheme="majorHAnsi" w:hAnsiTheme="majorHAnsi" w:cstheme="minorHAnsi"/>
        </w:rPr>
      </w:pPr>
      <w:r w:rsidRPr="007D0FF0">
        <w:rPr>
          <w:rFonts w:asciiTheme="majorHAnsi" w:hAnsiTheme="majorHAnsi" w:cstheme="minorHAnsi"/>
          <w:b/>
          <w:bCs/>
        </w:rPr>
        <w:t>Benign Media Collections</w:t>
      </w:r>
      <w:r w:rsidRPr="007D0FF0">
        <w:rPr>
          <w:rFonts w:asciiTheme="majorHAnsi" w:hAnsiTheme="majorHAnsi" w:cstheme="minorHAnsi"/>
        </w:rPr>
        <w:t>: Clean media files will be gathered to establish baseline characteristics and test for false positives from Pexels.</w:t>
      </w:r>
    </w:p>
    <w:p w14:paraId="0365C163" w14:textId="425DDE83"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b/>
          <w:bCs/>
        </w:rPr>
        <w:t>Security Community Datasets</w:t>
      </w:r>
      <w:r w:rsidRPr="007D0FF0">
        <w:rPr>
          <w:rFonts w:asciiTheme="majorHAnsi" w:hAnsiTheme="majorHAnsi" w:cstheme="minorHAnsi"/>
        </w:rPr>
        <w:t>: Collaborative research datasets will be incorporated where available to enhance sample diversity such as Kaggle  and various university research projects.</w:t>
      </w:r>
    </w:p>
    <w:p w14:paraId="71B8B1FA" w14:textId="77777777" w:rsidR="007D0FF0" w:rsidRPr="007D0FF0" w:rsidRDefault="007D0FF0" w:rsidP="007D0FF0">
      <w:pPr>
        <w:pStyle w:val="Heading2"/>
        <w:numPr>
          <w:ilvl w:val="2"/>
          <w:numId w:val="1"/>
        </w:numPr>
        <w:jc w:val="both"/>
        <w:rPr>
          <w:rFonts w:cstheme="minorHAnsi"/>
          <w:color w:val="auto"/>
          <w:sz w:val="24"/>
          <w:szCs w:val="24"/>
        </w:rPr>
      </w:pPr>
      <w:bookmarkStart w:id="76" w:name="_Toc204892551"/>
      <w:bookmarkStart w:id="77" w:name="_Toc221191367"/>
      <w:r w:rsidRPr="007D0FF0">
        <w:rPr>
          <w:rFonts w:cstheme="minorHAnsi"/>
          <w:color w:val="auto"/>
          <w:sz w:val="24"/>
          <w:szCs w:val="24"/>
        </w:rPr>
        <w:t>Evaluation Framework</w:t>
      </w:r>
      <w:bookmarkEnd w:id="76"/>
      <w:bookmarkEnd w:id="77"/>
    </w:p>
    <w:p w14:paraId="5590BACE"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The evaluation framework will assess detection capabilities across multiple sections:</w:t>
      </w:r>
    </w:p>
    <w:p w14:paraId="2C5B5BC3" w14:textId="77777777" w:rsidR="007D0FF0" w:rsidRPr="007D0FF0" w:rsidRDefault="007D0FF0" w:rsidP="007D0FF0">
      <w:pPr>
        <w:numPr>
          <w:ilvl w:val="0"/>
          <w:numId w:val="5"/>
        </w:numPr>
        <w:tabs>
          <w:tab w:val="clear" w:pos="720"/>
          <w:tab w:val="num" w:pos="1440"/>
        </w:tabs>
        <w:ind w:left="1440"/>
        <w:jc w:val="both"/>
        <w:rPr>
          <w:rFonts w:asciiTheme="majorHAnsi" w:hAnsiTheme="majorHAnsi" w:cstheme="minorHAnsi"/>
        </w:rPr>
      </w:pPr>
      <w:r w:rsidRPr="007D0FF0">
        <w:rPr>
          <w:rFonts w:asciiTheme="majorHAnsi" w:hAnsiTheme="majorHAnsi" w:cstheme="minorHAnsi"/>
          <w:b/>
          <w:bCs/>
        </w:rPr>
        <w:t>Detection Accuracy</w:t>
      </w:r>
      <w:r w:rsidRPr="007D0FF0">
        <w:rPr>
          <w:rFonts w:asciiTheme="majorHAnsi" w:hAnsiTheme="majorHAnsi" w:cstheme="minorHAnsi"/>
        </w:rPr>
        <w:t>: Measured through true positive rates for known and new steganographic malware samples.</w:t>
      </w:r>
    </w:p>
    <w:p w14:paraId="47DC0308" w14:textId="77777777" w:rsidR="007D0FF0" w:rsidRPr="007D0FF0" w:rsidRDefault="007D0FF0" w:rsidP="007D0FF0">
      <w:pPr>
        <w:numPr>
          <w:ilvl w:val="0"/>
          <w:numId w:val="5"/>
        </w:numPr>
        <w:tabs>
          <w:tab w:val="clear" w:pos="720"/>
          <w:tab w:val="num" w:pos="1440"/>
        </w:tabs>
        <w:ind w:left="1440"/>
        <w:jc w:val="both"/>
        <w:rPr>
          <w:rFonts w:asciiTheme="majorHAnsi" w:hAnsiTheme="majorHAnsi" w:cstheme="minorHAnsi"/>
        </w:rPr>
      </w:pPr>
      <w:r w:rsidRPr="007D0FF0">
        <w:rPr>
          <w:rFonts w:asciiTheme="majorHAnsi" w:hAnsiTheme="majorHAnsi" w:cstheme="minorHAnsi"/>
          <w:b/>
          <w:bCs/>
        </w:rPr>
        <w:t>False Positive/Negative Rates</w:t>
      </w:r>
      <w:r w:rsidRPr="007D0FF0">
        <w:rPr>
          <w:rFonts w:asciiTheme="majorHAnsi" w:hAnsiTheme="majorHAnsi" w:cstheme="minorHAnsi"/>
        </w:rPr>
        <w:t>: Assessment of incorrect classifications to gauge practical implementation viability.</w:t>
      </w:r>
    </w:p>
    <w:p w14:paraId="5E6D36C7" w14:textId="77777777" w:rsidR="007D0FF0" w:rsidRPr="007D0FF0" w:rsidRDefault="007D0FF0" w:rsidP="007D0FF0">
      <w:pPr>
        <w:numPr>
          <w:ilvl w:val="0"/>
          <w:numId w:val="5"/>
        </w:numPr>
        <w:tabs>
          <w:tab w:val="clear" w:pos="720"/>
          <w:tab w:val="num" w:pos="1440"/>
        </w:tabs>
        <w:ind w:left="1440"/>
        <w:jc w:val="both"/>
        <w:rPr>
          <w:rFonts w:asciiTheme="majorHAnsi" w:hAnsiTheme="majorHAnsi" w:cstheme="minorHAnsi"/>
        </w:rPr>
      </w:pPr>
      <w:r w:rsidRPr="007D0FF0">
        <w:rPr>
          <w:rFonts w:asciiTheme="majorHAnsi" w:hAnsiTheme="majorHAnsi" w:cstheme="minorHAnsi"/>
          <w:b/>
          <w:bCs/>
        </w:rPr>
        <w:t>Processing Overhead</w:t>
      </w:r>
      <w:r w:rsidRPr="007D0FF0">
        <w:rPr>
          <w:rFonts w:asciiTheme="majorHAnsi" w:hAnsiTheme="majorHAnsi" w:cstheme="minorHAnsi"/>
        </w:rPr>
        <w:t>: Measurement of computational resources required for detection to ensure scalability.</w:t>
      </w:r>
    </w:p>
    <w:p w14:paraId="5D47B111" w14:textId="4EFBD646" w:rsidR="007D0FF0" w:rsidRPr="007D0FF0" w:rsidRDefault="007D0FF0" w:rsidP="007D0FF0">
      <w:pPr>
        <w:numPr>
          <w:ilvl w:val="0"/>
          <w:numId w:val="5"/>
        </w:numPr>
        <w:tabs>
          <w:tab w:val="clear" w:pos="720"/>
          <w:tab w:val="num" w:pos="1440"/>
        </w:tabs>
        <w:ind w:left="1440"/>
        <w:jc w:val="both"/>
        <w:rPr>
          <w:rFonts w:asciiTheme="majorHAnsi" w:hAnsiTheme="majorHAnsi" w:cstheme="minorHAnsi"/>
        </w:rPr>
      </w:pPr>
      <w:r w:rsidRPr="007D0FF0">
        <w:rPr>
          <w:rFonts w:asciiTheme="majorHAnsi" w:hAnsiTheme="majorHAnsi" w:cstheme="minorHAnsi"/>
          <w:b/>
          <w:bCs/>
        </w:rPr>
        <w:t>Resilience Against Evasion</w:t>
      </w:r>
      <w:r w:rsidRPr="007D0FF0">
        <w:rPr>
          <w:rFonts w:asciiTheme="majorHAnsi" w:hAnsiTheme="majorHAnsi" w:cstheme="minorHAnsi"/>
        </w:rPr>
        <w:t>: Testing against various complication and anti-detection techniques to evaluate effectiveness.</w:t>
      </w:r>
    </w:p>
    <w:p w14:paraId="2260B9D6" w14:textId="77777777" w:rsidR="007D0FF0" w:rsidRPr="007D0FF0" w:rsidRDefault="007D0FF0" w:rsidP="007D0FF0">
      <w:pPr>
        <w:pStyle w:val="Heading2"/>
        <w:numPr>
          <w:ilvl w:val="2"/>
          <w:numId w:val="1"/>
        </w:numPr>
        <w:jc w:val="both"/>
        <w:rPr>
          <w:rFonts w:cstheme="minorHAnsi"/>
          <w:color w:val="auto"/>
          <w:sz w:val="24"/>
          <w:szCs w:val="24"/>
        </w:rPr>
      </w:pPr>
      <w:bookmarkStart w:id="78" w:name="_Toc204892552"/>
      <w:bookmarkStart w:id="79" w:name="_Toc221191368"/>
      <w:r w:rsidRPr="007D0FF0">
        <w:rPr>
          <w:rFonts w:cstheme="minorHAnsi"/>
          <w:color w:val="auto"/>
          <w:sz w:val="24"/>
          <w:szCs w:val="24"/>
        </w:rPr>
        <w:t>Tools and Experimental Setup</w:t>
      </w:r>
      <w:bookmarkEnd w:id="78"/>
      <w:bookmarkEnd w:id="79"/>
    </w:p>
    <w:p w14:paraId="73C6065A" w14:textId="77777777" w:rsidR="007D0FF0" w:rsidRPr="007D0FF0" w:rsidRDefault="007D0FF0" w:rsidP="007D0FF0">
      <w:pPr>
        <w:pStyle w:val="Heading3"/>
        <w:numPr>
          <w:ilvl w:val="3"/>
          <w:numId w:val="1"/>
        </w:numPr>
        <w:jc w:val="both"/>
        <w:rPr>
          <w:rFonts w:asciiTheme="majorHAnsi" w:hAnsiTheme="majorHAnsi" w:cstheme="minorHAnsi"/>
          <w:color w:val="auto"/>
          <w:sz w:val="24"/>
          <w:szCs w:val="24"/>
        </w:rPr>
      </w:pPr>
      <w:bookmarkStart w:id="80" w:name="_Toc204892553"/>
      <w:bookmarkStart w:id="81" w:name="_Toc221191369"/>
      <w:r w:rsidRPr="007D0FF0">
        <w:rPr>
          <w:rFonts w:asciiTheme="majorHAnsi" w:hAnsiTheme="majorHAnsi" w:cstheme="minorHAnsi"/>
          <w:color w:val="auto"/>
          <w:sz w:val="24"/>
          <w:szCs w:val="24"/>
        </w:rPr>
        <w:t>Software Tools</w:t>
      </w:r>
      <w:bookmarkEnd w:id="80"/>
      <w:bookmarkEnd w:id="81"/>
    </w:p>
    <w:p w14:paraId="0EEEB311" w14:textId="77777777" w:rsidR="007D0FF0" w:rsidRPr="007D0FF0" w:rsidRDefault="007D0FF0" w:rsidP="007D0FF0">
      <w:pPr>
        <w:ind w:left="720"/>
        <w:jc w:val="both"/>
        <w:rPr>
          <w:rFonts w:asciiTheme="majorHAnsi" w:hAnsiTheme="majorHAnsi" w:cstheme="minorHAnsi"/>
        </w:rPr>
      </w:pPr>
      <w:r w:rsidRPr="007D0FF0">
        <w:rPr>
          <w:rFonts w:asciiTheme="majorHAnsi" w:hAnsiTheme="majorHAnsi" w:cstheme="minorHAnsi"/>
        </w:rPr>
        <w:t>The study will use a combination of established security tools and custom-developed components:</w:t>
      </w:r>
    </w:p>
    <w:p w14:paraId="76585D21" w14:textId="77777777" w:rsidR="007D0FF0" w:rsidRPr="007D0FF0" w:rsidRDefault="007D0FF0" w:rsidP="007D0FF0">
      <w:pPr>
        <w:numPr>
          <w:ilvl w:val="0"/>
          <w:numId w:val="6"/>
        </w:numPr>
        <w:tabs>
          <w:tab w:val="clear" w:pos="720"/>
        </w:tabs>
        <w:ind w:left="1440"/>
        <w:jc w:val="both"/>
        <w:rPr>
          <w:rFonts w:asciiTheme="majorHAnsi" w:hAnsiTheme="majorHAnsi" w:cstheme="minorHAnsi"/>
        </w:rPr>
      </w:pPr>
      <w:r w:rsidRPr="007D0FF0">
        <w:rPr>
          <w:rFonts w:asciiTheme="majorHAnsi" w:hAnsiTheme="majorHAnsi" w:cstheme="minorHAnsi"/>
          <w:b/>
          <w:bCs/>
        </w:rPr>
        <w:t>YARA Framework</w:t>
      </w:r>
      <w:r w:rsidRPr="007D0FF0">
        <w:rPr>
          <w:rFonts w:asciiTheme="majorHAnsi" w:hAnsiTheme="majorHAnsi" w:cstheme="minorHAnsi"/>
        </w:rPr>
        <w:t>: For rule development, testing, and implementation</w:t>
      </w:r>
    </w:p>
    <w:p w14:paraId="36F99F8B" w14:textId="77777777" w:rsidR="007D0FF0" w:rsidRPr="007D0FF0" w:rsidRDefault="007D0FF0" w:rsidP="007D0FF0">
      <w:pPr>
        <w:numPr>
          <w:ilvl w:val="0"/>
          <w:numId w:val="6"/>
        </w:numPr>
        <w:tabs>
          <w:tab w:val="clear" w:pos="720"/>
        </w:tabs>
        <w:ind w:left="1440"/>
        <w:jc w:val="both"/>
        <w:rPr>
          <w:rFonts w:asciiTheme="majorHAnsi" w:hAnsiTheme="majorHAnsi" w:cstheme="minorHAnsi"/>
        </w:rPr>
      </w:pPr>
      <w:r w:rsidRPr="007D0FF0">
        <w:rPr>
          <w:rFonts w:asciiTheme="majorHAnsi" w:hAnsiTheme="majorHAnsi" w:cstheme="minorHAnsi"/>
          <w:b/>
          <w:bCs/>
        </w:rPr>
        <w:t>Virus Total API</w:t>
      </w:r>
      <w:r w:rsidRPr="007D0FF0">
        <w:rPr>
          <w:rFonts w:asciiTheme="majorHAnsi" w:hAnsiTheme="majorHAnsi" w:cstheme="minorHAnsi"/>
        </w:rPr>
        <w:t>: For comparative scanning against multiple antivirus engines</w:t>
      </w:r>
    </w:p>
    <w:p w14:paraId="216A6859" w14:textId="77777777" w:rsidR="007D0FF0" w:rsidRPr="007D0FF0" w:rsidRDefault="007D0FF0" w:rsidP="007D0FF0">
      <w:pPr>
        <w:numPr>
          <w:ilvl w:val="0"/>
          <w:numId w:val="6"/>
        </w:numPr>
        <w:tabs>
          <w:tab w:val="clear" w:pos="720"/>
          <w:tab w:val="num" w:pos="1440"/>
        </w:tabs>
        <w:ind w:left="1440"/>
        <w:jc w:val="both"/>
        <w:rPr>
          <w:rFonts w:asciiTheme="majorHAnsi" w:hAnsiTheme="majorHAnsi" w:cstheme="minorHAnsi"/>
        </w:rPr>
      </w:pPr>
      <w:r w:rsidRPr="007D0FF0">
        <w:rPr>
          <w:rFonts w:asciiTheme="majorHAnsi" w:hAnsiTheme="majorHAnsi" w:cstheme="minorHAnsi"/>
          <w:b/>
          <w:bCs/>
        </w:rPr>
        <w:t>Machine Learning Frameworks</w:t>
      </w:r>
      <w:r w:rsidRPr="007D0FF0">
        <w:rPr>
          <w:rFonts w:asciiTheme="majorHAnsi" w:hAnsiTheme="majorHAnsi" w:cstheme="minorHAnsi"/>
        </w:rPr>
        <w:t>: Primarily TensorFlow and PyTorch for model development</w:t>
      </w:r>
    </w:p>
    <w:p w14:paraId="0A31D170" w14:textId="77777777" w:rsidR="007D0FF0" w:rsidRPr="007D0FF0" w:rsidRDefault="007D0FF0" w:rsidP="007D0FF0">
      <w:pPr>
        <w:numPr>
          <w:ilvl w:val="0"/>
          <w:numId w:val="6"/>
        </w:numPr>
        <w:tabs>
          <w:tab w:val="clear" w:pos="720"/>
          <w:tab w:val="num" w:pos="1440"/>
        </w:tabs>
        <w:ind w:left="1440"/>
        <w:jc w:val="both"/>
        <w:rPr>
          <w:rFonts w:asciiTheme="majorHAnsi" w:hAnsiTheme="majorHAnsi" w:cstheme="minorHAnsi"/>
        </w:rPr>
      </w:pPr>
      <w:r w:rsidRPr="007D0FF0">
        <w:rPr>
          <w:rFonts w:asciiTheme="majorHAnsi" w:hAnsiTheme="majorHAnsi" w:cstheme="minorHAnsi"/>
          <w:b/>
          <w:bCs/>
        </w:rPr>
        <w:t>Steganographic Tools</w:t>
      </w:r>
      <w:r w:rsidRPr="007D0FF0">
        <w:rPr>
          <w:rFonts w:asciiTheme="majorHAnsi" w:hAnsiTheme="majorHAnsi" w:cstheme="minorHAnsi"/>
        </w:rPr>
        <w:t>: For sample generation and embedding techniques the study will make use of Stegohide and custom Python scripts</w:t>
      </w:r>
    </w:p>
    <w:p w14:paraId="343C6485" w14:textId="77777777" w:rsidR="007D0FF0" w:rsidRPr="007D0FF0" w:rsidRDefault="007D0FF0" w:rsidP="007D0FF0">
      <w:pPr>
        <w:pStyle w:val="Heading3"/>
        <w:numPr>
          <w:ilvl w:val="3"/>
          <w:numId w:val="1"/>
        </w:numPr>
        <w:jc w:val="both"/>
        <w:rPr>
          <w:rFonts w:asciiTheme="majorHAnsi" w:hAnsiTheme="majorHAnsi" w:cstheme="minorHAnsi"/>
          <w:color w:val="auto"/>
          <w:sz w:val="24"/>
          <w:szCs w:val="24"/>
        </w:rPr>
      </w:pPr>
      <w:bookmarkStart w:id="82" w:name="_Toc204892554"/>
      <w:bookmarkStart w:id="83" w:name="_Toc221191370"/>
      <w:r w:rsidRPr="007D0FF0">
        <w:rPr>
          <w:rFonts w:asciiTheme="majorHAnsi" w:hAnsiTheme="majorHAnsi" w:cstheme="minorHAnsi"/>
          <w:color w:val="auto"/>
          <w:sz w:val="24"/>
          <w:szCs w:val="24"/>
        </w:rPr>
        <w:t>Custom Analysis Environment</w:t>
      </w:r>
      <w:bookmarkEnd w:id="82"/>
      <w:bookmarkEnd w:id="83"/>
    </w:p>
    <w:p w14:paraId="062F7BA2" w14:textId="2E5811C0"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This is an Isolated testing infrastructure for controlled experimentation which the study will leverage Virtual Box hosted ubuntu Linux/gnu v24 and kali Linux</w:t>
      </w:r>
    </w:p>
    <w:p w14:paraId="66A6ACD9" w14:textId="77777777" w:rsidR="007D0FF0" w:rsidRPr="007D0FF0" w:rsidRDefault="007D0FF0" w:rsidP="007D0FF0">
      <w:pPr>
        <w:pStyle w:val="Heading2"/>
        <w:numPr>
          <w:ilvl w:val="2"/>
          <w:numId w:val="1"/>
        </w:numPr>
        <w:jc w:val="both"/>
        <w:rPr>
          <w:rFonts w:cstheme="minorHAnsi"/>
          <w:color w:val="auto"/>
          <w:sz w:val="24"/>
          <w:szCs w:val="24"/>
        </w:rPr>
      </w:pPr>
      <w:bookmarkStart w:id="84" w:name="_Toc204892555"/>
      <w:bookmarkStart w:id="85" w:name="_Toc221191371"/>
      <w:r w:rsidRPr="007D0FF0">
        <w:rPr>
          <w:rFonts w:cstheme="minorHAnsi"/>
          <w:color w:val="auto"/>
          <w:sz w:val="24"/>
          <w:szCs w:val="24"/>
        </w:rPr>
        <w:t>Expected Outcomes and Contributions</w:t>
      </w:r>
      <w:bookmarkEnd w:id="84"/>
      <w:bookmarkEnd w:id="85"/>
    </w:p>
    <w:p w14:paraId="2341E71C"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This section outlines the anticipated results and the broader impact of this research. The study is designed to yield academic advancements, enriching the theoretical understanding, and practical contributions, providing tangible benefits to the cybersecurity community. These outcomes collectively aim to address the evolving challenge of AI-generated steganographic malware by offering innovative detection methodologies and accessible solutions.</w:t>
      </w:r>
    </w:p>
    <w:p w14:paraId="324BF4B0" w14:textId="77777777" w:rsidR="007D0FF0" w:rsidRPr="007D0FF0" w:rsidRDefault="007D0FF0" w:rsidP="007D0FF0">
      <w:pPr>
        <w:pStyle w:val="Heading3"/>
        <w:numPr>
          <w:ilvl w:val="3"/>
          <w:numId w:val="1"/>
        </w:numPr>
        <w:jc w:val="both"/>
        <w:rPr>
          <w:rFonts w:asciiTheme="majorHAnsi" w:hAnsiTheme="majorHAnsi" w:cstheme="minorHAnsi"/>
          <w:color w:val="auto"/>
          <w:sz w:val="24"/>
          <w:szCs w:val="24"/>
        </w:rPr>
      </w:pPr>
      <w:bookmarkStart w:id="86" w:name="_Toc204892556"/>
      <w:bookmarkStart w:id="87" w:name="_Toc221191372"/>
      <w:r w:rsidRPr="007D0FF0">
        <w:rPr>
          <w:rFonts w:asciiTheme="majorHAnsi" w:hAnsiTheme="majorHAnsi" w:cstheme="minorHAnsi"/>
          <w:color w:val="auto"/>
          <w:sz w:val="24"/>
          <w:szCs w:val="24"/>
        </w:rPr>
        <w:t>Academic Contributions</w:t>
      </w:r>
      <w:bookmarkEnd w:id="86"/>
      <w:bookmarkEnd w:id="87"/>
    </w:p>
    <w:p w14:paraId="26F6E3C6"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The study aims to make significant contributions to the academic understanding of steganographic malware detection. These contributions will expand the theoretical understanding of steganographic threat detection and provide foundations for future research in this evolving field. This includes:</w:t>
      </w:r>
    </w:p>
    <w:p w14:paraId="688CE29E" w14:textId="77777777" w:rsidR="007D0FF0" w:rsidRPr="007D0FF0" w:rsidRDefault="007D0FF0" w:rsidP="007D0FF0">
      <w:pPr>
        <w:pStyle w:val="ListParagraph"/>
        <w:numPr>
          <w:ilvl w:val="0"/>
          <w:numId w:val="33"/>
        </w:numPr>
        <w:jc w:val="both"/>
        <w:rPr>
          <w:rFonts w:asciiTheme="majorHAnsi" w:hAnsiTheme="majorHAnsi" w:cstheme="minorHAnsi"/>
        </w:rPr>
      </w:pPr>
      <w:r w:rsidRPr="007D0FF0">
        <w:rPr>
          <w:rFonts w:asciiTheme="majorHAnsi" w:hAnsiTheme="majorHAnsi" w:cstheme="minorHAnsi"/>
          <w:b/>
          <w:bCs/>
        </w:rPr>
        <w:t>Development of a comprehensive framework for analysing AI-generated steganographic malware</w:t>
      </w:r>
      <w:r w:rsidRPr="007D0FF0">
        <w:rPr>
          <w:rFonts w:asciiTheme="majorHAnsi" w:hAnsiTheme="majorHAnsi" w:cstheme="minorHAnsi"/>
        </w:rPr>
        <w:t>: This framework will provide a structured approach for researchers and practitioners to understand, categorize, and analyse the unique characteristics and behaviours of malware hidden using AI-driven steganography. It will cover aspects from malware generation to detection mechanisms, offering a holistic view.</w:t>
      </w:r>
    </w:p>
    <w:p w14:paraId="7FDEB05F" w14:textId="77777777" w:rsidR="007D0FF0" w:rsidRPr="007D0FF0" w:rsidRDefault="007D0FF0" w:rsidP="007D0FF0">
      <w:pPr>
        <w:pStyle w:val="ListParagraph"/>
        <w:numPr>
          <w:ilvl w:val="0"/>
          <w:numId w:val="33"/>
        </w:numPr>
        <w:jc w:val="both"/>
        <w:rPr>
          <w:rFonts w:asciiTheme="majorHAnsi" w:hAnsiTheme="majorHAnsi" w:cstheme="minorHAnsi"/>
        </w:rPr>
      </w:pPr>
      <w:r w:rsidRPr="007D0FF0">
        <w:rPr>
          <w:rFonts w:asciiTheme="majorHAnsi" w:hAnsiTheme="majorHAnsi" w:cstheme="minorHAnsi"/>
          <w:b/>
          <w:bCs/>
        </w:rPr>
        <w:t>Advancement of detection methodologies combining signature-based and anomaly detection approaches</w:t>
      </w:r>
      <w:r w:rsidRPr="007D0FF0">
        <w:rPr>
          <w:rFonts w:asciiTheme="majorHAnsi" w:hAnsiTheme="majorHAnsi" w:cstheme="minorHAnsi"/>
        </w:rPr>
        <w:t>: This involves pushing the boundaries of current detection techniques by demonstrating how YARA rules (signature-based) can be effectively synergized with machine learning anomaly detection to create a more robust and adaptive system capable of identifying both known and novel steganographic threats. This goes beyond simply using them side-by-side by exploring how their strengths can complement each other.</w:t>
      </w:r>
    </w:p>
    <w:p w14:paraId="1D2118B6" w14:textId="77777777" w:rsidR="007D0FF0" w:rsidRPr="007D0FF0" w:rsidRDefault="007D0FF0" w:rsidP="007D0FF0">
      <w:pPr>
        <w:pStyle w:val="ListParagraph"/>
        <w:numPr>
          <w:ilvl w:val="0"/>
          <w:numId w:val="33"/>
        </w:numPr>
        <w:jc w:val="both"/>
        <w:rPr>
          <w:rFonts w:asciiTheme="majorHAnsi" w:hAnsiTheme="majorHAnsi" w:cstheme="minorHAnsi"/>
        </w:rPr>
      </w:pPr>
      <w:r w:rsidRPr="007D0FF0">
        <w:rPr>
          <w:rFonts w:asciiTheme="majorHAnsi" w:hAnsiTheme="majorHAnsi" w:cstheme="minorHAnsi"/>
          <w:b/>
          <w:bCs/>
        </w:rPr>
        <w:t>Generation of empirical data on detection effectiveness against emerging threat vectors</w:t>
      </w:r>
      <w:r w:rsidRPr="007D0FF0">
        <w:rPr>
          <w:rFonts w:asciiTheme="majorHAnsi" w:hAnsiTheme="majorHAnsi" w:cstheme="minorHAnsi"/>
        </w:rPr>
        <w:t>: The research will produce concrete, measurable data on how well the proposed hybrid system performs against various forms of AI-generated steganographic malware. This empirical evidence will be valuable for validating the new methodologies and informing future research and development in cybersecurity. This data will specifically highlight the system's performance against previously challenging, "emerging" threats.</w:t>
      </w:r>
    </w:p>
    <w:p w14:paraId="19BDBCAF" w14:textId="77777777" w:rsidR="007D0FF0" w:rsidRPr="007D0FF0" w:rsidRDefault="007D0FF0" w:rsidP="007D0FF0">
      <w:pPr>
        <w:pStyle w:val="ListParagraph"/>
        <w:numPr>
          <w:ilvl w:val="0"/>
          <w:numId w:val="33"/>
        </w:numPr>
        <w:jc w:val="both"/>
        <w:rPr>
          <w:rFonts w:asciiTheme="majorHAnsi" w:hAnsiTheme="majorHAnsi" w:cstheme="minorHAnsi"/>
        </w:rPr>
      </w:pPr>
      <w:r w:rsidRPr="007D0FF0">
        <w:rPr>
          <w:rFonts w:asciiTheme="majorHAnsi" w:hAnsiTheme="majorHAnsi" w:cstheme="minorHAnsi"/>
          <w:b/>
          <w:bCs/>
        </w:rPr>
        <w:t>Creation of taxonomies for categorizing and understanding steganographic techniques in malware:</w:t>
      </w:r>
      <w:r w:rsidRPr="007D0FF0">
        <w:rPr>
          <w:rFonts w:asciiTheme="majorHAnsi" w:hAnsiTheme="majorHAnsi" w:cstheme="minorHAnsi"/>
        </w:rPr>
        <w:t xml:space="preserve"> This involves developing a classification system for the different methods and characteristics of steganographic techniques used in malware. Such taxonomies are critical for organizing knowledge, identifying trends, and providing a common language for researchers and analysts to discuss and address these threats more effectively.</w:t>
      </w:r>
    </w:p>
    <w:p w14:paraId="1EFC52C1"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These contributions will expand the theoretical understanding of steganographic threat detection and provide foundations for future research in this evolving field.</w:t>
      </w:r>
    </w:p>
    <w:p w14:paraId="50FF6D09" w14:textId="77777777" w:rsidR="007D0FF0" w:rsidRPr="007D0FF0" w:rsidRDefault="007D0FF0" w:rsidP="007D0FF0">
      <w:pPr>
        <w:ind w:left="360"/>
        <w:jc w:val="both"/>
        <w:rPr>
          <w:rFonts w:asciiTheme="majorHAnsi" w:hAnsiTheme="majorHAnsi" w:cstheme="minorHAnsi"/>
        </w:rPr>
      </w:pPr>
    </w:p>
    <w:p w14:paraId="7206D193" w14:textId="77777777" w:rsidR="007D0FF0" w:rsidRPr="007D0FF0" w:rsidRDefault="007D0FF0" w:rsidP="007D0FF0">
      <w:pPr>
        <w:pStyle w:val="Heading3"/>
        <w:numPr>
          <w:ilvl w:val="3"/>
          <w:numId w:val="1"/>
        </w:numPr>
        <w:jc w:val="both"/>
        <w:rPr>
          <w:rFonts w:asciiTheme="majorHAnsi" w:hAnsiTheme="majorHAnsi" w:cstheme="minorHAnsi"/>
          <w:color w:val="auto"/>
          <w:sz w:val="24"/>
          <w:szCs w:val="24"/>
        </w:rPr>
      </w:pPr>
      <w:bookmarkStart w:id="88" w:name="_Toc204892557"/>
      <w:bookmarkStart w:id="89" w:name="_Toc221191373"/>
      <w:r w:rsidRPr="007D0FF0">
        <w:rPr>
          <w:rFonts w:asciiTheme="majorHAnsi" w:hAnsiTheme="majorHAnsi" w:cstheme="minorHAnsi"/>
          <w:color w:val="auto"/>
          <w:sz w:val="24"/>
          <w:szCs w:val="24"/>
        </w:rPr>
        <w:t>Practical Contributions</w:t>
      </w:r>
      <w:bookmarkEnd w:id="88"/>
      <w:bookmarkEnd w:id="89"/>
    </w:p>
    <w:p w14:paraId="0AA2F668"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Beyond academic advancement, the research will contribute on the practical security enhancements:</w:t>
      </w:r>
    </w:p>
    <w:p w14:paraId="28D3ACF4" w14:textId="77777777" w:rsidR="007D0FF0" w:rsidRPr="007D0FF0" w:rsidRDefault="007D0FF0" w:rsidP="007D0FF0">
      <w:pPr>
        <w:pStyle w:val="ListParagraph"/>
        <w:numPr>
          <w:ilvl w:val="0"/>
          <w:numId w:val="34"/>
        </w:numPr>
        <w:jc w:val="both"/>
        <w:rPr>
          <w:rFonts w:asciiTheme="majorHAnsi" w:hAnsiTheme="majorHAnsi" w:cstheme="minorHAnsi"/>
        </w:rPr>
      </w:pPr>
      <w:r w:rsidRPr="007D0FF0">
        <w:rPr>
          <w:rFonts w:asciiTheme="majorHAnsi" w:hAnsiTheme="majorHAnsi" w:cstheme="minorHAnsi"/>
        </w:rPr>
        <w:t>Enhanced YARA rule sets specifically designed for steganographic malware detection</w:t>
      </w:r>
    </w:p>
    <w:p w14:paraId="5B9ED6D1" w14:textId="77777777" w:rsidR="007D0FF0" w:rsidRPr="007D0FF0" w:rsidRDefault="007D0FF0" w:rsidP="007D0FF0">
      <w:pPr>
        <w:pStyle w:val="ListParagraph"/>
        <w:numPr>
          <w:ilvl w:val="0"/>
          <w:numId w:val="34"/>
        </w:numPr>
        <w:jc w:val="both"/>
        <w:rPr>
          <w:rFonts w:asciiTheme="majorHAnsi" w:hAnsiTheme="majorHAnsi" w:cstheme="minorHAnsi"/>
        </w:rPr>
      </w:pPr>
      <w:r w:rsidRPr="007D0FF0">
        <w:rPr>
          <w:rFonts w:asciiTheme="majorHAnsi" w:hAnsiTheme="majorHAnsi" w:cstheme="minorHAnsi"/>
        </w:rPr>
        <w:t>Machine learning model trained to identify statistical anomalies in files</w:t>
      </w:r>
    </w:p>
    <w:p w14:paraId="77A40962" w14:textId="77777777" w:rsidR="007D0FF0" w:rsidRPr="007D0FF0" w:rsidRDefault="007D0FF0" w:rsidP="007D0FF0">
      <w:pPr>
        <w:pStyle w:val="ListParagraph"/>
        <w:numPr>
          <w:ilvl w:val="0"/>
          <w:numId w:val="34"/>
        </w:numPr>
        <w:jc w:val="both"/>
        <w:rPr>
          <w:rFonts w:asciiTheme="majorHAnsi" w:hAnsiTheme="majorHAnsi" w:cstheme="minorHAnsi"/>
        </w:rPr>
      </w:pPr>
      <w:r w:rsidRPr="007D0FF0">
        <w:rPr>
          <w:rFonts w:asciiTheme="majorHAnsi" w:hAnsiTheme="majorHAnsi" w:cstheme="minorHAnsi"/>
        </w:rPr>
        <w:t>Open-source contributions to improve overall cybersecurity protection against emerging threats</w:t>
      </w:r>
    </w:p>
    <w:p w14:paraId="6B08DF4C"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These practical outcomes will benefit the broader cybersecurity community by providing applicable methodologies for enhancing detection capabilities.</w:t>
      </w:r>
    </w:p>
    <w:p w14:paraId="4E6B59A0" w14:textId="77777777" w:rsidR="007D0FF0" w:rsidRPr="007F14C7" w:rsidRDefault="007D0FF0" w:rsidP="00C148A0">
      <w:pPr>
        <w:pStyle w:val="Heading1"/>
        <w:numPr>
          <w:ilvl w:val="1"/>
          <w:numId w:val="1"/>
        </w:numPr>
        <w:jc w:val="both"/>
        <w:rPr>
          <w:rFonts w:cstheme="minorHAnsi"/>
          <w:b/>
          <w:bCs/>
          <w:color w:val="auto"/>
          <w:sz w:val="24"/>
          <w:szCs w:val="24"/>
        </w:rPr>
      </w:pPr>
      <w:bookmarkStart w:id="90" w:name="_Toc204892558"/>
      <w:bookmarkStart w:id="91" w:name="_Toc221191374"/>
      <w:r w:rsidRPr="007F14C7">
        <w:rPr>
          <w:rFonts w:cstheme="minorHAnsi"/>
          <w:b/>
          <w:bCs/>
          <w:color w:val="auto"/>
          <w:sz w:val="24"/>
          <w:szCs w:val="24"/>
        </w:rPr>
        <w:t>Ethical Considerations</w:t>
      </w:r>
      <w:bookmarkEnd w:id="90"/>
      <w:bookmarkEnd w:id="91"/>
    </w:p>
    <w:p w14:paraId="075A2213" w14:textId="37E9DD14"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 xml:space="preserve">It is necessary to ensure ethical integrity during the study to uphold the credibility and dependability of intellectual efforts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&lt;EndNote&gt;&lt;Cite&gt;&lt;Author&gt;Hasan&lt;/Author&gt;&lt;Year&gt;2021&lt;/Year&gt;&lt;RecNum&gt;104&lt;/RecNum&gt;&lt;DisplayText&gt;(Hasan, et al. 2021)&lt;/DisplayText&gt;&lt;record&gt;&lt;rec-number&gt;104&lt;/rec-number&gt;&lt;foreign-keys&gt;&lt;key app="EN" db-id="vr22xts9l0dte4e5w54va9z5xst0ra5ewttv" timestamp="1749487375"&gt;104&lt;/key&gt;&lt;/foreign-keys&gt;&lt;ref-type name="Journal Article"&gt;17&lt;/ref-type&gt;&lt;contributors&gt;&lt;authors&gt;&lt;author&gt;Hasan, Nazmul&lt;/author&gt;&lt;author&gt;Rana, Rashed Ullah&lt;/author&gt;&lt;author&gt;Chowdhury, Sharmin&lt;/author&gt;&lt;author&gt;Dola, Afrin Jahan&lt;/author&gt;&lt;author&gt;Rony, Moustaq Karim Khan&lt;/author&gt;&lt;/authors&gt;&lt;/contributors&gt;&lt;titles&gt;&lt;title&gt;Ethical considerations in research&lt;/title&gt;&lt;secondary-title&gt;Journal of Nursing Research, Patient Safety and Practise (JNRPSP) 2799-1210&lt;/secondary-title&gt;&lt;/titles&gt;&lt;periodical&gt;&lt;full-title&gt;Journal of Nursing Research, Patient Safety and Practise (JNRPSP) 2799-1210&lt;/full-title&gt;&lt;/periodical&gt;&lt;pages&gt;1-4&lt;/pages&gt;&lt;volume&gt;1&lt;/volume&gt;&lt;number&gt;01&lt;/number&gt;&lt;dates&gt;&lt;year&gt;2021&lt;/year&gt;&lt;/dates&gt;&lt;urls&gt;&lt;/urls&gt;&lt;/record&gt;&lt;/Cite&gt;&lt;/EndNote&gt;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(Hasan, et al. 2021)</w:t>
      </w:r>
      <w:r w:rsidRPr="007D0FF0">
        <w:rPr>
          <w:rFonts w:asciiTheme="majorHAnsi" w:hAnsiTheme="majorHAnsi" w:cstheme="minorHAnsi"/>
        </w:rPr>
        <w:fldChar w:fldCharType="end"/>
      </w:r>
      <w:r w:rsidRPr="007D0FF0">
        <w:rPr>
          <w:rFonts w:asciiTheme="majorHAnsi" w:hAnsiTheme="majorHAnsi" w:cstheme="minorHAnsi"/>
        </w:rPr>
        <w:t>. The ethical issues that underlie this study are discussed in this part, with a focus on permission and informed consent, and confidentiality:</w:t>
      </w:r>
    </w:p>
    <w:p w14:paraId="27D9E94D" w14:textId="77777777" w:rsidR="007D0FF0" w:rsidRPr="007D0FF0" w:rsidRDefault="007D0FF0" w:rsidP="007D0FF0">
      <w:pPr>
        <w:pStyle w:val="Heading2"/>
        <w:numPr>
          <w:ilvl w:val="2"/>
          <w:numId w:val="1"/>
        </w:numPr>
        <w:jc w:val="both"/>
        <w:rPr>
          <w:rFonts w:cstheme="minorHAnsi"/>
          <w:color w:val="auto"/>
          <w:sz w:val="24"/>
          <w:szCs w:val="24"/>
        </w:rPr>
      </w:pPr>
      <w:bookmarkStart w:id="92" w:name="_Toc204892559"/>
      <w:bookmarkStart w:id="93" w:name="_Toc221191375"/>
      <w:r w:rsidRPr="007D0FF0">
        <w:rPr>
          <w:rFonts w:cstheme="minorHAnsi"/>
          <w:color w:val="auto"/>
          <w:sz w:val="24"/>
          <w:szCs w:val="24"/>
        </w:rPr>
        <w:t>Permission and Informed Consent</w:t>
      </w:r>
      <w:bookmarkEnd w:id="92"/>
      <w:bookmarkEnd w:id="93"/>
    </w:p>
    <w:p w14:paraId="6DD803DD" w14:textId="7777777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The study will not involve any participants, thus no necessary approvals relevant from the institutions and informed consent from participants will be required. The study will however follow the different software’s and applications terms of use, privacy and conditions specifically when it comes to the following applications:</w:t>
      </w:r>
    </w:p>
    <w:p w14:paraId="13192DC6" w14:textId="77777777" w:rsidR="007D0FF0" w:rsidRPr="007D0FF0" w:rsidRDefault="007D0FF0" w:rsidP="007D0FF0">
      <w:pPr>
        <w:pStyle w:val="ListParagraph"/>
        <w:ind w:left="360"/>
        <w:jc w:val="both"/>
        <w:rPr>
          <w:rFonts w:asciiTheme="majorHAnsi" w:hAnsiTheme="majorHAnsi" w:cstheme="minorHAnsi"/>
        </w:rPr>
      </w:pPr>
    </w:p>
    <w:p w14:paraId="47FDBB67" w14:textId="77777777" w:rsidR="007D0FF0" w:rsidRPr="007D0FF0" w:rsidRDefault="007D0FF0" w:rsidP="007D0FF0">
      <w:pPr>
        <w:pStyle w:val="ListParagraph"/>
        <w:numPr>
          <w:ilvl w:val="0"/>
          <w:numId w:val="35"/>
        </w:numPr>
        <w:jc w:val="both"/>
        <w:rPr>
          <w:rFonts w:asciiTheme="majorHAnsi" w:hAnsiTheme="majorHAnsi" w:cstheme="minorHAnsi"/>
        </w:rPr>
      </w:pPr>
      <w:r w:rsidRPr="007D0FF0">
        <w:rPr>
          <w:rFonts w:asciiTheme="majorHAnsi" w:hAnsiTheme="majorHAnsi" w:cstheme="minorHAnsi"/>
        </w:rPr>
        <w:t xml:space="preserve">Virus Total: according to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 AuthorYear="1"&gt;&lt;Author&gt;Quintero&lt;/Author&gt;&lt;Year&gt;2016&lt;/Year&gt;&lt;RecNum&gt;73&lt;/RecNum&gt;&lt;DisplayText&gt;Quintero (2016)&lt;/DisplayText&gt;&lt;record&gt;&lt;rec-number&gt;73&lt;/rec-number&gt;&lt;foreign-keys&gt;&lt;key app="EN" db-id="vr22xts9l0dte4e5w54va9z5xst0ra5ewttv" timestamp="1744657836"&gt;73&lt;/key&gt;&lt;/foreign-keys&gt;&lt;ref-type name="Blog"&gt;56&lt;/ref-type&gt;&lt;contributors&gt;&lt;authors&gt;&lt;author&gt;Bernardo Quintero &lt;/author&gt;&lt;/authors&gt;&lt;/contributors&gt;&lt;titles&gt;&lt;title&gt;Maintaining a healthy community&lt;/title&gt;&lt;/titles&gt;&lt;dates&gt;&lt;year&gt;2016&lt;/year&gt;&lt;/dates&gt;&lt;urls&gt;&lt;related-urls&gt;&lt;url&gt;https://blog.virustotal.com/2016/05/maintaining-healthy-community.html&lt;/url&gt;&lt;/related-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Quintero (2016)</w:t>
      </w:r>
      <w:r w:rsidRPr="007D0FF0">
        <w:rPr>
          <w:rFonts w:asciiTheme="majorHAnsi" w:hAnsiTheme="majorHAnsi" w:cstheme="minorHAnsi"/>
        </w:rPr>
        <w:fldChar w:fldCharType="end"/>
      </w:r>
      <w:r w:rsidRPr="007D0FF0">
        <w:rPr>
          <w:rFonts w:asciiTheme="majorHAnsi" w:hAnsiTheme="majorHAnsi" w:cstheme="minorHAnsi"/>
        </w:rPr>
        <w:t>, Virus Total should not be used to generate comparative metrics between different antivirus products as Antivirus engines can be sophisticated tools that have additional detection features that may not function within the Virus Total scanning environment thus the research will aim to improve the detection capabilities of the antiviruses instead on comparing the detection metrics between them.</w:t>
      </w:r>
    </w:p>
    <w:p w14:paraId="6C0B3A47" w14:textId="77777777" w:rsidR="007D0FF0" w:rsidRPr="007D0FF0" w:rsidRDefault="007D0FF0" w:rsidP="007D0FF0">
      <w:pPr>
        <w:pStyle w:val="ListParagraph"/>
        <w:ind w:left="360"/>
        <w:jc w:val="both"/>
        <w:rPr>
          <w:rFonts w:asciiTheme="majorHAnsi" w:hAnsiTheme="majorHAnsi" w:cstheme="minorHAnsi"/>
        </w:rPr>
      </w:pPr>
    </w:p>
    <w:p w14:paraId="05C7AA29" w14:textId="23D23319"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 xml:space="preserve">Pexels: Pixels license prohibits its content from been sold, redistributed as part of trademark and manipulating people may not appear in a bad light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&lt;EndNote&gt;&lt;Cite&gt;&lt;Author&gt;Pexels.com&lt;/Author&gt;&lt;Year&gt;2024&lt;/Year&gt;&lt;RecNum&gt;74&lt;/RecNum&gt;&lt;DisplayText&gt;(Pexels.com 2024)&lt;/DisplayText&gt;&lt;record&gt;&lt;rec-number&gt;74&lt;/rec-number&gt;&lt;foreign-keys&gt;&lt;key app="EN" db-id="vr22xts9l0dte4e5w54va9z5xst0ra5ewttv" timestamp="1744658138"&gt;74&lt;/key&gt;&lt;/foreign-keys&gt;&lt;ref-type name="Journal Article"&gt;17&lt;/ref-type&gt;&lt;contributors&gt;&lt;authors&gt;&lt;author&gt;Pexels.com&lt;/author&gt;&lt;/authors&gt;&lt;/contributors&gt;&lt;titles&gt;&lt;title&gt;Pexels License&lt;/title&gt;&lt;/titles&gt;&lt;dates&gt;&lt;year&gt;2024&lt;/year&gt;&lt;/dates&gt;&lt;urls&gt;&lt;related-urls&gt;&lt;url&gt;https://www.pexels.com/license/&lt;/url&gt;&lt;/related-urls&gt;&lt;/urls&gt;&lt;/record&gt;&lt;/Cite&gt;&lt;/EndNote&gt;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(Pexels.com 2024)</w:t>
      </w:r>
      <w:r w:rsidRPr="007D0FF0">
        <w:rPr>
          <w:rFonts w:asciiTheme="majorHAnsi" w:hAnsiTheme="majorHAnsi" w:cstheme="minorHAnsi"/>
        </w:rPr>
        <w:fldChar w:fldCharType="end"/>
      </w:r>
      <w:r w:rsidRPr="007D0FF0">
        <w:rPr>
          <w:rFonts w:asciiTheme="majorHAnsi" w:hAnsiTheme="majorHAnsi" w:cstheme="minorHAnsi"/>
        </w:rPr>
        <w:t xml:space="preserve"> thus this research follows the allowance of modifying of the photos and videos from Pexels without going against the license.</w:t>
      </w:r>
    </w:p>
    <w:p w14:paraId="57D79DD1" w14:textId="77777777" w:rsidR="007D0FF0" w:rsidRPr="007F14C7" w:rsidRDefault="007D0FF0" w:rsidP="00C148A0">
      <w:pPr>
        <w:pStyle w:val="Heading1"/>
        <w:numPr>
          <w:ilvl w:val="1"/>
          <w:numId w:val="1"/>
        </w:numPr>
        <w:jc w:val="both"/>
        <w:rPr>
          <w:rFonts w:cstheme="minorHAnsi"/>
          <w:b/>
          <w:bCs/>
          <w:color w:val="auto"/>
          <w:sz w:val="24"/>
          <w:szCs w:val="24"/>
        </w:rPr>
      </w:pPr>
      <w:bookmarkStart w:id="94" w:name="_Toc204892560"/>
      <w:bookmarkStart w:id="95" w:name="_Toc221191376"/>
      <w:r w:rsidRPr="007F14C7">
        <w:rPr>
          <w:rFonts w:cstheme="minorHAnsi"/>
          <w:b/>
          <w:bCs/>
          <w:color w:val="auto"/>
          <w:sz w:val="24"/>
          <w:szCs w:val="24"/>
        </w:rPr>
        <w:t>Proposed Solutions</w:t>
      </w:r>
      <w:bookmarkEnd w:id="94"/>
      <w:bookmarkEnd w:id="95"/>
    </w:p>
    <w:p w14:paraId="05CE3A3D" w14:textId="660B379C"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 xml:space="preserve">Given that the traditional antivirus engines struggle to detect most of the malware once it is concealed using steganography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&lt;EndNote&gt;&lt;Cite&gt;&lt;Author&gt;Almomani&lt;/Author&gt;&lt;Year&gt;2022&lt;/Year&gt;&lt;RecNum&gt;203&lt;/RecNum&gt;&lt;DisplayText&gt;(Almomani, et al. 2022b)&lt;/DisplayText&gt;&lt;record&gt;&lt;rec-number&gt;203&lt;/rec-number&gt;&lt;foreign-keys&gt;&lt;key app="EN" db-id="wpsfper5z25dafer2vjpetstfzzrdwx2029e" timestamp="1770196630"&gt;203&lt;/key&gt;&lt;/foreign-keys&gt;&lt;ref-type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(Almomani, et al. 2022b)</w:t>
      </w:r>
      <w:r w:rsidRPr="007D0FF0">
        <w:rPr>
          <w:rFonts w:asciiTheme="majorHAnsi" w:hAnsiTheme="majorHAnsi" w:cstheme="minorHAnsi"/>
        </w:rPr>
        <w:fldChar w:fldCharType="end"/>
      </w:r>
      <w:r w:rsidRPr="007D0FF0">
        <w:rPr>
          <w:rFonts w:asciiTheme="majorHAnsi" w:hAnsiTheme="majorHAnsi" w:cstheme="minorHAnsi"/>
        </w:rPr>
        <w:t xml:space="preserve">, this study proposes the development of a hybrid detection model that addresses the gap in the current solutions and the challenge posed by these AI-generated steganography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(Gao, et al. 2022)</w:t>
      </w:r>
      <w:r w:rsidRPr="007D0FF0">
        <w:rPr>
          <w:rFonts w:asciiTheme="majorHAnsi" w:hAnsiTheme="majorHAnsi" w:cstheme="minorHAnsi"/>
        </w:rPr>
        <w:fldChar w:fldCharType="end"/>
      </w:r>
      <w:r w:rsidRPr="007D0FF0">
        <w:rPr>
          <w:rFonts w:asciiTheme="majorHAnsi" w:hAnsiTheme="majorHAnsi" w:cstheme="minorHAnsi"/>
        </w:rPr>
        <w:t xml:space="preserve">. The model integrates enhanced signature-based scanning with machine learning-based anomaly detection and custom created YARA rules. The objective is to create a more resilient and adaptive defence against these evolving threats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(Chang and Echizen 2025)</w:t>
      </w:r>
      <w:r w:rsidRPr="007D0FF0">
        <w:rPr>
          <w:rFonts w:asciiTheme="majorHAnsi" w:hAnsiTheme="majorHAnsi" w:cstheme="minorHAnsi"/>
        </w:rPr>
        <w:fldChar w:fldCharType="end"/>
      </w:r>
      <w:r w:rsidRPr="007D0FF0">
        <w:rPr>
          <w:rFonts w:asciiTheme="majorHAnsi" w:hAnsiTheme="majorHAnsi" w:cstheme="minorHAnsi"/>
        </w:rPr>
        <w:t xml:space="preserve">. </w:t>
      </w:r>
    </w:p>
    <w:p w14:paraId="539CEB6F" w14:textId="77777777" w:rsidR="007D0FF0" w:rsidRPr="007D0FF0" w:rsidRDefault="007D0FF0" w:rsidP="007D0FF0">
      <w:pPr>
        <w:ind w:left="360"/>
        <w:jc w:val="both"/>
        <w:rPr>
          <w:rFonts w:asciiTheme="majorHAnsi" w:hAnsiTheme="majorHAnsi" w:cstheme="minorHAnsi"/>
          <w:b/>
          <w:bCs/>
        </w:rPr>
      </w:pPr>
      <w:r w:rsidRPr="007D0FF0">
        <w:rPr>
          <w:rFonts w:asciiTheme="majorHAnsi" w:hAnsiTheme="majorHAnsi" w:cstheme="minorHAnsi"/>
          <w:b/>
          <w:bCs/>
        </w:rPr>
        <w:t>The proposed solution is composed of two primary components:</w:t>
      </w:r>
    </w:p>
    <w:p w14:paraId="4600E0C8" w14:textId="77777777" w:rsidR="007D0FF0" w:rsidRPr="007D0FF0" w:rsidRDefault="007D0FF0" w:rsidP="007D0FF0">
      <w:pPr>
        <w:pStyle w:val="Heading2"/>
        <w:numPr>
          <w:ilvl w:val="2"/>
          <w:numId w:val="1"/>
        </w:numPr>
        <w:jc w:val="both"/>
        <w:rPr>
          <w:rFonts w:cstheme="minorHAnsi"/>
          <w:color w:val="auto"/>
          <w:sz w:val="24"/>
          <w:szCs w:val="24"/>
        </w:rPr>
      </w:pPr>
      <w:bookmarkStart w:id="96" w:name="_Toc204892561"/>
      <w:bookmarkStart w:id="97" w:name="_Toc221191377"/>
      <w:r w:rsidRPr="007D0FF0">
        <w:rPr>
          <w:rFonts w:cstheme="minorHAnsi"/>
          <w:color w:val="auto"/>
          <w:sz w:val="24"/>
          <w:szCs w:val="24"/>
        </w:rPr>
        <w:t>Enhanced YARA-Based Signature Detection</w:t>
      </w:r>
      <w:bookmarkEnd w:id="96"/>
      <w:bookmarkEnd w:id="97"/>
    </w:p>
    <w:p w14:paraId="2ABC423B" w14:textId="3ED11832"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 xml:space="preserve">The first layer of the proposed solution is a specialized set of custom created YARA rules. YARA is a widely used tool for identifying malware based on textual or binary patterns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(NCCIC 2015)</w:t>
      </w:r>
      <w:r w:rsidRPr="007D0FF0">
        <w:rPr>
          <w:rFonts w:asciiTheme="majorHAnsi" w:hAnsiTheme="majorHAnsi" w:cstheme="minorHAnsi"/>
        </w:rPr>
        <w:fldChar w:fldCharType="end"/>
      </w:r>
      <w:r w:rsidRPr="007D0FF0">
        <w:rPr>
          <w:rFonts w:asciiTheme="majorHAnsi" w:hAnsiTheme="majorHAnsi" w:cstheme="minorHAnsi"/>
        </w:rPr>
        <w:t xml:space="preserve">. However, standard signature-based techniques are often ineffective against polymorphic malware designed to evade detection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&lt;EndNote&gt;&lt;Cite&gt;&lt;Author&gt;Altawil&lt;/Author&gt;&lt;Year&gt;2023&lt;/Year&gt;&lt;RecNum&gt;110&lt;/RecNum&gt;&lt;DisplayText&gt;(Altawil and Youssef 2023; Mirza, et al. 2021)&lt;/DisplayText&gt;&lt;record&gt;&lt;rec-number&gt;110&lt;/rec-number&gt;&lt;foreign-keys&gt;&lt;key app="EN" db-id="vr22xts9l0dte4e5w54va9z5xst0ra5ewttv" timestamp="1749663069"&gt;110&lt;/key&gt;&lt;/foreign-keys&gt;&lt;ref-type name="Journal Article"&gt;17&lt;/ref-type&gt;&lt;contributors&gt;&lt;authors&gt;&lt;author&gt;Altawil, Yara&lt;/author&gt;&lt;author&gt;Youssef, Lama A&lt;/author&gt;&lt;/authors&gt;&lt;/contributors&gt;&lt;titles&gt;&lt;title&gt;Frequencies of VKORC1</w:instrText>
      </w:r>
      <w:r w:rsidRPr="007D0FF0">
        <w:rPr>
          <w:rFonts w:ascii="Cambria Math" w:hAnsi="Cambria Math" w:cs="Cambria Math"/>
        </w:rPr>
        <w:instrText>‐</w:instrText>
      </w:r>
      <w:r w:rsidRPr="007D0FF0">
        <w:rPr>
          <w:rFonts w:asciiTheme="majorHAnsi" w:hAnsiTheme="majorHAnsi" w:cstheme="minorHAnsi"/>
        </w:rPr>
        <w:instrText>1639G&amp;gt; A and rs397509427 in Patients on Warfarin and Healthy Syrian Subjects&lt;/title&gt;&lt;secondary-title&gt;Cardiovascular Therapeutics&lt;/secondary-title&gt;&lt;/titles&gt;&lt;periodical&gt;&lt;full-title&gt;Cardiovascular Therapeutics&lt;/full-title&gt;&lt;/periodical&gt;&lt;pages&gt;8898922&lt;/pages&gt;&lt;volume&gt;2023&lt;/volume&gt;&lt;number&gt;1&lt;/number&gt;&lt;dates&gt;&lt;year&gt;2023&lt;/year&gt;&lt;/dates&gt;&lt;isbn&gt;1755-5922&lt;/isbn&gt;&lt;urls&gt;&lt;/urls&gt;&lt;/record&gt;&lt;/Cite&gt;&lt;Cite&gt;&lt;Author&gt;Mirza&lt;/Author&gt;&lt;Year&gt;2021&lt;/Year&gt;&lt;RecNum&gt;202&lt;/RecNum&gt;&lt;record&gt;&lt;rec-number&gt;202&lt;/rec-number&gt;&lt;foreign-keys&gt;&lt;key app="EN" db-id="wpsfper5z25dafer2vjpetstfzzrdwx2029e" timestamp="1770196420"&gt;202&lt;/key&gt;&lt;/foreign-keys&gt;&lt;ref-type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(Altawil and Youssef 2023; Mirza, et al. 2021)</w:t>
      </w:r>
      <w:r w:rsidRPr="007D0FF0">
        <w:rPr>
          <w:rFonts w:asciiTheme="majorHAnsi" w:hAnsiTheme="majorHAnsi" w:cstheme="minorHAnsi"/>
        </w:rPr>
        <w:fldChar w:fldCharType="end"/>
      </w:r>
      <w:r w:rsidRPr="007D0FF0">
        <w:rPr>
          <w:rFonts w:asciiTheme="majorHAnsi" w:hAnsiTheme="majorHAnsi" w:cstheme="minorHAnsi"/>
        </w:rPr>
        <w:t xml:space="preserve">. Therefore, this component will focus on developing custom YARA rules that specifically target the subtle artifacts of steganography. This involves creating signatures based on predefined patterns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&lt;EndNote&gt;&lt;Cite&gt;&lt;Author&gt;Rajendran&lt;/Author&gt;&lt;Year&gt;2019&lt;/Year&gt;&lt;RecNum&gt;51&lt;/RecNum&gt;&lt;DisplayText&gt;(Rajendran, et al. 2019)&lt;/DisplayText&gt;&lt;record&gt;&lt;rec-number&gt;51&lt;/rec-number&gt;&lt;foreign-keys&gt;&lt;key app="EN" db-id="vr22xts9l0dte4e5w54va9z5xst0ra5ewttv" timestamp="1741859774"&gt;51&lt;/key&gt;&lt;/foreign-keys&gt;&lt;ref-type name="Conference Proceedings"&gt;10&lt;/ref-type&gt;&lt;contributors&gt;&lt;authors&gt;&lt;author&gt;Rajendran, Gowthamaraj&lt;/author&gt;&lt;author&gt;Nivash, RS Ragul&lt;/author&gt;&lt;author&gt;Parthy, Purushotham Parthiban&lt;/author&gt;&lt;author&gt;Balamurugan, S&lt;/author&gt;&lt;/authors&gt;&lt;/contributors&gt;&lt;titles&gt;&lt;title&gt;Modern security threats in the Internet of Things (IoT): Attacks and Countermeasures&lt;/title&gt;&lt;secondary-title&gt;2019 International Carnahan Conference on Security Technology (ICCST)&lt;/secondary-title&gt;&lt;/titles&gt;&lt;pages&gt;1-6&lt;/pages&gt;&lt;dates&gt;&lt;year&gt;2019&lt;/year&gt;&lt;/dates&gt;&lt;publisher&gt;IEEE&lt;/publisher&gt;&lt;isbn&gt;1728115760&lt;/isbn&gt;&lt;urls&gt;&lt;/urls&gt;&lt;/record&gt;&lt;/Cite&gt;&lt;/EndNote&gt;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(Rajendran, et al. 2019)</w:t>
      </w:r>
      <w:r w:rsidRPr="007D0FF0">
        <w:rPr>
          <w:rFonts w:asciiTheme="majorHAnsi" w:hAnsiTheme="majorHAnsi" w:cstheme="minorHAnsi"/>
        </w:rPr>
        <w:fldChar w:fldCharType="end"/>
      </w:r>
      <w:r w:rsidRPr="007D0FF0">
        <w:rPr>
          <w:rFonts w:asciiTheme="majorHAnsi" w:hAnsiTheme="majorHAnsi" w:cstheme="minorHAnsi"/>
        </w:rPr>
        <w:t xml:space="preserve"> associated with steganographic tools, including structural file anomalies, unusual entropy levels, and specific byte sequences indicative of hidden data. This component will serve as a fast and efficient first-pass filter to catch known steganographic malware variants.</w:t>
      </w:r>
    </w:p>
    <w:p w14:paraId="1345A8A7" w14:textId="77777777" w:rsidR="007D0FF0" w:rsidRPr="007D0FF0" w:rsidRDefault="007D0FF0" w:rsidP="007D0FF0">
      <w:pPr>
        <w:pStyle w:val="Heading2"/>
        <w:numPr>
          <w:ilvl w:val="2"/>
          <w:numId w:val="1"/>
        </w:numPr>
        <w:jc w:val="both"/>
        <w:rPr>
          <w:rFonts w:cstheme="minorHAnsi"/>
          <w:color w:val="auto"/>
          <w:sz w:val="24"/>
          <w:szCs w:val="24"/>
        </w:rPr>
      </w:pPr>
      <w:bookmarkStart w:id="98" w:name="_Toc204892562"/>
      <w:bookmarkStart w:id="99" w:name="_Toc221191378"/>
      <w:r w:rsidRPr="007D0FF0">
        <w:rPr>
          <w:rFonts w:cstheme="minorHAnsi"/>
          <w:color w:val="auto"/>
          <w:sz w:val="24"/>
          <w:szCs w:val="24"/>
        </w:rPr>
        <w:t>Machine Learning-Based Anomaly Detection</w:t>
      </w:r>
      <w:bookmarkEnd w:id="98"/>
      <w:bookmarkEnd w:id="99"/>
    </w:p>
    <w:p w14:paraId="7263D2A0" w14:textId="03FECA6D"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 xml:space="preserve">To overcome the limitations of signature-based detection, the second component is an unsupervised machine learning model designed to detect unknown or zero-day steganographic threats. Unsupervised learning is ideal for this task as it excels at discovering hidden patterns and classifying data without pre-existing labels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&lt;EndNote&gt;&lt;Cite&gt;&lt;Author&gt;Alloghani&lt;/Author&gt;&lt;Year&gt;2020&lt;/Year&gt;&lt;RecNum&gt;97&lt;/RecNum&gt;&lt;DisplayText&gt;(Alloghani, et al. 2020)&lt;/DisplayText&gt;&lt;record&gt;&lt;rec-number&gt;97&lt;/rec-number&gt;&lt;foreign-keys&gt;&lt;key app="EN" db-id="vr22xts9l0dte4e5w54va9z5xst0ra5ewttv" timestamp="1749058133"&gt;97&lt;/key&gt;&lt;/foreign-keys&gt;&lt;ref-type name="Journal Article"&gt;17&lt;/ref-type&gt;&lt;contributors&gt;&lt;authors&gt;&lt;author&gt;Alloghani, Mohamed&lt;/author&gt;&lt;author&gt;Al-Jumeily, Dhiya&lt;/author&gt;&lt;author&gt;Mustafina, Jamila&lt;/author&gt;&lt;author&gt;Hussain, Abir&lt;/author&gt;&lt;author&gt;Aljaaf, Ahmed J&lt;/author&gt;&lt;/authors&gt;&lt;/contributors&gt;&lt;titles&gt;&lt;title&gt;A systematic review on supervised and unsupervised machine learning algorithms for data science&lt;/title&gt;&lt;secondary-title&gt;Supervised and unsupervised learning for data science&lt;/secondary-title&gt;&lt;/titles&gt;&lt;periodical&gt;&lt;full-title&gt;Supervised and unsupervised learning for data science&lt;/full-title&gt;&lt;/periodical&gt;&lt;pages&gt;3-21&lt;/pages&gt;&lt;dates&gt;&lt;year&gt;2020&lt;/year&gt;&lt;/dates&gt;&lt;isbn&gt;3030224740&lt;/isbn&gt;&lt;urls&gt;&lt;/urls&gt;&lt;/record&gt;&lt;/Cite&gt;&lt;/EndNote&gt;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(Alloghani, et al. 2020)</w:t>
      </w:r>
      <w:r w:rsidRPr="007D0FF0">
        <w:rPr>
          <w:rFonts w:asciiTheme="majorHAnsi" w:hAnsiTheme="majorHAnsi" w:cstheme="minorHAnsi"/>
        </w:rPr>
        <w:fldChar w:fldCharType="end"/>
      </w:r>
      <w:r w:rsidRPr="007D0FF0">
        <w:rPr>
          <w:rFonts w:asciiTheme="majorHAnsi" w:hAnsiTheme="majorHAnsi" w:cstheme="minorHAnsi"/>
        </w:rPr>
        <w:t xml:space="preserve">. This model will function as an anomaly detection system, learning the statistical characteristics of benign image files to identify outliers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&lt;EndNote&gt;&lt;Cite&gt;&lt;Author&gt;Stoian&lt;/Author&gt;&lt;Year&gt;2020&lt;/Year&gt;&lt;RecNum&gt;99&lt;/RecNum&gt;&lt;DisplayText&gt;(Stoian 2020)&lt;/DisplayText&gt;&lt;record&gt;&lt;rec-number&gt;99&lt;/rec-number&gt;&lt;foreign-keys&gt;&lt;key app="EN" db-id="vr22xts9l0dte4e5w54va9z5xst0ra5ewttv" timestamp="1749059370"&gt;99&lt;/key&gt;&lt;/foreign-keys&gt;&lt;ref-type name="Thesis"&gt;32&lt;/ref-type&gt;&lt;contributors&gt;&lt;authors&gt;&lt;author&gt;Stoian, Nicolas-Alin&lt;/author&gt;&lt;/authors&gt;&lt;/contributors&gt;&lt;titles&gt;&lt;title&gt;Machine learning for anomaly detection in iot networks: Malware analysis on the iot-23 data set&lt;/title&gt;&lt;/titles&gt;&lt;dates&gt;&lt;year&gt;2020&lt;/year&gt;&lt;/dates&gt;&lt;publisher&gt;University of Twente&lt;/publisher&gt;&lt;urls&gt;&lt;/urls&gt;&lt;/record&gt;&lt;/Cite&gt;&lt;/EndNote&gt;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(Stoian 2020)</w:t>
      </w:r>
      <w:r w:rsidRPr="007D0FF0">
        <w:rPr>
          <w:rFonts w:asciiTheme="majorHAnsi" w:hAnsiTheme="majorHAnsi" w:cstheme="minorHAnsi"/>
        </w:rPr>
        <w:fldChar w:fldCharType="end"/>
      </w:r>
      <w:r w:rsidRPr="007D0FF0">
        <w:rPr>
          <w:rFonts w:asciiTheme="majorHAnsi" w:hAnsiTheme="majorHAnsi" w:cstheme="minorHAnsi"/>
        </w:rPr>
        <w:t xml:space="preserve">. It will analyse files for statistical irregularities such as unusual pixel value distributions, entropy pattern variations, and file structure modifications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&lt;EndNote&gt;&lt;Cite&gt;&lt;Author&gt;R.Loganathan&lt;/Author&gt;&lt;Year&gt;2024&lt;/Year&gt;&lt;RecNum&gt;63&lt;/RecNum&gt;&lt;DisplayText&gt;(R.Loganathan 2024)&lt;/DisplayText&gt;&lt;record&gt;&lt;rec-number&gt;63&lt;/rec-number&gt;&lt;foreign-keys&gt;&lt;key app="EN" db-id="vr22xts9l0dte4e5w54va9z5xst0ra5ewttv" timestamp="1743586880"&gt;63&lt;/key&gt;&lt;/foreign-keys&gt;&lt;ref-type name="Journal Article"&gt;17&lt;/ref-type&gt;&lt;contributors&gt;&lt;authors&gt;&lt;author&gt;R.Loganathan, P.Muthu Pandiyan, S.Raja, L.Kumaresan, B.Gokul&lt;/author&gt;&lt;/authors&gt;&lt;/contributors&gt;&lt;titles&gt;&lt;title&gt;Anomaly Based Malware Detection Using Machine &amp;#xD;Learning&lt;/title&gt;&lt;/titles&gt;&lt;volume&gt;Volume 9&lt;/volume&gt;&lt;number&gt;Issue 9&lt;/number&gt;&lt;dates&gt;&lt;year&gt;2024&lt;/year&gt;&lt;/dates&gt;&lt;isbn&gt;2456-3315&lt;/isbn&gt;&lt;urls&gt;&lt;related-urls&gt;&lt;url&gt;https://ijrti.org/papers/IJRTI2409003.pdf&lt;/url&gt;&lt;/related-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(R.Loganathan 2024)</w:t>
      </w:r>
      <w:r w:rsidRPr="007D0FF0">
        <w:rPr>
          <w:rFonts w:asciiTheme="majorHAnsi" w:hAnsiTheme="majorHAnsi" w:cstheme="minorHAnsi"/>
        </w:rPr>
        <w:fldChar w:fldCharType="end"/>
      </w:r>
      <w:r w:rsidRPr="007D0FF0">
        <w:rPr>
          <w:rFonts w:asciiTheme="majorHAnsi" w:hAnsiTheme="majorHAnsi" w:cstheme="minorHAnsi"/>
        </w:rPr>
        <w:t>. This allows the system to flag those steganographic techniques that would otherwise go unnoticed.</w:t>
      </w:r>
    </w:p>
    <w:p w14:paraId="7A943AA9" w14:textId="77777777" w:rsidR="007D0FF0" w:rsidRPr="007D0FF0" w:rsidRDefault="007D0FF0" w:rsidP="007D0FF0">
      <w:pPr>
        <w:pStyle w:val="Heading2"/>
        <w:numPr>
          <w:ilvl w:val="2"/>
          <w:numId w:val="1"/>
        </w:numPr>
        <w:jc w:val="both"/>
        <w:rPr>
          <w:rFonts w:cstheme="minorHAnsi"/>
          <w:color w:val="auto"/>
          <w:sz w:val="24"/>
          <w:szCs w:val="24"/>
        </w:rPr>
      </w:pPr>
      <w:bookmarkStart w:id="100" w:name="_Toc204892563"/>
      <w:bookmarkStart w:id="101" w:name="_Toc221191379"/>
      <w:r w:rsidRPr="007D0FF0">
        <w:rPr>
          <w:rFonts w:cstheme="minorHAnsi"/>
          <w:color w:val="auto"/>
          <w:sz w:val="24"/>
          <w:szCs w:val="24"/>
        </w:rPr>
        <w:t>Integrated Two-Step Pipeline</w:t>
      </w:r>
      <w:bookmarkEnd w:id="100"/>
      <w:bookmarkEnd w:id="101"/>
    </w:p>
    <w:p w14:paraId="239B4D06"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The final proposed solution is a two-step detection pipeline that combines these components to maximize both efficiency and accuracy of steganography detection.</w:t>
      </w:r>
    </w:p>
    <w:p w14:paraId="17E69AC0"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 xml:space="preserve">In short, the model will follow these: </w:t>
      </w:r>
    </w:p>
    <w:p w14:paraId="04CB7ABD" w14:textId="77777777" w:rsidR="007D0FF0" w:rsidRPr="007D0FF0" w:rsidRDefault="007D0FF0" w:rsidP="007D0FF0">
      <w:pPr>
        <w:numPr>
          <w:ilvl w:val="0"/>
          <w:numId w:val="36"/>
        </w:numPr>
        <w:tabs>
          <w:tab w:val="clear" w:pos="720"/>
        </w:tabs>
        <w:jc w:val="both"/>
        <w:rPr>
          <w:rFonts w:asciiTheme="majorHAnsi" w:hAnsiTheme="majorHAnsi" w:cstheme="minorHAnsi"/>
        </w:rPr>
      </w:pPr>
      <w:r w:rsidRPr="007D0FF0">
        <w:rPr>
          <w:rFonts w:asciiTheme="majorHAnsi" w:hAnsiTheme="majorHAnsi" w:cstheme="minorHAnsi"/>
          <w:b/>
          <w:bCs/>
        </w:rPr>
        <w:t>Initial Scan:</w:t>
      </w:r>
      <w:r w:rsidRPr="007D0FF0">
        <w:rPr>
          <w:rFonts w:asciiTheme="majorHAnsi" w:hAnsiTheme="majorHAnsi" w:cstheme="minorHAnsi"/>
        </w:rPr>
        <w:t xml:space="preserve"> All files are first scanned using the custom YARA rule set for a rapid assessment against known indicators.</w:t>
      </w:r>
    </w:p>
    <w:p w14:paraId="0D3066FA" w14:textId="77777777" w:rsidR="007D0FF0" w:rsidRPr="007D0FF0" w:rsidRDefault="007D0FF0" w:rsidP="007D0FF0">
      <w:pPr>
        <w:numPr>
          <w:ilvl w:val="0"/>
          <w:numId w:val="36"/>
        </w:numPr>
        <w:tabs>
          <w:tab w:val="clear" w:pos="720"/>
        </w:tabs>
        <w:jc w:val="both"/>
        <w:rPr>
          <w:rFonts w:asciiTheme="majorHAnsi" w:hAnsiTheme="majorHAnsi" w:cstheme="minorHAnsi"/>
        </w:rPr>
      </w:pPr>
      <w:r w:rsidRPr="007D0FF0">
        <w:rPr>
          <w:rFonts w:asciiTheme="majorHAnsi" w:hAnsiTheme="majorHAnsi" w:cstheme="minorHAnsi"/>
          <w:b/>
          <w:bCs/>
        </w:rPr>
        <w:t>Deep Analysis:</w:t>
      </w:r>
      <w:r w:rsidRPr="007D0FF0">
        <w:rPr>
          <w:rFonts w:asciiTheme="majorHAnsi" w:hAnsiTheme="majorHAnsi" w:cstheme="minorHAnsi"/>
        </w:rPr>
        <w:t xml:space="preserve"> Files flagged by YARA, or any file requiring deeper inspection, are passed to the machine learning model for in-depth anomaly detection.</w:t>
      </w:r>
    </w:p>
    <w:p w14:paraId="14EB2EC8" w14:textId="7D8DDEE3"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 xml:space="preserve">This hybrid approach, integrating YARA rules with machine learning, is hypothesized to yield better detection results while reducing false positives  </w:t>
      </w:r>
      <w:r w:rsidRPr="007D0FF0">
        <w:rPr>
          <w:rFonts w:asciiTheme="majorHAnsi" w:hAnsiTheme="majorHAnsi" w:cstheme="minorHAnsi"/>
        </w:rPr>
        <w:fldChar w:fldCharType="begin"/>
      </w:r>
      <w:r w:rsidRPr="007D0FF0">
        <w:rPr>
          <w:rFonts w:asciiTheme="majorHAnsi" w:hAnsiTheme="majorHAnsi" w:cstheme="minorHAnsi"/>
        </w:rPr>
        <w:instrText xml:space="preserve"> ADDIN EN.CITE &lt;EndNote&gt;&lt;Cite&gt;&lt;Author&gt;Hammadeh&lt;/Author&gt;&lt;Year&gt;2023&lt;/Year&gt;&lt;RecNum&gt;207&lt;/RecNum&gt;&lt;DisplayText&gt;(Hammadeh and Kavitha 2023)&lt;/DisplayText&gt;&lt;record&gt;&lt;rec-number&gt;207&lt;/rec-number&gt;&lt;foreign-keys&gt;&lt;key app="EN" db-id="wpsfper5z25dafer2vjpetstfzzrdwx2029e" timestamp="1770197987"&gt;207&lt;/key&gt;&lt;/foreign-keys&gt;&lt;ref-type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7D0FF0">
        <w:rPr>
          <w:rFonts w:asciiTheme="majorHAnsi" w:hAnsiTheme="majorHAnsi" w:cstheme="minorHAnsi"/>
        </w:rPr>
        <w:fldChar w:fldCharType="separate"/>
      </w:r>
      <w:r w:rsidRPr="007D0FF0">
        <w:rPr>
          <w:rFonts w:asciiTheme="majorHAnsi" w:hAnsiTheme="majorHAnsi" w:cstheme="minorHAnsi"/>
          <w:noProof/>
        </w:rPr>
        <w:t>(Hammadeh and Kavitha 2023)</w:t>
      </w:r>
      <w:r w:rsidRPr="007D0FF0">
        <w:rPr>
          <w:rFonts w:asciiTheme="majorHAnsi" w:hAnsiTheme="majorHAnsi" w:cstheme="minorHAnsi"/>
        </w:rPr>
        <w:fldChar w:fldCharType="end"/>
      </w:r>
      <w:r w:rsidRPr="007D0FF0">
        <w:rPr>
          <w:rFonts w:asciiTheme="majorHAnsi" w:hAnsiTheme="majorHAnsi" w:cstheme="minorHAnsi"/>
        </w:rPr>
        <w:t>.</w:t>
      </w:r>
    </w:p>
    <w:p w14:paraId="1D6E7DB5" w14:textId="77777777" w:rsidR="007D0FF0" w:rsidRPr="007F14C7" w:rsidRDefault="007D0FF0" w:rsidP="00C148A0">
      <w:pPr>
        <w:pStyle w:val="Heading1"/>
        <w:numPr>
          <w:ilvl w:val="1"/>
          <w:numId w:val="1"/>
        </w:numPr>
        <w:jc w:val="both"/>
        <w:rPr>
          <w:rFonts w:cstheme="minorHAnsi"/>
          <w:b/>
          <w:bCs/>
          <w:color w:val="auto"/>
          <w:sz w:val="24"/>
          <w:szCs w:val="24"/>
        </w:rPr>
      </w:pPr>
      <w:bookmarkStart w:id="102" w:name="_Toc204892564"/>
      <w:bookmarkStart w:id="103" w:name="_Toc221191380"/>
      <w:r w:rsidRPr="007F14C7">
        <w:rPr>
          <w:rFonts w:cstheme="minorHAnsi"/>
          <w:b/>
          <w:bCs/>
          <w:color w:val="auto"/>
          <w:sz w:val="24"/>
          <w:szCs w:val="24"/>
        </w:rPr>
        <w:t>Chapter Summary.</w:t>
      </w:r>
      <w:bookmarkEnd w:id="102"/>
      <w:bookmarkEnd w:id="103"/>
    </w:p>
    <w:p w14:paraId="32D9546F"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This section provides a structured overview of the research presented in the preceding chapters, detailing the progression from problem identification to proposed solutions and empirical validation.</w:t>
      </w:r>
    </w:p>
    <w:p w14:paraId="5688EB55" w14:textId="77777777" w:rsidR="007D0FF0" w:rsidRPr="007D0FF0" w:rsidRDefault="007D0FF0" w:rsidP="007D0FF0">
      <w:pPr>
        <w:ind w:left="360"/>
        <w:jc w:val="both"/>
        <w:rPr>
          <w:rFonts w:asciiTheme="majorHAnsi" w:hAnsiTheme="majorHAnsi" w:cstheme="minorHAnsi"/>
        </w:rPr>
      </w:pPr>
    </w:p>
    <w:p w14:paraId="5DB900E1" w14:textId="77777777" w:rsidR="007D0FF0" w:rsidRPr="007D0FF0" w:rsidRDefault="007D0FF0" w:rsidP="007D0FF0">
      <w:pPr>
        <w:pStyle w:val="Heading2"/>
        <w:numPr>
          <w:ilvl w:val="2"/>
          <w:numId w:val="1"/>
        </w:numPr>
        <w:jc w:val="both"/>
        <w:rPr>
          <w:rFonts w:cstheme="minorHAnsi"/>
          <w:color w:val="auto"/>
          <w:sz w:val="24"/>
          <w:szCs w:val="24"/>
        </w:rPr>
      </w:pPr>
      <w:bookmarkStart w:id="104" w:name="_Toc204892565"/>
      <w:bookmarkStart w:id="105" w:name="_Toc221191381"/>
      <w:r w:rsidRPr="007D0FF0">
        <w:rPr>
          <w:rFonts w:cstheme="minorHAnsi"/>
          <w:color w:val="auto"/>
          <w:sz w:val="24"/>
          <w:szCs w:val="24"/>
        </w:rPr>
        <w:t>Chapter 1: Proposal</w:t>
      </w:r>
      <w:bookmarkEnd w:id="104"/>
      <w:bookmarkEnd w:id="105"/>
    </w:p>
    <w:p w14:paraId="1D63B240"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Chapter 1 introduces the escalating cybersecurity challenge posed by AI-generated steganographic malware. It establishes the context wherein advanced artificial intelligence, particularly large language models, facilitates the development of steganographic malware that can be concealed within benign digital files, primarily images. The inherent difficulty of detecting such concealed threats with traditional antivirus solutions, which often fail once malware is embedded, is highlighted as a significant problem. The chapter explains the primary aim of this study which is to evaluate and enhance the detection capabilities of open-source antivirus solutions against AI-generated steganographic malware, with a specific focus on improving YARA's efficacy through the integration of machine learning-based anomaly detection.</w:t>
      </w:r>
    </w:p>
    <w:p w14:paraId="14B9F40E" w14:textId="77777777" w:rsidR="007D0FF0" w:rsidRPr="007D0FF0" w:rsidRDefault="007D0FF0" w:rsidP="007D0FF0">
      <w:pPr>
        <w:pStyle w:val="Heading2"/>
        <w:numPr>
          <w:ilvl w:val="2"/>
          <w:numId w:val="1"/>
        </w:numPr>
        <w:jc w:val="both"/>
        <w:rPr>
          <w:rFonts w:cstheme="minorHAnsi"/>
          <w:color w:val="auto"/>
          <w:sz w:val="24"/>
          <w:szCs w:val="24"/>
        </w:rPr>
      </w:pPr>
      <w:bookmarkStart w:id="106" w:name="_Toc204892566"/>
      <w:bookmarkStart w:id="107" w:name="_Toc221191382"/>
      <w:r w:rsidRPr="007D0FF0">
        <w:rPr>
          <w:rFonts w:cstheme="minorHAnsi"/>
          <w:color w:val="auto"/>
          <w:sz w:val="24"/>
          <w:szCs w:val="24"/>
        </w:rPr>
        <w:t>Chapter 2: Literature Review</w:t>
      </w:r>
      <w:bookmarkEnd w:id="106"/>
      <w:bookmarkEnd w:id="107"/>
    </w:p>
    <w:p w14:paraId="3CD47668"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Chapter 2 will systematically review existing literature in steganography and malware detection. It will trace the evolution of steganographic techniques from historical practices to advanced digital methods, emphasizing the shift towards AI-driven concealment. The limitations of current antivirus solutions, particularly their susceptibility to advanced concealment techniques and their reliance on signature-based detection, are thoroughly examined. Furthermore, the chapter will detail the specific challenges associated with detecting steganographic malware, noting the ineffectiveness of existing anti-malware tools against concealed malicious content. The capabilities and inherent limitations of YARA, particularly its struggle against evolving and evasive threats, will also be discussed. Finally, the chapter will explore emerging solutions, such as machine learning-based anomaly detection, as promising sides for enhancing detection capabilities.</w:t>
      </w:r>
    </w:p>
    <w:p w14:paraId="3DCF4BE6" w14:textId="77777777" w:rsidR="007D0FF0" w:rsidRPr="007D0FF0" w:rsidRDefault="007D0FF0" w:rsidP="007D0FF0">
      <w:pPr>
        <w:ind w:left="360"/>
        <w:jc w:val="both"/>
        <w:rPr>
          <w:rFonts w:asciiTheme="majorHAnsi" w:hAnsiTheme="majorHAnsi" w:cstheme="minorHAnsi"/>
        </w:rPr>
      </w:pPr>
    </w:p>
    <w:p w14:paraId="549F8168" w14:textId="77777777" w:rsidR="007D0FF0" w:rsidRPr="007D0FF0" w:rsidRDefault="007D0FF0" w:rsidP="007D0FF0">
      <w:pPr>
        <w:pStyle w:val="Heading2"/>
        <w:numPr>
          <w:ilvl w:val="2"/>
          <w:numId w:val="1"/>
        </w:numPr>
        <w:jc w:val="both"/>
        <w:rPr>
          <w:rFonts w:cstheme="minorHAnsi"/>
          <w:color w:val="auto"/>
          <w:sz w:val="24"/>
          <w:szCs w:val="24"/>
        </w:rPr>
      </w:pPr>
      <w:bookmarkStart w:id="108" w:name="_Toc204892567"/>
      <w:bookmarkStart w:id="109" w:name="_Toc221191383"/>
      <w:r w:rsidRPr="007D0FF0">
        <w:rPr>
          <w:rFonts w:cstheme="minorHAnsi"/>
          <w:color w:val="auto"/>
          <w:sz w:val="24"/>
          <w:szCs w:val="24"/>
        </w:rPr>
        <w:t>Chapter 3: Research Methodology</w:t>
      </w:r>
      <w:bookmarkEnd w:id="108"/>
      <w:bookmarkEnd w:id="109"/>
    </w:p>
    <w:p w14:paraId="06345E3B"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Chapter 3 will outline the methodological framework employed in this study. It will detail an experimental design utilizing a primarily quantitative approach to measure key performance indicators such as detection rates, false positive ratios, and processing efficiency. The methodology will incorporate a mixed-methods approach, encompassing technical analysis of malware samples, performance evaluation of detection systems, comparative assessment against benchmark datasets, and iterative development of enhanced detection methodologies. Furthermore, the chapter will specify the data collection and sampling strategy, which includes acquiring samples from public malware repositories, generating custom AI-driven steganographic malware, and utilizing benign media collections to establish baseline characteristics.</w:t>
      </w:r>
    </w:p>
    <w:p w14:paraId="220FC30B" w14:textId="77777777" w:rsidR="007D0FF0" w:rsidRPr="007D0FF0" w:rsidRDefault="007D0FF0" w:rsidP="007D0FF0">
      <w:pPr>
        <w:ind w:left="360"/>
        <w:jc w:val="both"/>
        <w:rPr>
          <w:rFonts w:asciiTheme="majorHAnsi" w:hAnsiTheme="majorHAnsi" w:cstheme="minorHAnsi"/>
        </w:rPr>
      </w:pPr>
    </w:p>
    <w:p w14:paraId="51BA4D05" w14:textId="77777777" w:rsidR="007D0FF0" w:rsidRPr="007D0FF0" w:rsidRDefault="007D0FF0" w:rsidP="007D0FF0">
      <w:pPr>
        <w:pStyle w:val="Heading2"/>
        <w:numPr>
          <w:ilvl w:val="2"/>
          <w:numId w:val="1"/>
        </w:numPr>
        <w:jc w:val="both"/>
        <w:rPr>
          <w:rFonts w:cstheme="minorHAnsi"/>
          <w:color w:val="auto"/>
          <w:sz w:val="24"/>
          <w:szCs w:val="24"/>
        </w:rPr>
      </w:pPr>
      <w:bookmarkStart w:id="110" w:name="_Toc204892568"/>
      <w:bookmarkStart w:id="111" w:name="_Toc221191384"/>
      <w:r w:rsidRPr="007D0FF0">
        <w:rPr>
          <w:rFonts w:cstheme="minorHAnsi"/>
          <w:color w:val="auto"/>
          <w:sz w:val="24"/>
          <w:szCs w:val="24"/>
        </w:rPr>
        <w:t>Chapter 4: Empirical Study</w:t>
      </w:r>
      <w:bookmarkEnd w:id="110"/>
      <w:bookmarkEnd w:id="111"/>
    </w:p>
    <w:p w14:paraId="7329925A" w14:textId="77777777" w:rsidR="007D0FF0" w:rsidRPr="007D0FF0" w:rsidRDefault="007D0FF0" w:rsidP="007D0FF0">
      <w:pPr>
        <w:ind w:left="360"/>
        <w:jc w:val="both"/>
        <w:rPr>
          <w:rFonts w:asciiTheme="majorHAnsi" w:hAnsiTheme="majorHAnsi" w:cstheme="minorHAnsi"/>
        </w:rPr>
      </w:pPr>
      <w:r w:rsidRPr="007D0FF0">
        <w:rPr>
          <w:rFonts w:asciiTheme="majorHAnsi" w:hAnsiTheme="majorHAnsi" w:cstheme="minorHAnsi"/>
        </w:rPr>
        <w:t xml:space="preserve">Chapter 4 will describe the practical implementation and experimental phases of the research. It will detail the initial analysis of existing antivirus solutions using tools like Virus Total to establish a baseline of detection capabilities against known steganographic malware. Subsequently, then elaborates on the signature development phase, including the creation of customized YARA rules specifically targeting steganographic indicators, the development of syntactic-based signatures, and the implementation of analysis methodologies. A significant portion is dedicated to the machine learning integration phase, outlining the development and training of machine learning models to identify statistical anomalies such as unusual pixel value distributions, entropy variations, and file structure modifications. The chapter will conclude by describing the hybrid system implementation, integrating the enhanced YARA-based detection with the machine learning anomaly detection into a two-step process designed to maximize detection and minimize false alarms. The software tools and experimental setup, including the use of YARA Framework, </w:t>
      </w:r>
      <w:proofErr w:type="spellStart"/>
      <w:r w:rsidRPr="007D0FF0">
        <w:rPr>
          <w:rFonts w:asciiTheme="majorHAnsi" w:hAnsiTheme="majorHAnsi" w:cstheme="minorHAnsi"/>
        </w:rPr>
        <w:t>VirusTotal</w:t>
      </w:r>
      <w:proofErr w:type="spellEnd"/>
      <w:r w:rsidRPr="007D0FF0">
        <w:rPr>
          <w:rFonts w:asciiTheme="majorHAnsi" w:hAnsiTheme="majorHAnsi" w:cstheme="minorHAnsi"/>
        </w:rPr>
        <w:t xml:space="preserve"> API, TensorFlow, PyTorch, and isolated virtual machines, will also be detailed.</w:t>
      </w:r>
    </w:p>
    <w:p w14:paraId="1CE08939" w14:textId="77777777" w:rsidR="007D0FF0" w:rsidRPr="007D0FF0" w:rsidRDefault="007D0FF0" w:rsidP="007D0FF0">
      <w:pPr>
        <w:ind w:left="360"/>
        <w:jc w:val="both"/>
        <w:rPr>
          <w:rFonts w:asciiTheme="majorHAnsi" w:hAnsiTheme="majorHAnsi" w:cstheme="minorHAnsi"/>
        </w:rPr>
      </w:pPr>
    </w:p>
    <w:p w14:paraId="6CFD135D" w14:textId="77777777" w:rsidR="007D0FF0" w:rsidRPr="007D0FF0" w:rsidRDefault="007D0FF0" w:rsidP="007D0FF0">
      <w:pPr>
        <w:pStyle w:val="Heading2"/>
        <w:numPr>
          <w:ilvl w:val="2"/>
          <w:numId w:val="1"/>
        </w:numPr>
        <w:jc w:val="both"/>
        <w:rPr>
          <w:rFonts w:cstheme="minorHAnsi"/>
          <w:color w:val="auto"/>
          <w:sz w:val="24"/>
          <w:szCs w:val="24"/>
        </w:rPr>
      </w:pPr>
      <w:bookmarkStart w:id="112" w:name="_Toc204892569"/>
      <w:bookmarkStart w:id="113" w:name="_Toc221191385"/>
      <w:r w:rsidRPr="007D0FF0">
        <w:rPr>
          <w:rFonts w:cstheme="minorHAnsi"/>
          <w:color w:val="auto"/>
          <w:sz w:val="24"/>
          <w:szCs w:val="24"/>
        </w:rPr>
        <w:t>Chapter 5: Research Findings</w:t>
      </w:r>
      <w:bookmarkEnd w:id="112"/>
      <w:bookmarkEnd w:id="113"/>
    </w:p>
    <w:p w14:paraId="43DCD7D0" w14:textId="7777777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 xml:space="preserve">Chapter 5 will present the empirical findings derived from the experimental study. Further detailing the performance of the developed hybrid detection system against AI-generated steganographic malware samples. It will quantitatively present the achieved detection rates, false positive ratios, and processing efficiency, providing a comprehensive assessment of the system's effectiveness. The chapter will also offer comparative analyses, benchmarking the performance of the proposed hybrid model against existing solutions and conventional detection methods. </w:t>
      </w:r>
    </w:p>
    <w:p w14:paraId="0A501850" w14:textId="77777777" w:rsidR="007D0FF0" w:rsidRPr="007D0FF0" w:rsidRDefault="007D0FF0" w:rsidP="007D0FF0">
      <w:pPr>
        <w:pStyle w:val="ListParagraph"/>
        <w:ind w:left="360"/>
        <w:jc w:val="both"/>
        <w:rPr>
          <w:rFonts w:asciiTheme="majorHAnsi" w:hAnsiTheme="majorHAnsi" w:cstheme="minorHAnsi"/>
        </w:rPr>
      </w:pPr>
    </w:p>
    <w:p w14:paraId="3DC16F0F" w14:textId="77777777" w:rsidR="007D0FF0" w:rsidRPr="007D0FF0" w:rsidRDefault="007D0FF0" w:rsidP="007D0FF0">
      <w:pPr>
        <w:pStyle w:val="Heading2"/>
        <w:numPr>
          <w:ilvl w:val="2"/>
          <w:numId w:val="1"/>
        </w:numPr>
        <w:jc w:val="both"/>
        <w:rPr>
          <w:rFonts w:cstheme="minorHAnsi"/>
          <w:color w:val="auto"/>
          <w:sz w:val="24"/>
          <w:szCs w:val="24"/>
        </w:rPr>
      </w:pPr>
      <w:bookmarkStart w:id="114" w:name="_Toc204892570"/>
      <w:bookmarkStart w:id="115" w:name="_Toc221191386"/>
      <w:r w:rsidRPr="007D0FF0">
        <w:rPr>
          <w:rFonts w:cstheme="minorHAnsi"/>
          <w:color w:val="auto"/>
          <w:sz w:val="24"/>
          <w:szCs w:val="24"/>
        </w:rPr>
        <w:t>Chapter 6: Conclusion</w:t>
      </w:r>
      <w:bookmarkEnd w:id="114"/>
      <w:bookmarkEnd w:id="115"/>
    </w:p>
    <w:p w14:paraId="1F2004C9" w14:textId="40CE5C8E" w:rsidR="0060752D" w:rsidRPr="007D0FF0" w:rsidRDefault="007D0FF0" w:rsidP="007D0FF0">
      <w:pPr>
        <w:ind w:left="283"/>
        <w:jc w:val="both"/>
        <w:rPr>
          <w:rFonts w:asciiTheme="majorHAnsi" w:hAnsiTheme="majorHAnsi" w:cstheme="minorHAnsi"/>
        </w:rPr>
      </w:pPr>
      <w:r w:rsidRPr="007D0FF0">
        <w:rPr>
          <w:rFonts w:asciiTheme="majorHAnsi" w:hAnsiTheme="majorHAnsi" w:cstheme="minorHAnsi"/>
        </w:rPr>
        <w:t>Chapter 6 will detail the core contributions and implications of the research. It will show how the study successfully addresses the identified gap in current antivirus solutions' ability to detect AI-generated steganographic malware. The chapter will further summarize the effectiveness of the developed hybrid model, which combines customized YARA rules with machine learning-based anomaly detection, in enhancing detection rates and reducing false positives against sophisticated steganographic techniques. Emphasising in the dual impact of the research, contributing to both theoretical understanding through the development of a comprehensive analysis framework and practical through enhanced open-source detection methodologies and finally discuss the significance of these findings for the cybersecurity community and outlines potential directions for future research in this continuously evolving threat landscape</w:t>
      </w:r>
    </w:p>
    <w:p w14:paraId="1AB4AD20" w14:textId="44A9FD0F" w:rsidR="007D0FF0" w:rsidRPr="007F14C7" w:rsidRDefault="007D0FF0" w:rsidP="00C148A0">
      <w:pPr>
        <w:pStyle w:val="Heading1"/>
        <w:numPr>
          <w:ilvl w:val="1"/>
          <w:numId w:val="1"/>
        </w:numPr>
        <w:jc w:val="both"/>
        <w:rPr>
          <w:rFonts w:cstheme="minorHAnsi"/>
          <w:b/>
          <w:bCs/>
          <w:color w:val="auto"/>
          <w:sz w:val="24"/>
          <w:szCs w:val="24"/>
        </w:rPr>
      </w:pPr>
      <w:bookmarkStart w:id="116" w:name="_Toc204892571"/>
      <w:bookmarkStart w:id="117" w:name="_Toc221191387"/>
      <w:r w:rsidRPr="007F14C7">
        <w:rPr>
          <w:rFonts w:cstheme="minorHAnsi"/>
          <w:b/>
          <w:bCs/>
          <w:color w:val="auto"/>
          <w:sz w:val="24"/>
          <w:szCs w:val="24"/>
        </w:rPr>
        <w:t>Summary</w:t>
      </w:r>
      <w:bookmarkEnd w:id="116"/>
      <w:bookmarkEnd w:id="117"/>
    </w:p>
    <w:p w14:paraId="20626D75" w14:textId="7777777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The proposed research addresses a gap in current AV solutions in detecting Ai-generated steganography malware by developing enhanced methodologies for detecting these malwares. Through a hybrid approach combining custom YARA rules and machine learning-based anomaly detection, this study aims to improve detection rates against current stegomalware techniques that currently evade conventional antivirus solutions.</w:t>
      </w:r>
    </w:p>
    <w:p w14:paraId="7B0DEA42" w14:textId="77777777" w:rsidR="007D0FF0" w:rsidRPr="007D0FF0" w:rsidRDefault="007D0FF0" w:rsidP="007D0FF0">
      <w:pPr>
        <w:pStyle w:val="ListParagraph"/>
        <w:ind w:left="360"/>
        <w:jc w:val="both"/>
        <w:rPr>
          <w:rFonts w:asciiTheme="majorHAnsi" w:hAnsiTheme="majorHAnsi" w:cstheme="minorHAnsi"/>
        </w:rPr>
      </w:pPr>
    </w:p>
    <w:p w14:paraId="5FE0CE20" w14:textId="7777777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The study will maintain a focus on academic advancement and practical application, ensuring that findings contribute to both theoretical understanding and real-world improvements. By targeting open-source solutions, the research outcomes will be accessible to the broader cybersecurity community, maximizing potential impact and adoption.</w:t>
      </w:r>
    </w:p>
    <w:p w14:paraId="4E508E0C" w14:textId="77777777" w:rsidR="007D0FF0" w:rsidRPr="007D0FF0" w:rsidRDefault="007D0FF0" w:rsidP="007D0FF0">
      <w:pPr>
        <w:pStyle w:val="ListParagraph"/>
        <w:ind w:left="360"/>
        <w:jc w:val="both"/>
        <w:rPr>
          <w:rFonts w:asciiTheme="majorHAnsi" w:hAnsiTheme="majorHAnsi" w:cstheme="minorHAnsi"/>
        </w:rPr>
      </w:pPr>
    </w:p>
    <w:p w14:paraId="036635D5" w14:textId="77777777" w:rsidR="007D0FF0" w:rsidRPr="007D0FF0" w:rsidRDefault="007D0FF0" w:rsidP="007D0FF0">
      <w:pPr>
        <w:pStyle w:val="ListParagraph"/>
        <w:ind w:left="360"/>
        <w:jc w:val="both"/>
        <w:rPr>
          <w:rFonts w:asciiTheme="majorHAnsi" w:hAnsiTheme="majorHAnsi" w:cstheme="minorHAnsi"/>
        </w:rPr>
      </w:pPr>
      <w:r w:rsidRPr="007D0FF0">
        <w:rPr>
          <w:rFonts w:asciiTheme="majorHAnsi" w:hAnsiTheme="majorHAnsi" w:cstheme="minorHAnsi"/>
        </w:rPr>
        <w:t>This research represents a timely and necessary response to this evolving challenge, with potential benefits for organizations across sectors and individual users alike.</w:t>
      </w:r>
    </w:p>
    <w:p w14:paraId="763D7138" w14:textId="03AD142D" w:rsidR="007D0FF0" w:rsidRPr="007D0FF0" w:rsidRDefault="007D0FF0" w:rsidP="007D0FF0">
      <w:pPr>
        <w:jc w:val="both"/>
        <w:rPr>
          <w:rFonts w:asciiTheme="majorHAnsi" w:hAnsiTheme="majorHAnsi"/>
        </w:rPr>
      </w:pPr>
      <w:r w:rsidRPr="007D0FF0">
        <w:rPr>
          <w:rFonts w:asciiTheme="majorHAnsi" w:hAnsiTheme="majorHAnsi"/>
        </w:rPr>
        <w:br w:type="page"/>
      </w:r>
    </w:p>
    <w:p w14:paraId="48DE1673" w14:textId="77777777" w:rsidR="007D0FF0" w:rsidRPr="007F14C7" w:rsidRDefault="007D0FF0" w:rsidP="00C148A0">
      <w:pPr>
        <w:pStyle w:val="Heading1"/>
        <w:rPr>
          <w:color w:val="auto"/>
        </w:rPr>
      </w:pPr>
      <w:bookmarkStart w:id="118" w:name="_Toc221191388"/>
      <w:r w:rsidRPr="007F14C7">
        <w:rPr>
          <w:color w:val="auto"/>
        </w:rPr>
        <w:t>Chapter 2: Literature review</w:t>
      </w:r>
      <w:bookmarkEnd w:id="118"/>
    </w:p>
    <w:p w14:paraId="0B10283A" w14:textId="77777777" w:rsidR="007D0FF0" w:rsidRPr="007F14C7" w:rsidRDefault="007D0FF0" w:rsidP="007D0FF0">
      <w:pPr>
        <w:pStyle w:val="Heading1"/>
        <w:jc w:val="both"/>
        <w:rPr>
          <w:rFonts w:cs="Arial"/>
          <w:b/>
          <w:bCs/>
          <w:color w:val="auto"/>
          <w:sz w:val="24"/>
          <w:szCs w:val="24"/>
        </w:rPr>
      </w:pPr>
      <w:bookmarkStart w:id="119" w:name="_Toc213429854"/>
      <w:bookmarkStart w:id="120" w:name="_Toc221191389"/>
      <w:r w:rsidRPr="007F14C7">
        <w:rPr>
          <w:rFonts w:cs="Arial"/>
          <w:b/>
          <w:bCs/>
          <w:color w:val="auto"/>
          <w:sz w:val="24"/>
          <w:szCs w:val="24"/>
        </w:rPr>
        <w:t>2.1. Introduction</w:t>
      </w:r>
      <w:bookmarkEnd w:id="119"/>
      <w:bookmarkEnd w:id="120"/>
    </w:p>
    <w:p w14:paraId="05E3E282"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Recent advances in generative Artificial Intelligence </w:t>
      </w:r>
      <w:r w:rsidRPr="007D0FF0">
        <w:rPr>
          <w:rFonts w:asciiTheme="majorHAnsi" w:hAnsiTheme="majorHAnsi" w:cs="Arial"/>
        </w:rPr>
        <w:fldChar w:fldCharType="begin"/>
      </w:r>
      <w:r w:rsidRPr="007D0FF0">
        <w:rPr>
          <w:rFonts w:asciiTheme="majorHAnsi" w:hAnsiTheme="majorHAnsi" w:cs="Arial"/>
        </w:rPr>
        <w:instrText xml:space="preserve"> ADDIN EN.CITE &lt;EndNote&gt;&lt;Cite ExcludeYear="1"&gt;&lt;Author&gt;Ningappa&lt;/Author&gt;&lt;Year&gt;2020&lt;/Year&gt;&lt;RecNum&gt;76&lt;/RecNum&gt;&lt;DisplayText&gt;(Ningappa)&lt;/DisplayText&gt;&lt;record&gt;&lt;rec-number&gt;76&lt;/rec-number&gt;&lt;foreign-keys&gt;&lt;key app="EN" db-id="xsfavtzfd50wfdex5t7vrtezxx99w2ttp9ft" timestamp="1770285826"&gt;76&lt;/key&gt;&lt;/foreign-keys&gt;&lt;ref-type name="Thesis"&gt;32&lt;/ref-type&gt;&lt;contributors&gt;&lt;authors&gt;&lt;author&gt;Ningappa, Siddesh&lt;/author&gt;&lt;/authors&gt;&lt;/contributors&gt;&lt;titles&gt;&lt;title&gt;YARA Based Defence Mechanism Against NFC Based Attacks For Android Devices&lt;/title&gt;&lt;/titles&gt;&lt;dates&gt;&lt;year&gt;2020&lt;/year&gt;&lt;/dates&gt;&lt;publisher&gt;Dublin, National College of Ireland&lt;/publisher&gt;&lt;urls&gt;&lt;/urls&gt;&lt;/record&gt;&lt;/Cite&gt;&lt;/EndNote&gt;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(Ningappa)</w:t>
      </w:r>
      <w:r w:rsidRPr="007D0FF0">
        <w:rPr>
          <w:rFonts w:asciiTheme="majorHAnsi" w:hAnsiTheme="majorHAnsi" w:cs="Arial"/>
        </w:rPr>
        <w:fldChar w:fldCharType="end"/>
      </w:r>
      <w:r w:rsidRPr="007D0FF0">
        <w:rPr>
          <w:rFonts w:asciiTheme="majorHAnsi" w:hAnsiTheme="majorHAnsi" w:cs="Arial"/>
        </w:rPr>
        <w:t xml:space="preserve"> (for example, transformer and diffusion models) have not only improved learning experience in education field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&lt;EndNote&gt;&lt;Cite&gt;&lt;Author&gt;Morales-Chan&lt;/Author&gt;&lt;Year&gt;2024&lt;/Year&gt;&lt;RecNum&gt;185&lt;/RecNum&gt;&lt;DisplayText&gt;(Morales-Chan, et al. 2024)&lt;/DisplayText&gt;&lt;record&gt;&lt;rec-number&gt;185&lt;/rec-number&gt;&lt;foreign-keys&gt;&lt;key app="EN" db-id="vr22xts9l0dte4e5w54va9z5xst0ra5ewttv" timestamp="1761894005"&gt;185&lt;/key&gt;&lt;/foreign-keys&gt;&lt;ref-type name="Conference Proceedings"&gt;10&lt;/ref-type&gt;&lt;contributors&gt;&lt;authors&gt;&lt;author&gt;Morales-Chan, Miguel&lt;/author&gt;&lt;author&gt;Amado-Salvatierra, Hector R&lt;/author&gt;&lt;author&gt;Hernandez-Rizzardini, Rocael&lt;/author&gt;&lt;/authors&gt;&lt;/contributors&gt;&lt;titles&gt;&lt;title&gt;AI-driven content creation: Revolutionizing educational materials&lt;/title&gt;&lt;secondary-title&gt;Proceedings of the Eleventh ACM Conference on Learning@ Scale&lt;/secondary-title&gt;&lt;/titles&gt;&lt;pages&gt;556-558&lt;/pages&gt;&lt;dates&gt;&lt;year&gt;2024&lt;/year&gt;&lt;/dates&gt;&lt;urls&gt;&lt;/urls&gt;&lt;/record&gt;&lt;/Cite&gt;&lt;/EndNote&gt;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(Morales-Chan, et al. 2024)</w:t>
      </w:r>
      <w:r w:rsidRPr="007D0FF0">
        <w:rPr>
          <w:rFonts w:asciiTheme="majorHAnsi" w:hAnsiTheme="majorHAnsi" w:cs="Arial"/>
        </w:rPr>
        <w:fldChar w:fldCharType="end"/>
      </w:r>
      <w:r w:rsidRPr="007D0FF0">
        <w:rPr>
          <w:rFonts w:asciiTheme="majorHAnsi" w:hAnsiTheme="majorHAnsi" w:cs="Arial"/>
        </w:rPr>
        <w:t xml:space="preserve"> but has enabled the expansion of the attack surface in cybersecurity enabling digital concealments such as AI-Generated Steganography as noted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AuthorYear="1"&gt;&lt;Author&gt;Varney&lt;/Author&gt;&lt;Year&gt;2019&lt;/Year&gt;&lt;RecNum&gt;186&lt;/RecNum&gt;&lt;DisplayText&gt;Varney (2019)&lt;/DisplayText&gt;&lt;record&gt;&lt;rec-number&gt;186&lt;/rec-number&gt;&lt;foreign-keys&gt;&lt;key app="EN" db-id="vr22xts9l0dte4e5w54va9z5xst0ra5ewttv" timestamp="1761894463"&gt;186&lt;/key&gt;&lt;/foreign-keys&gt;&lt;ref-type name="Thesis"&gt;32&lt;/ref-type&gt;&lt;contributors&gt;&lt;authors&gt;&lt;author&gt;Varney, Adam&lt;/author&gt;&lt;/authors&gt;&lt;/contributors&gt;&lt;titles&gt;&lt;title&gt;Analysis of the impact of artificial intelligence to cybersecurity and protected digital ecosystems&lt;/title&gt;&lt;/titles&gt;&lt;dates&gt;&lt;year&gt;2019&lt;/year&gt;&lt;/dates&gt;&lt;publisher&gt;Utica College&lt;/publisher&gt;&lt;urls&gt;&lt;/urls&gt;&lt;/record&gt;&lt;/Cite&gt;&lt;/EndNote&gt;</w:instrText>
      </w:r>
      <w:r w:rsidRPr="007D0FF0">
        <w:rPr>
          <w:rFonts w:asciiTheme="majorHAnsi" w:hAnsiTheme="majorHAnsi" w:cs="Arial"/>
        </w:rPr>
        <w:fldChar w:fldCharType="separate"/>
      </w:r>
      <w:r w:rsidRPr="007D0FF0">
        <w:rPr>
          <w:rFonts w:asciiTheme="majorHAnsi" w:hAnsiTheme="majorHAnsi" w:cs="Arial"/>
        </w:rPr>
        <w:t>Varney (2019)</w:t>
      </w:r>
      <w:r w:rsidRPr="007D0FF0">
        <w:rPr>
          <w:rFonts w:asciiTheme="majorHAnsi" w:hAnsiTheme="majorHAnsi" w:cs="Arial"/>
        </w:rPr>
        <w:fldChar w:fldCharType="end"/>
      </w:r>
      <w:r w:rsidRPr="007D0FF0">
        <w:rPr>
          <w:rFonts w:asciiTheme="majorHAnsi" w:hAnsiTheme="majorHAnsi" w:cs="Arial"/>
        </w:rPr>
        <w:t xml:space="preserve">. Generative AI provides cyber adversaries with minimal programming skills a platform to automate the creation of complex malicious code, facilitate malware generation, and conduct sophisticated cyberattacks with reduced technical effort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&lt;EndNote&gt;&lt;Cite&gt;&lt;Author&gt;Metta&lt;/Author&gt;&lt;Year&gt;2024&lt;/Year&gt;&lt;RecNum&gt;137&lt;/RecNum&gt;&lt;DisplayText&gt;(Metta, et al. 2024)&lt;/DisplayText&gt;&lt;record&gt;&lt;rec-number&gt;137&lt;/rec-number&gt;&lt;foreign-keys&gt;&lt;key app="EN" db-id="vr22xts9l0dte4e5w54va9z5xst0ra5ewttv" timestamp="1758360837"&gt;137&lt;/key&gt;&lt;/foreign-keys&gt;&lt;ref-type name="Journal Article"&gt;17&lt;/ref-type&gt;&lt;contributors&gt;&lt;authors&gt;&lt;author&gt;Metta, Shivani&lt;/author&gt;&lt;author&gt;Chang, Isaac&lt;/author&gt;&lt;author&gt;Parker, Jack&lt;/author&gt;&lt;author&gt;Roman, Michael P&lt;/author&gt;&lt;author&gt;Ehuan, Arturo F&lt;/author&gt;&lt;/authors&gt;&lt;/contributors&gt;&lt;titles&gt;&lt;title&gt;Generative AI in cybersecurity&lt;/title&gt;&lt;secondary-title&gt;arXiv preprint arXiv:2405.01674&lt;/secondary-title&gt;&lt;/titles&gt;&lt;periodical&gt;&lt;full-title&gt;arXiv preprint arXiv:2405.01674&lt;/full-title&gt;&lt;/periodical&gt;&lt;dates&gt;&lt;year&gt;2024&lt;/year&gt;&lt;/dates&gt;&lt;urls&gt;&lt;/urls&gt;&lt;/record&gt;&lt;/Cite&gt;&lt;/EndNote&gt;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(Metta, et al. 2024)</w:t>
      </w:r>
      <w:r w:rsidRPr="007D0FF0">
        <w:rPr>
          <w:rFonts w:asciiTheme="majorHAnsi" w:hAnsiTheme="majorHAnsi" w:cs="Arial"/>
        </w:rPr>
        <w:fldChar w:fldCharType="end"/>
      </w:r>
      <w:r w:rsidRPr="007D0FF0">
        <w:rPr>
          <w:rFonts w:asciiTheme="majorHAnsi" w:hAnsiTheme="majorHAnsi" w:cs="Arial"/>
        </w:rPr>
        <w:t xml:space="preserve">. Recent studies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AuthorYear="1"&gt;&lt;Author&gt;Motwani&lt;/Author&gt;&lt;Year&gt;2024&lt;/Year&gt;&lt;RecNum&gt;39&lt;/RecNum&gt;&lt;DisplayText&gt;Motwani, et al. (2024)&lt;/DisplayText&gt;&lt;record&gt;&lt;rec-number&gt;39&lt;/rec-number&gt;&lt;foreign-keys&gt;&lt;key app="EN" db-id="vr22xts9l0dte4e5w54va9z5xst0ra5ewttv" timestamp="1741544657"&gt;39&lt;/key&gt;&lt;/foreign-keys&gt;&lt;ref-type name="Journal Article"&gt;17&lt;/ref-type&gt;&lt;contributors&gt;&lt;authors&gt;&lt;author&gt;Motwani, Sumeet&lt;/author&gt;&lt;author&gt;Baranchuk, Mikhail&lt;/author&gt;&lt;author&gt;Strohmeier, Martin&lt;/author&gt;&lt;author&gt;Bolina, Vijay&lt;/author&gt;&lt;author&gt;Torr, Philip&lt;/author&gt;&lt;author&gt;Hammond, Lewis&lt;/author&gt;&lt;author&gt;Schroeder de Witt, Christian&lt;/author&gt;&lt;/authors&gt;&lt;/contributors&gt;&lt;titles&gt;&lt;title&gt;Secret collusion among AI agents: Multi-agent deception via steganography&lt;/title&gt;&lt;secondary-title&gt;Advances in Neural Information Processing Systems&lt;/secondary-title&gt;&lt;/titles&gt;&lt;periodical&gt;&lt;full-title&gt;Advances in Neural Information Processing Systems&lt;/full-title&gt;&lt;/periodical&gt;&lt;pages&gt;73439-73486&lt;/pages&gt;&lt;volume&gt;37&lt;/volume&gt;&lt;dates&gt;&lt;year&gt;2024&lt;/year&gt;&lt;/dates&gt;&lt;urls&gt;&lt;/urls&gt;&lt;/record&gt;&lt;/Cite&gt;&lt;/EndNote&gt;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Motwani, et al. (2024)</w:t>
      </w:r>
      <w:r w:rsidRPr="007D0FF0">
        <w:rPr>
          <w:rFonts w:asciiTheme="majorHAnsi" w:hAnsiTheme="majorHAnsi" w:cs="Arial"/>
        </w:rPr>
        <w:fldChar w:fldCharType="end"/>
      </w:r>
      <w:r w:rsidRPr="007D0FF0">
        <w:rPr>
          <w:rFonts w:asciiTheme="majorHAnsi" w:hAnsiTheme="majorHAnsi" w:cs="Arial"/>
        </w:rPr>
        <w:t xml:space="preserve"> demonstrate how cyber adversaries can leverage AI to automate data hiding, reduce technical skills required to create strong and undetectable threats.</w:t>
      </w:r>
    </w:p>
    <w:p w14:paraId="127559DD"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Steganography derived from the Greek words </w:t>
      </w:r>
      <w:proofErr w:type="spellStart"/>
      <w:r w:rsidRPr="007D0FF0">
        <w:rPr>
          <w:rFonts w:asciiTheme="majorHAnsi" w:hAnsiTheme="majorHAnsi" w:cs="Arial"/>
        </w:rPr>
        <w:t>steganos</w:t>
      </w:r>
      <w:proofErr w:type="spellEnd"/>
      <w:r w:rsidRPr="007D0FF0">
        <w:rPr>
          <w:rFonts w:asciiTheme="majorHAnsi" w:hAnsiTheme="majorHAnsi" w:cs="Arial"/>
        </w:rPr>
        <w:t xml:space="preserve"> (covered) and </w:t>
      </w:r>
      <w:proofErr w:type="spellStart"/>
      <w:r w:rsidRPr="007D0FF0">
        <w:rPr>
          <w:rFonts w:asciiTheme="majorHAnsi" w:hAnsiTheme="majorHAnsi" w:cs="Arial"/>
        </w:rPr>
        <w:t>graphia</w:t>
      </w:r>
      <w:proofErr w:type="spellEnd"/>
      <w:r w:rsidRPr="007D0FF0">
        <w:rPr>
          <w:rFonts w:asciiTheme="majorHAnsi" w:hAnsiTheme="majorHAnsi" w:cs="Arial"/>
        </w:rPr>
        <w:t xml:space="preserve"> (writing) refers to the art of hiding information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&lt;EndNote&gt;&lt;Cite&gt;&lt;Author&gt;Kour&lt;/Author&gt;&lt;Year&gt;2014&lt;/Year&gt;&lt;RecNum&gt;134&lt;/RecNum&gt;&lt;DisplayText&gt;(Kour and Verma 2014)&lt;/DisplayText&gt;&lt;record&gt;&lt;rec-number&gt;134&lt;/rec-number&gt;&lt;foreign-keys&gt;&lt;key app="EN" db-id="vr22xts9l0dte4e5w54va9z5xst0ra5ewttv" timestamp="1758358755"&gt;134&lt;/key&gt;&lt;/foreign-keys&gt;&lt;ref-type name="Journal Article"&gt;17&lt;/ref-type&gt;&lt;contributors&gt;&lt;authors&gt;&lt;author&gt;Kour, Jasleen&lt;/author&gt;&lt;author&gt;Verma, Deepankar&lt;/author&gt;&lt;/authors&gt;&lt;/contributors&gt;&lt;titles&gt;&lt;title&gt;Steganography techniques–A review paper&lt;/title&gt;&lt;secondary-title&gt;International Journal of Emerging Research in Management &amp;amp;Technology ISSN&lt;/secondary-title&gt;&lt;/titles&gt;&lt;periodical&gt;&lt;full-title&gt;International Journal of Emerging Research in Management &amp;amp;Technology ISSN&lt;/full-title&gt;&lt;/periodical&gt;&lt;pages&gt;2278-9359&lt;/pages&gt;&lt;dates&gt;&lt;year&gt;2014&lt;/year&gt;&lt;/dates&gt;&lt;urls&gt;&lt;/urls&gt;&lt;/record&gt;&lt;/Cite&gt;&lt;/EndNote&gt;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(Kour and Verma 2014)</w:t>
      </w:r>
      <w:r w:rsidRPr="007D0FF0">
        <w:rPr>
          <w:rFonts w:asciiTheme="majorHAnsi" w:hAnsiTheme="majorHAnsi" w:cs="Arial"/>
        </w:rPr>
        <w:fldChar w:fldCharType="end"/>
      </w:r>
      <w:r w:rsidRPr="007D0FF0">
        <w:rPr>
          <w:rFonts w:asciiTheme="majorHAnsi" w:hAnsiTheme="majorHAnsi" w:cs="Arial"/>
        </w:rPr>
        <w:t xml:space="preserve"> in carriers such as media files in such a way that the presence of the information is unknown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&lt;EndNote&gt;&lt;Cite&gt;&lt;Author&gt;Mandal&lt;/Author&gt;&lt;Year&gt;2022&lt;/Year&gt;&lt;RecNum&gt;75&lt;/RecNum&gt;&lt;DisplayText&gt;(Mandal, et al.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(Mandal, et al. 2022)</w:t>
      </w:r>
      <w:r w:rsidRPr="007D0FF0">
        <w:rPr>
          <w:rFonts w:asciiTheme="majorHAnsi" w:hAnsiTheme="majorHAnsi" w:cs="Arial"/>
        </w:rPr>
        <w:fldChar w:fldCharType="end"/>
      </w:r>
      <w:r w:rsidRPr="007D0FF0">
        <w:rPr>
          <w:rFonts w:asciiTheme="majorHAnsi" w:hAnsiTheme="majorHAnsi" w:cs="Arial"/>
        </w:rPr>
        <w:t xml:space="preserve">. Steganography forms part of a larger part of data hiding techniques which also include watermarking (Rustad et al., 2023). Within Steganography three primary categories are commonly identified </w:t>
      </w:r>
      <w:r w:rsidRPr="007D0FF0">
        <w:rPr>
          <w:rFonts w:asciiTheme="majorHAnsi" w:hAnsiTheme="majorHAnsi" w:cs="Arial"/>
          <w:vertAlign w:val="subscript"/>
        </w:rPr>
        <w:t xml:space="preserve">- </w:t>
      </w:r>
      <w:r w:rsidRPr="007D0FF0">
        <w:rPr>
          <w:rFonts w:asciiTheme="majorHAnsi" w:hAnsiTheme="majorHAnsi" w:cs="Arial"/>
        </w:rPr>
        <w:t xml:space="preserve">text, audio, and image steganography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&lt;EndNote&gt;&lt;Cite&gt;&lt;Author&gt;Singh&lt;/Author&gt;&lt;Year&gt;2016&lt;/Year&gt;&lt;RecNum&gt;135&lt;/RecNum&gt;&lt;DisplayText&gt;(Singh 2016)&lt;/DisplayText&gt;&lt;record&gt;&lt;rec-number&gt;135&lt;/rec-number&gt;&lt;foreign-keys&gt;&lt;key app="EN" db-id="vr22xts9l0dte4e5w54va9z5xst0ra5ewttv" timestamp="1758359015"&gt;135&lt;/key&gt;&lt;/foreign-keys&gt;&lt;ref-type name="Journal Article"&gt;17&lt;/ref-type&gt;&lt;contributors&gt;&lt;authors&gt;&lt;author&gt;Singh, Harjit&lt;/author&gt;&lt;/authors&gt;&lt;/contributors&gt;&lt;titles&gt;&lt;title&gt;Analysis of different types of steganography&lt;/title&gt;&lt;secondary-title&gt;International journal of scientific research in science, engineering and technology&lt;/secondary-title&gt;&lt;/titles&gt;&lt;periodical&gt;&lt;full-title&gt;International journal of scientific research in science, engineering and technology&lt;/full-title&gt;&lt;/periodical&gt;&lt;pages&gt;578-582&lt;/pages&gt;&lt;volume&gt;2&lt;/volume&gt;&lt;dates&gt;&lt;year&gt;2016&lt;/year&gt;&lt;/dates&gt;&lt;urls&gt;&lt;/urls&gt;&lt;/record&gt;&lt;/Cite&gt;&lt;/EndNote&gt;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(Singh 2016)</w:t>
      </w:r>
      <w:r w:rsidRPr="007D0FF0">
        <w:rPr>
          <w:rFonts w:asciiTheme="majorHAnsi" w:hAnsiTheme="majorHAnsi" w:cs="Arial"/>
        </w:rPr>
        <w:fldChar w:fldCharType="end"/>
      </w:r>
      <w:r w:rsidRPr="007D0FF0">
        <w:rPr>
          <w:rFonts w:asciiTheme="majorHAnsi" w:hAnsiTheme="majorHAnsi" w:cs="Arial"/>
        </w:rPr>
        <w:t xml:space="preserve">. This study will focus on image steganography due to its extensive use in hiding malicious payloads while keeping its visual quality and structural integrity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Saputro</w:t>
      </w:r>
      <w:proofErr w:type="spellEnd"/>
      <w:r w:rsidRPr="007D0FF0">
        <w:rPr>
          <w:rFonts w:asciiTheme="majorHAnsi" w:hAnsiTheme="majorHAnsi" w:cs="Arial"/>
        </w:rPr>
        <w:t>, et al. 2024)</w:t>
      </w:r>
      <w:r w:rsidRPr="007D0FF0">
        <w:rPr>
          <w:rFonts w:asciiTheme="majorHAnsi" w:hAnsiTheme="majorHAnsi" w:cs="Arial"/>
        </w:rPr>
        <w:fldChar w:fldCharType="end"/>
      </w:r>
      <w:r w:rsidRPr="007D0FF0">
        <w:rPr>
          <w:rFonts w:asciiTheme="majorHAnsi" w:hAnsiTheme="majorHAnsi" w:cs="Arial"/>
        </w:rPr>
        <w:t>.</w:t>
      </w:r>
    </w:p>
    <w:p w14:paraId="3B053573"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Steganography techniques directly undermine the effectiveness of traditional antivirus (AV) systems as shown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7D0FF0">
        <w:rPr>
          <w:rFonts w:asciiTheme="majorHAnsi" w:hAnsiTheme="majorHAnsi" w:cs="Arial"/>
        </w:rPr>
        <w:fldChar w:fldCharType="separate"/>
      </w:r>
      <w:proofErr w:type="spellStart"/>
      <w:r w:rsidRPr="007D0FF0">
        <w:rPr>
          <w:rFonts w:asciiTheme="majorHAnsi" w:hAnsiTheme="majorHAnsi" w:cs="Arial"/>
        </w:rPr>
        <w:t>Dell’Orco</w:t>
      </w:r>
      <w:proofErr w:type="spellEnd"/>
      <w:r w:rsidRPr="007D0FF0">
        <w:rPr>
          <w:rFonts w:asciiTheme="majorHAnsi" w:hAnsiTheme="majorHAnsi" w:cs="Arial"/>
        </w:rPr>
        <w:t>, et al. (2025b)</w:t>
      </w:r>
      <w:r w:rsidRPr="007D0FF0">
        <w:rPr>
          <w:rFonts w:asciiTheme="majorHAnsi" w:hAnsiTheme="majorHAnsi" w:cs="Arial"/>
        </w:rPr>
        <w:fldChar w:fldCharType="end"/>
      </w:r>
      <w:r w:rsidRPr="007D0FF0">
        <w:rPr>
          <w:rFonts w:asciiTheme="majorHAnsi" w:hAnsiTheme="majorHAnsi" w:cs="Arial"/>
        </w:rPr>
        <w:t xml:space="preserve"> on their test on antivirus against elusive malware. Conventional AVs primarily rely on signature-based detection where at least one byte of the code will be compared to an existing signature of already existing malwares, which are stored in a database known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&lt;EndNote&gt;&lt;Cite&gt;&lt;Author&gt;Chakravarty&lt;/Author&gt;&lt;Year&gt;2019&lt;/Year&gt;&lt;RecNum&gt;124&lt;/RecNum&gt;&lt;DisplayText&gt;(Chakravarty, et al. 2019)&lt;/DisplayText&gt;&lt;record&gt;&lt;rec-number&gt;124&lt;/rec-number&gt;&lt;foreign-keys&gt;&lt;key app="EN" db-id="vr22xts9l0dte4e5w54va9z5xst0ra5ewttv" timestamp="1756749186"&gt;124&lt;/key&gt;&lt;/foreign-keys&gt;&lt;ref-type name="Journal Article"&gt;17&lt;/ref-type&gt;&lt;contributors&gt;&lt;authors&gt;&lt;author&gt;Chakravarty, Adit Kumar&lt;/author&gt;&lt;author&gt;Raj, Aditya&lt;/author&gt;&lt;author&gt;Paul, Subham&lt;/author&gt;&lt;author&gt;Apoorva, S&lt;/author&gt;&lt;/authors&gt;&lt;/contributors&gt;&lt;titles&gt;&lt;title&gt;A study of signature-based and behaviour-based malware detection approaches&lt;/title&gt;&lt;secondary-title&gt;Int. J. Adv. Res. Ideas Innov. Technol&lt;/secondary-title&gt;&lt;/titles&gt;&lt;periodical&gt;&lt;full-title&gt;Int. J. Adv. Res. Ideas Innov. Technol&lt;/full-title&gt;&lt;/periodical&gt;&lt;pages&gt;1509-1511&lt;/pages&gt;&lt;volume&gt;5&lt;/volume&gt;&lt;number&gt;3&lt;/number&gt;&lt;dates&gt;&lt;year&gt;2019&lt;/year&gt;&lt;/dates&gt;&lt;urls&gt;&lt;/urls&gt;&lt;/record&gt;&lt;/Cite&gt;&lt;/EndNote&gt;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(Chakravarty, et al. 2019)</w:t>
      </w:r>
      <w:r w:rsidRPr="007D0FF0">
        <w:rPr>
          <w:rFonts w:asciiTheme="majorHAnsi" w:hAnsiTheme="majorHAnsi" w:cs="Arial"/>
        </w:rPr>
        <w:fldChar w:fldCharType="end"/>
      </w:r>
      <w:r w:rsidRPr="007D0FF0">
        <w:rPr>
          <w:rFonts w:asciiTheme="majorHAnsi" w:hAnsiTheme="majorHAnsi" w:cs="Arial"/>
        </w:rPr>
        <w:t xml:space="preserve">. Although some of the modern tools incorporate heuristics, rules and AI analysis their performance remains questionable when confronting malwares concealed in benign-looking files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(Raheel Abbas and Hussain 2025)</w:t>
      </w:r>
      <w:r w:rsidRPr="007D0FF0">
        <w:rPr>
          <w:rFonts w:asciiTheme="majorHAnsi" w:hAnsiTheme="majorHAnsi" w:cs="Arial"/>
        </w:rPr>
        <w:fldChar w:fldCharType="end"/>
      </w:r>
      <w:r w:rsidRPr="007D0FF0">
        <w:rPr>
          <w:rFonts w:asciiTheme="majorHAnsi" w:hAnsiTheme="majorHAnsi" w:cs="Arial"/>
        </w:rPr>
        <w:t xml:space="preserve">. This gap provides a basis for the need for advanced hybrid mechanisms capable of identifying hidden or AI-generated malware.  </w:t>
      </w:r>
    </w:p>
    <w:p w14:paraId="51E03F2A" w14:textId="77777777" w:rsidR="007D0FF0" w:rsidRPr="007D0FF0" w:rsidRDefault="007D0FF0" w:rsidP="007D0FF0">
      <w:pPr>
        <w:jc w:val="both"/>
        <w:rPr>
          <w:rFonts w:asciiTheme="majorHAnsi" w:hAnsiTheme="majorHAnsi" w:cs="Arial"/>
        </w:rPr>
      </w:pPr>
      <w:r w:rsidRPr="007D0FF0">
        <w:rPr>
          <w:rFonts w:asciiTheme="majorHAnsi" w:hAnsiTheme="majorHAnsi" w:cs="Arial"/>
        </w:rPr>
        <w:t>This chapter reviews literature from 2000 to 2025 from peer-reviewed journals, industry white papers, and public datasets. It traces the evolution of steganography and its intersection with artificial intelligence, examines the limitations of conventional antivirus solutions, and analyses the detection challenges posed by stegomalware. Finally, it explores emerging hybrid detection frameworks that combine YARA rule-based analysis with machine learning (ML) techniques to improve the detection of AI-generated steganographic malware.</w:t>
      </w:r>
    </w:p>
    <w:p w14:paraId="22E4058D" w14:textId="77777777" w:rsidR="007D0FF0" w:rsidRPr="007D0FF0" w:rsidRDefault="007D0FF0" w:rsidP="007D0FF0">
      <w:pPr>
        <w:jc w:val="both"/>
        <w:rPr>
          <w:rFonts w:asciiTheme="majorHAnsi" w:hAnsiTheme="majorHAnsi" w:cs="Arial"/>
        </w:rPr>
      </w:pPr>
    </w:p>
    <w:p w14:paraId="20B5BD27" w14:textId="77777777" w:rsidR="007D0FF0" w:rsidRPr="007F14C7" w:rsidRDefault="007D0FF0" w:rsidP="007D0FF0">
      <w:pPr>
        <w:pStyle w:val="Heading1"/>
        <w:jc w:val="both"/>
        <w:rPr>
          <w:rFonts w:cs="Arial"/>
          <w:b/>
          <w:bCs/>
          <w:color w:val="auto"/>
          <w:sz w:val="24"/>
          <w:szCs w:val="24"/>
        </w:rPr>
      </w:pPr>
      <w:bookmarkStart w:id="121" w:name="_Toc213429855"/>
      <w:bookmarkStart w:id="122" w:name="_Toc221191390"/>
      <w:r w:rsidRPr="007F14C7">
        <w:rPr>
          <w:rFonts w:cs="Arial"/>
          <w:b/>
          <w:bCs/>
          <w:color w:val="auto"/>
          <w:sz w:val="24"/>
          <w:szCs w:val="24"/>
        </w:rPr>
        <w:t>2.2. Evolution of Steganography</w:t>
      </w:r>
      <w:bookmarkEnd w:id="121"/>
      <w:bookmarkEnd w:id="122"/>
    </w:p>
    <w:p w14:paraId="77264D38" w14:textId="77777777" w:rsidR="007D0FF0" w:rsidRPr="007D0FF0" w:rsidRDefault="007D0FF0" w:rsidP="007D0FF0">
      <w:pPr>
        <w:jc w:val="both"/>
        <w:rPr>
          <w:rFonts w:asciiTheme="majorHAnsi" w:eastAsia="Aptos" w:hAnsiTheme="majorHAnsi" w:cs="Arial"/>
        </w:rPr>
      </w:pPr>
      <w:r w:rsidRPr="007D0FF0">
        <w:rPr>
          <w:rFonts w:asciiTheme="majorHAnsi" w:eastAsia="Aptos" w:hAnsiTheme="majorHAnsi" w:cs="Arial"/>
        </w:rPr>
        <w:t xml:space="preserve">Steganography is the science that involves communicating secret data in an appropriate multimedia carrier such as an image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w:t>
      </w:r>
      <w:proofErr w:type="spellStart"/>
      <w:r w:rsidRPr="007D0FF0">
        <w:rPr>
          <w:rFonts w:asciiTheme="majorHAnsi" w:eastAsia="Aptos" w:hAnsiTheme="majorHAnsi" w:cs="Arial"/>
        </w:rPr>
        <w:t>Cheddad</w:t>
      </w:r>
      <w:proofErr w:type="spellEnd"/>
      <w:r w:rsidRPr="007D0FF0">
        <w:rPr>
          <w:rFonts w:asciiTheme="majorHAnsi" w:eastAsia="Aptos" w:hAnsiTheme="majorHAnsi" w:cs="Arial"/>
        </w:rPr>
        <w:t>, et al. 2010)</w:t>
      </w:r>
      <w:r w:rsidRPr="007D0FF0">
        <w:rPr>
          <w:rFonts w:asciiTheme="majorHAnsi" w:eastAsia="Aptos" w:hAnsiTheme="majorHAnsi" w:cs="Arial"/>
        </w:rPr>
        <w:fldChar w:fldCharType="end"/>
      </w:r>
      <w:r w:rsidRPr="007D0FF0">
        <w:rPr>
          <w:rFonts w:asciiTheme="majorHAnsi" w:eastAsia="Aptos" w:hAnsiTheme="majorHAnsi" w:cs="Arial"/>
        </w:rPr>
        <w:t xml:space="preserve">. The practice has a rich history and literature which has rapidly developed over the past decades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(Sahu and Sahu 2020)</w:t>
      </w:r>
      <w:r w:rsidRPr="007D0FF0">
        <w:rPr>
          <w:rFonts w:asciiTheme="majorHAnsi" w:eastAsia="Aptos" w:hAnsiTheme="majorHAnsi" w:cs="Arial"/>
        </w:rPr>
        <w:fldChar w:fldCharType="end"/>
      </w:r>
      <w:r w:rsidRPr="007D0FF0">
        <w:rPr>
          <w:rFonts w:asciiTheme="majorHAnsi" w:eastAsia="Aptos" w:hAnsiTheme="majorHAnsi" w:cs="Arial"/>
        </w:rPr>
        <w:t xml:space="preserve">. Although its roots go back to ancient times when Demaratus (king of Sparta) and Histiaeus (ruler of Miletus) communicated using hidden messages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(Sahu and Sahu 2020)</w:t>
      </w:r>
      <w:r w:rsidRPr="007D0FF0">
        <w:rPr>
          <w:rFonts w:asciiTheme="majorHAnsi" w:eastAsia="Aptos" w:hAnsiTheme="majorHAnsi" w:cs="Arial"/>
        </w:rPr>
        <w:fldChar w:fldCharType="end"/>
      </w:r>
      <w:r w:rsidRPr="007D0FF0">
        <w:rPr>
          <w:rFonts w:asciiTheme="majorHAnsi" w:eastAsia="Aptos" w:hAnsiTheme="majorHAnsi" w:cs="Arial"/>
        </w:rPr>
        <w:t xml:space="preserve">, the recent rise in technological advancements have moved the practice from inks to digital pixel manipulations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&lt;EndNote&gt;&lt;Cite&gt;&lt;Author&gt;Evsutin&lt;/Author&gt;&lt;Year&gt;2020&lt;/Year&gt;&lt;RecNum&gt;120&lt;/RecNum&gt;&lt;DisplayText&gt;(Evsutin, et al. 2020)&lt;/DisplayText&gt;&lt;record&gt;&lt;rec-number&gt;120&lt;/rec-number&gt;&lt;foreign-keys&gt;&lt;key app="EN" db-id="vr22xts9l0dte4e5w54va9z5xst0ra5ewttv" timestamp="1754584670"&gt;120&lt;/key&gt;&lt;/foreign-keys&gt;&lt;ref-type name="Journal Article"&gt;17&lt;/ref-type&gt;&lt;contributors&gt;&lt;authors&gt;&lt;author&gt;Evsutin, Oleg&lt;/author&gt;&lt;author&gt;Melman, Anna&lt;/author&gt;&lt;author&gt;Meshcheryakov, Roman&lt;/author&gt;&lt;/authors&gt;&lt;/contributors&gt;&lt;titles&gt;&lt;title&gt;Digital steganography and watermarking for digital images: A review of current research directions&lt;/title&gt;&lt;secondary-title&gt;IEEE Access&lt;/secondary-title&gt;&lt;/titles&gt;&lt;periodical&gt;&lt;full-title&gt;IEEE access&lt;/full-title&gt;&lt;/periodical&gt;&lt;pages&gt;166589-166611&lt;/pages&gt;&lt;volume&gt;8&lt;/volume&gt;&lt;dates&gt;&lt;year&gt;2020&lt;/year&gt;&lt;/dates&gt;&lt;isbn&gt;2169-3536&lt;/isbn&gt;&lt;urls&gt;&lt;/urls&gt;&lt;/record&gt;&lt;/Cite&gt;&lt;/EndNote&gt;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w:t>
      </w:r>
      <w:proofErr w:type="spellStart"/>
      <w:r w:rsidRPr="007D0FF0">
        <w:rPr>
          <w:rFonts w:asciiTheme="majorHAnsi" w:eastAsia="Aptos" w:hAnsiTheme="majorHAnsi" w:cs="Arial"/>
        </w:rPr>
        <w:t>Evsutin</w:t>
      </w:r>
      <w:proofErr w:type="spellEnd"/>
      <w:r w:rsidRPr="007D0FF0">
        <w:rPr>
          <w:rFonts w:asciiTheme="majorHAnsi" w:eastAsia="Aptos" w:hAnsiTheme="majorHAnsi" w:cs="Arial"/>
        </w:rPr>
        <w:t>, et al. 2020)</w:t>
      </w:r>
      <w:r w:rsidRPr="007D0FF0">
        <w:rPr>
          <w:rFonts w:asciiTheme="majorHAnsi" w:eastAsia="Aptos" w:hAnsiTheme="majorHAnsi" w:cs="Arial"/>
        </w:rPr>
        <w:fldChar w:fldCharType="end"/>
      </w:r>
      <w:r w:rsidRPr="007D0FF0">
        <w:rPr>
          <w:rFonts w:asciiTheme="majorHAnsi" w:eastAsia="Aptos" w:hAnsiTheme="majorHAnsi" w:cs="Arial"/>
        </w:rPr>
        <w:t xml:space="preserve">. Understanding this evolution is crucial as it highlights how technological change has continuously increased the detection challenges of steganography for modern detection systems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&lt;EndNote&gt;&lt;Cite&gt;&lt;Author&gt;Bamanga&lt;/Author&gt;&lt;Year&gt;2024&lt;/Year&gt;&lt;RecNum&gt;68&lt;/RecNum&gt;&lt;DisplayText&gt;(Bamanga and Babando 2024)&lt;/DisplayText&gt;&lt;record&gt;&lt;rec-number&gt;68&lt;/rec-number&gt;&lt;foreign-keys&gt;&lt;key app="EN" db-id="vr22xts9l0dte4e5w54va9z5xst0ra5ewttv" timestamp="1744140875"&gt;68&lt;/key&gt;&lt;/foreign-keys&gt;&lt;ref-type name="Journal Article"&gt;17&lt;/ref-type&gt;&lt;contributors&gt;&lt;authors&gt;&lt;author&gt;Bamanga, Mahmud Ahmad&lt;/author&gt;&lt;author&gt;Babando, Aliyu Kamalu&lt;/author&gt;&lt;/authors&gt;&lt;/contributors&gt;&lt;titles&gt;&lt;title&gt;Recent Advances in Steganography&lt;/title&gt;&lt;secondary-title&gt;Steganography-The Art of Hiding Information: The Art of Hiding Information&lt;/secondary-title&gt;&lt;/titles&gt;&lt;periodical&gt;&lt;full-title&gt;Steganography-The Art of Hiding Information: The Art of Hiding Information&lt;/full-title&gt;&lt;/periodical&gt;&lt;pages&gt;23&lt;/pages&gt;&lt;dates&gt;&lt;year&gt;2024&lt;/year&gt;&lt;/dates&gt;&lt;isbn&gt;0854669027&lt;/isbn&gt;&lt;urls&gt;&lt;/urls&gt;&lt;/record&gt;&lt;/Cite&gt;&lt;/EndNote&gt;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w:t>
      </w:r>
      <w:proofErr w:type="spellStart"/>
      <w:r w:rsidRPr="007D0FF0">
        <w:rPr>
          <w:rFonts w:asciiTheme="majorHAnsi" w:eastAsia="Aptos" w:hAnsiTheme="majorHAnsi" w:cs="Arial"/>
        </w:rPr>
        <w:t>Bamanga</w:t>
      </w:r>
      <w:proofErr w:type="spellEnd"/>
      <w:r w:rsidRPr="007D0FF0">
        <w:rPr>
          <w:rFonts w:asciiTheme="majorHAnsi" w:eastAsia="Aptos" w:hAnsiTheme="majorHAnsi" w:cs="Arial"/>
        </w:rPr>
        <w:t xml:space="preserve"> and </w:t>
      </w:r>
      <w:proofErr w:type="spellStart"/>
      <w:r w:rsidRPr="007D0FF0">
        <w:rPr>
          <w:rFonts w:asciiTheme="majorHAnsi" w:eastAsia="Aptos" w:hAnsiTheme="majorHAnsi" w:cs="Arial"/>
        </w:rPr>
        <w:t>Babando</w:t>
      </w:r>
      <w:proofErr w:type="spellEnd"/>
      <w:r w:rsidRPr="007D0FF0">
        <w:rPr>
          <w:rFonts w:asciiTheme="majorHAnsi" w:eastAsia="Aptos" w:hAnsiTheme="majorHAnsi" w:cs="Arial"/>
        </w:rPr>
        <w:t xml:space="preserve"> 2024)</w:t>
      </w:r>
      <w:r w:rsidRPr="007D0FF0">
        <w:rPr>
          <w:rFonts w:asciiTheme="majorHAnsi" w:eastAsia="Aptos" w:hAnsiTheme="majorHAnsi" w:cs="Arial"/>
        </w:rPr>
        <w:fldChar w:fldCharType="end"/>
      </w:r>
      <w:r w:rsidRPr="007D0FF0">
        <w:rPr>
          <w:rFonts w:asciiTheme="majorHAnsi" w:eastAsia="Aptos" w:hAnsiTheme="majorHAnsi" w:cs="Arial"/>
        </w:rPr>
        <w:t xml:space="preserve">. Understanding this evolution is crucial, as each technological phase has introduced new concealment techniques that continuously challenge modern detection systems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&lt;EndNote&gt;&lt;Cite&gt;&lt;Author&gt;Kumar&lt;/Author&gt;&lt;Year&gt;2024&lt;/Year&gt;&lt;RecNum&gt;143&lt;/RecNum&gt;&lt;DisplayText&gt;(Kumar, et al. 2024)&lt;/DisplayText&gt;&lt;record&gt;&lt;rec-number&gt;143&lt;/rec-number&gt;&lt;foreign-keys&gt;&lt;key app="EN" db-id="vr22xts9l0dte4e5w54va9z5xst0ra5ewttv" timestamp="1758365592"&gt;143&lt;/key&gt;&lt;/foreign-keys&gt;&lt;ref-type name="Journal Article"&gt;17&lt;/ref-type&gt;&lt;contributors&gt;&lt;authors&gt;&lt;author&gt;Kumar, Arvind&lt;/author&gt;&lt;author&gt;Tandon, Stuti&lt;/author&gt;&lt;author&gt;Deorari, Shalesh&lt;/author&gt;&lt;author&gt;Kumar, Rajeev&lt;/author&gt;&lt;/authors&gt;&lt;/contributors&gt;&lt;titles&gt;&lt;title&gt;Steganography: Unveiling techniques and research agenda&lt;/title&gt;&lt;/titles&gt;&lt;dates&gt;&lt;year&gt;2024&lt;/year&gt;&lt;/dates&gt;&lt;isbn&gt;0854669019&lt;/isbn&gt;&lt;urls&gt;&lt;/urls&gt;&lt;/record&gt;&lt;/Cite&gt;&lt;/EndNote&gt;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(Kumar, et al. 2024)</w:t>
      </w:r>
      <w:r w:rsidRPr="007D0FF0">
        <w:rPr>
          <w:rFonts w:asciiTheme="majorHAnsi" w:eastAsia="Aptos" w:hAnsiTheme="majorHAnsi" w:cs="Arial"/>
        </w:rPr>
        <w:fldChar w:fldCharType="end"/>
      </w:r>
      <w:r w:rsidRPr="007D0FF0">
        <w:rPr>
          <w:rFonts w:asciiTheme="majorHAnsi" w:eastAsia="Aptos" w:hAnsiTheme="majorHAnsi" w:cs="Arial"/>
        </w:rPr>
        <w:t xml:space="preserve">. </w:t>
      </w:r>
    </w:p>
    <w:p w14:paraId="136D4533" w14:textId="77777777" w:rsidR="007D0FF0" w:rsidRPr="007D0FF0" w:rsidRDefault="007D0FF0" w:rsidP="007D0FF0">
      <w:pPr>
        <w:jc w:val="both"/>
        <w:rPr>
          <w:rFonts w:asciiTheme="majorHAnsi" w:eastAsia="Aptos" w:hAnsiTheme="majorHAnsi" w:cs="Arial"/>
        </w:rPr>
      </w:pPr>
      <w:r w:rsidRPr="007D0FF0">
        <w:rPr>
          <w:rFonts w:asciiTheme="majorHAnsi" w:eastAsia="Aptos" w:hAnsiTheme="majorHAnsi" w:cs="Arial"/>
        </w:rPr>
        <w:t>The evolution of Steganography can be looked at through three interrelated perspectives that shows how the discipline has advanced alongside computing technologies. These include carrier modality, capacity–detectability trade-offs, and the degree of automation in embedding which collectively reveal how steganography has evolved from simple, human-crafted concealment methods to complex, intelligent, and data-driven systems capable of deceiving modern forensic detection tools as noted below:</w:t>
      </w:r>
    </w:p>
    <w:p w14:paraId="62045FB6" w14:textId="77777777" w:rsidR="007D0FF0" w:rsidRPr="007D0FF0" w:rsidRDefault="007D0FF0" w:rsidP="007D0FF0">
      <w:pPr>
        <w:jc w:val="both"/>
        <w:rPr>
          <w:rFonts w:asciiTheme="majorHAnsi" w:eastAsia="Aptos" w:hAnsiTheme="majorHAnsi" w:cs="Arial"/>
          <w:b/>
          <w:bCs/>
        </w:rPr>
      </w:pPr>
      <w:r w:rsidRPr="007D0FF0">
        <w:rPr>
          <w:rFonts w:asciiTheme="majorHAnsi" w:eastAsia="Aptos" w:hAnsiTheme="majorHAnsi" w:cs="Arial"/>
          <w:b/>
          <w:bCs/>
        </w:rPr>
        <w:t xml:space="preserve">Carrier modality: </w:t>
      </w:r>
    </w:p>
    <w:p w14:paraId="5CD8AD12" w14:textId="77777777" w:rsidR="007D0FF0" w:rsidRPr="007D0FF0" w:rsidRDefault="007D0FF0" w:rsidP="007D0FF0">
      <w:pPr>
        <w:jc w:val="both"/>
        <w:rPr>
          <w:rFonts w:asciiTheme="majorHAnsi" w:eastAsia="Aptos" w:hAnsiTheme="majorHAnsi" w:cs="Arial"/>
        </w:rPr>
      </w:pPr>
      <w:r w:rsidRPr="007D0FF0">
        <w:rPr>
          <w:rFonts w:asciiTheme="majorHAnsi" w:eastAsia="Aptos" w:hAnsiTheme="majorHAnsi" w:cs="Arial"/>
        </w:rPr>
        <w:t xml:space="preserve">This dimension explains the evolution of how information has been carried through steganography over time from ancient methods, such as hiding messages under wax tablets as described by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(Sahu and Sahu 2020)</w:t>
      </w:r>
      <w:r w:rsidRPr="007D0FF0">
        <w:rPr>
          <w:rFonts w:asciiTheme="majorHAnsi" w:eastAsia="Aptos" w:hAnsiTheme="majorHAnsi" w:cs="Arial"/>
        </w:rPr>
        <w:fldChar w:fldCharType="end"/>
      </w:r>
      <w:r w:rsidRPr="007D0FF0">
        <w:rPr>
          <w:rFonts w:asciiTheme="majorHAnsi" w:eastAsia="Aptos" w:hAnsiTheme="majorHAnsi" w:cs="Arial"/>
        </w:rPr>
        <w:t xml:space="preserve">, to modern techniques that use digital media like images, audio, and video fuelled by the rise of digital technologies. Different advanced frameworks now further allow multiple media simultaneously without extensive neural network training, thereby reducing computational costs and improving adaptability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&lt;EndNote&gt;&lt;Cite&gt;&lt;Author&gt;Song&lt;/Author&gt;&lt;Year&gt;2024&lt;/Year&gt;&lt;RecNum&gt;140&lt;/RecNum&gt;&lt;DisplayText&gt;(Song, et al. 2024)&lt;/DisplayText&gt;&lt;record&gt;&lt;rec-number&gt;140&lt;/rec-number&gt;&lt;foreign-keys&gt;&lt;key app="EN" db-id="vr22xts9l0dte4e5w54va9z5xst0ra5ewttv" timestamp="1758364742"&gt;140&lt;/key&gt;&lt;/foreign-keys&gt;&lt;ref-type name="Conference Proceedings"&gt;10&lt;/ref-type&gt;&lt;contributors&gt;&lt;authors&gt;&lt;author&gt;Song, Sojeong&lt;/author&gt;&lt;author&gt;Yang, Seoyun&lt;/author&gt;&lt;author&gt;Yoo, Chang D&lt;/author&gt;&lt;author&gt;Kim, Junmo&lt;/author&gt;&lt;/authors&gt;&lt;/contributors&gt;&lt;titles&gt;&lt;title&gt;Implicit Steganography Beyond the Constraints of Modality&lt;/title&gt;&lt;secondary-title&gt;European Conference on Computer Vision&lt;/secondary-title&gt;&lt;/titles&gt;&lt;pages&gt;289-304&lt;/pages&gt;&lt;dates&gt;&lt;year&gt;2024&lt;/year&gt;&lt;/dates&gt;&lt;publisher&gt;Springer&lt;/publisher&gt;&lt;urls&gt;&lt;/urls&gt;&lt;/record&gt;&lt;/Cite&gt;&lt;/EndNote&gt;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(Song, et al. 2024)</w:t>
      </w:r>
      <w:r w:rsidRPr="007D0FF0">
        <w:rPr>
          <w:rFonts w:asciiTheme="majorHAnsi" w:eastAsia="Aptos" w:hAnsiTheme="majorHAnsi" w:cs="Arial"/>
        </w:rPr>
        <w:fldChar w:fldCharType="end"/>
      </w:r>
      <w:r w:rsidRPr="007D0FF0">
        <w:rPr>
          <w:rFonts w:asciiTheme="majorHAnsi" w:eastAsia="Aptos" w:hAnsiTheme="majorHAnsi" w:cs="Arial"/>
        </w:rPr>
        <w:t xml:space="preserve">. This expanded range of carrier modalities has Increased the potential attack surface, making detection increasingly complex for cybersecurity systems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&lt;EndNote&gt;&lt;Cite&gt;&lt;Author&gt;Mallick&lt;/Author&gt;&lt;Year&gt;2024&lt;/Year&gt;&lt;RecNum&gt;187&lt;/RecNum&gt;&lt;DisplayText&gt;(Mallick and Nath 2024)&lt;/DisplayText&gt;&lt;record&gt;&lt;rec-number&gt;187&lt;/rec-number&gt;&lt;foreign-keys&gt;&lt;key app="EN" db-id="vr22xts9l0dte4e5w54va9z5xst0ra5ewttv" timestamp="1761902523"&gt;187&lt;/key&gt;&lt;/foreign-keys&gt;&lt;ref-type name="Journal Article"&gt;17&lt;/ref-type&gt;&lt;contributors&gt;&lt;authors&gt;&lt;author&gt;Mallick, Md Abu Imran&lt;/author&gt;&lt;author&gt;Nath, Rishab&lt;/author&gt;&lt;/authors&gt;&lt;/contributors&gt;&lt;titles&gt;&lt;title&gt;Navigating the cyber security landscape: A comprehensive review of cyber-attacks, emerging trends, and recent developments&lt;/title&gt;&lt;secondary-title&gt;World Scientific News&lt;/secondary-title&gt;&lt;/titles&gt;&lt;periodical&gt;&lt;full-title&gt;World Scientific News&lt;/full-title&gt;&lt;/periodical&gt;&lt;pages&gt;1-69&lt;/pages&gt;&lt;volume&gt;190&lt;/volume&gt;&lt;number&gt;1&lt;/number&gt;&lt;dates&gt;&lt;year&gt;2024&lt;/year&gt;&lt;/dates&gt;&lt;urls&gt;&lt;/urls&gt;&lt;/record&gt;&lt;/Cite&gt;&lt;/EndNote&gt;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(Mallick and Nath 2024)</w:t>
      </w:r>
      <w:r w:rsidRPr="007D0FF0">
        <w:rPr>
          <w:rFonts w:asciiTheme="majorHAnsi" w:eastAsia="Aptos" w:hAnsiTheme="majorHAnsi" w:cs="Arial"/>
        </w:rPr>
        <w:fldChar w:fldCharType="end"/>
      </w:r>
      <w:r w:rsidRPr="007D0FF0">
        <w:rPr>
          <w:rFonts w:asciiTheme="majorHAnsi" w:eastAsia="Aptos" w:hAnsiTheme="majorHAnsi" w:cs="Arial"/>
        </w:rPr>
        <w:t>.</w:t>
      </w:r>
    </w:p>
    <w:p w14:paraId="7F747137" w14:textId="77777777" w:rsidR="007D0FF0" w:rsidRPr="007D0FF0" w:rsidRDefault="007D0FF0" w:rsidP="007D0FF0">
      <w:pPr>
        <w:jc w:val="both"/>
        <w:rPr>
          <w:rFonts w:asciiTheme="majorHAnsi" w:eastAsia="Aptos" w:hAnsiTheme="majorHAnsi" w:cs="Arial"/>
          <w:b/>
          <w:bCs/>
        </w:rPr>
      </w:pPr>
      <w:r w:rsidRPr="007D0FF0">
        <w:rPr>
          <w:rFonts w:asciiTheme="majorHAnsi" w:eastAsia="Aptos" w:hAnsiTheme="majorHAnsi" w:cs="Arial"/>
          <w:b/>
          <w:bCs/>
        </w:rPr>
        <w:t xml:space="preserve">Capacity-detectability trade-offs: </w:t>
      </w:r>
    </w:p>
    <w:p w14:paraId="3128377A" w14:textId="77777777" w:rsidR="007D0FF0" w:rsidRPr="007D0FF0" w:rsidRDefault="007D0FF0" w:rsidP="007D0FF0">
      <w:pPr>
        <w:jc w:val="both"/>
        <w:rPr>
          <w:rFonts w:asciiTheme="majorHAnsi" w:eastAsia="Aptos" w:hAnsiTheme="majorHAnsi" w:cs="Arial"/>
        </w:rPr>
      </w:pPr>
      <w:r w:rsidRPr="007D0FF0">
        <w:rPr>
          <w:rFonts w:asciiTheme="majorHAnsi" w:eastAsia="Aptos" w:hAnsiTheme="majorHAnsi" w:cs="Arial"/>
        </w:rPr>
        <w:t xml:space="preserve">A fundamental challenge throughout the history of steganography is achieving an optimal balance between data-hiding capacity and noticeability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(Sahu and Sahu 2020)</w:t>
      </w:r>
      <w:r w:rsidRPr="007D0FF0">
        <w:rPr>
          <w:rFonts w:asciiTheme="majorHAnsi" w:eastAsia="Aptos" w:hAnsiTheme="majorHAnsi" w:cs="Arial"/>
        </w:rPr>
        <w:fldChar w:fldCharType="end"/>
      </w:r>
      <w:r w:rsidRPr="007D0FF0">
        <w:rPr>
          <w:rFonts w:asciiTheme="majorHAnsi" w:eastAsia="Aptos" w:hAnsiTheme="majorHAnsi" w:cs="Arial"/>
        </w:rPr>
        <w:t xml:space="preserve">. Increasing the amount of data hidden within a carrier file generally introduces more statistical distortions, making the presence of the hidden message easier to detect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w:t>
      </w:r>
      <w:proofErr w:type="spellStart"/>
      <w:r w:rsidRPr="007D0FF0">
        <w:rPr>
          <w:rFonts w:asciiTheme="majorHAnsi" w:eastAsia="Aptos" w:hAnsiTheme="majorHAnsi" w:cs="Arial"/>
        </w:rPr>
        <w:t>Cheddad</w:t>
      </w:r>
      <w:proofErr w:type="spellEnd"/>
      <w:r w:rsidRPr="007D0FF0">
        <w:rPr>
          <w:rFonts w:asciiTheme="majorHAnsi" w:eastAsia="Aptos" w:hAnsiTheme="majorHAnsi" w:cs="Arial"/>
        </w:rPr>
        <w:t>, et al. 2010)</w:t>
      </w:r>
      <w:r w:rsidRPr="007D0FF0">
        <w:rPr>
          <w:rFonts w:asciiTheme="majorHAnsi" w:eastAsia="Aptos" w:hAnsiTheme="majorHAnsi" w:cs="Arial"/>
        </w:rPr>
        <w:fldChar w:fldCharType="end"/>
      </w:r>
      <w:r w:rsidRPr="007D0FF0">
        <w:rPr>
          <w:rFonts w:asciiTheme="majorHAnsi" w:eastAsia="Aptos" w:hAnsiTheme="majorHAnsi" w:cs="Arial"/>
        </w:rPr>
        <w:t xml:space="preserve">. Early digital methods, such as simple Least Significant Bit (LSB) substitution, could achieve high capacity but were vulnerable to statistical steganalysis attacks that could easily spot these modifications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(Sahu and Sahu 2020)</w:t>
      </w:r>
      <w:r w:rsidRPr="007D0FF0">
        <w:rPr>
          <w:rFonts w:asciiTheme="majorHAnsi" w:eastAsia="Aptos" w:hAnsiTheme="majorHAnsi" w:cs="Arial"/>
        </w:rPr>
        <w:fldChar w:fldCharType="end"/>
      </w:r>
      <w:r w:rsidRPr="007D0FF0">
        <w:rPr>
          <w:rFonts w:asciiTheme="majorHAnsi" w:eastAsia="Aptos" w:hAnsiTheme="majorHAnsi" w:cs="Arial"/>
        </w:rPr>
        <w:t xml:space="preserve">. Frequency-domain methods such as Discrete Cosine Transform (DCT) and Discrete Wavelet Transform (DWT) improved robustness against image processing and detection, though at the cost of reduced capacity of data hidden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w:t>
      </w:r>
      <w:proofErr w:type="spellStart"/>
      <w:r w:rsidRPr="007D0FF0">
        <w:rPr>
          <w:rFonts w:asciiTheme="majorHAnsi" w:eastAsia="Aptos" w:hAnsiTheme="majorHAnsi" w:cs="Arial"/>
        </w:rPr>
        <w:t>Cheddad</w:t>
      </w:r>
      <w:proofErr w:type="spellEnd"/>
      <w:r w:rsidRPr="007D0FF0">
        <w:rPr>
          <w:rFonts w:asciiTheme="majorHAnsi" w:eastAsia="Aptos" w:hAnsiTheme="majorHAnsi" w:cs="Arial"/>
        </w:rPr>
        <w:t>, et al. 2010)</w:t>
      </w:r>
      <w:r w:rsidRPr="007D0FF0">
        <w:rPr>
          <w:rFonts w:asciiTheme="majorHAnsi" w:eastAsia="Aptos" w:hAnsiTheme="majorHAnsi" w:cs="Arial"/>
        </w:rPr>
        <w:fldChar w:fldCharType="end"/>
      </w:r>
      <w:r w:rsidRPr="007D0FF0">
        <w:rPr>
          <w:rFonts w:asciiTheme="majorHAnsi" w:eastAsia="Aptos" w:hAnsiTheme="majorHAnsi" w:cs="Arial"/>
        </w:rPr>
        <w:t xml:space="preserve">. Modern AI-based models, particularly those employing Generative Adversarial Networks (GANs), address this trade-off by learning embedding patterns that mimic the natural statistical features of carrier images, thereby increasing capacity while minimizing detectability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&lt;EndNote&gt;&lt;Cite&gt;&lt;Author&gt;Liu&lt;/Author&gt;&lt;Year&gt;2020&lt;/Year&gt;&lt;RecNum&gt;166&lt;/RecNum&gt;&lt;DisplayText&gt;(Liu, et al.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(Liu, et al. 2020)</w:t>
      </w:r>
      <w:r w:rsidRPr="007D0FF0">
        <w:rPr>
          <w:rFonts w:asciiTheme="majorHAnsi" w:eastAsia="Aptos" w:hAnsiTheme="majorHAnsi" w:cs="Arial"/>
        </w:rPr>
        <w:fldChar w:fldCharType="end"/>
      </w:r>
      <w:r w:rsidRPr="007D0FF0">
        <w:rPr>
          <w:rFonts w:asciiTheme="majorHAnsi" w:eastAsia="Aptos" w:hAnsiTheme="majorHAnsi" w:cs="Arial"/>
        </w:rPr>
        <w:t xml:space="preserve">. The transition from rule-based to data-driven embedding signifies a significant enhancement in steganographic strength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&lt;EndNote&gt;&lt;Cite&gt;&lt;Author&gt;Luo&lt;/Author&gt;&lt;Year&gt;2024&lt;/Year&gt;&lt;RecNum&gt;148&lt;/RecNum&gt;&lt;DisplayText&gt;(Luo, et al.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(Luo, et al. 2024)</w:t>
      </w:r>
      <w:r w:rsidRPr="007D0FF0">
        <w:rPr>
          <w:rFonts w:asciiTheme="majorHAnsi" w:eastAsia="Aptos" w:hAnsiTheme="majorHAnsi" w:cs="Arial"/>
        </w:rPr>
        <w:fldChar w:fldCharType="end"/>
      </w:r>
      <w:r w:rsidRPr="007D0FF0">
        <w:rPr>
          <w:rFonts w:asciiTheme="majorHAnsi" w:eastAsia="Aptos" w:hAnsiTheme="majorHAnsi" w:cs="Arial"/>
        </w:rPr>
        <w:t>.</w:t>
      </w:r>
    </w:p>
    <w:p w14:paraId="6EE51DC2" w14:textId="77777777" w:rsidR="007D0FF0" w:rsidRPr="007D0FF0" w:rsidRDefault="007D0FF0" w:rsidP="007D0FF0">
      <w:pPr>
        <w:jc w:val="both"/>
        <w:rPr>
          <w:rFonts w:asciiTheme="majorHAnsi" w:eastAsia="Aptos" w:hAnsiTheme="majorHAnsi" w:cs="Arial"/>
          <w:b/>
          <w:bCs/>
        </w:rPr>
      </w:pPr>
      <w:r w:rsidRPr="007D0FF0">
        <w:rPr>
          <w:rFonts w:asciiTheme="majorHAnsi" w:eastAsia="Aptos" w:hAnsiTheme="majorHAnsi" w:cs="Arial"/>
          <w:b/>
          <w:bCs/>
        </w:rPr>
        <w:t xml:space="preserve">Degree of automation in embedding: </w:t>
      </w:r>
    </w:p>
    <w:p w14:paraId="66B37E88" w14:textId="77777777" w:rsidR="007D0FF0" w:rsidRPr="007D0FF0" w:rsidRDefault="007D0FF0" w:rsidP="007D0FF0">
      <w:pPr>
        <w:jc w:val="both"/>
        <w:rPr>
          <w:rFonts w:asciiTheme="majorHAnsi" w:eastAsia="Aptos" w:hAnsiTheme="majorHAnsi" w:cs="Arial"/>
        </w:rPr>
      </w:pPr>
      <w:r w:rsidRPr="007D0FF0">
        <w:rPr>
          <w:rFonts w:asciiTheme="majorHAnsi" w:eastAsia="Aptos" w:hAnsiTheme="majorHAnsi" w:cs="Arial"/>
        </w:rPr>
        <w:t xml:space="preserve">Early digital methods required substantial human intervention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(Sahu and Sahu 2020)</w:t>
      </w:r>
      <w:r w:rsidRPr="007D0FF0">
        <w:rPr>
          <w:rFonts w:asciiTheme="majorHAnsi" w:eastAsia="Aptos" w:hAnsiTheme="majorHAnsi" w:cs="Arial"/>
        </w:rPr>
        <w:fldChar w:fldCharType="end"/>
      </w:r>
      <w:r w:rsidRPr="007D0FF0">
        <w:rPr>
          <w:rFonts w:asciiTheme="majorHAnsi" w:eastAsia="Aptos" w:hAnsiTheme="majorHAnsi" w:cs="Arial"/>
        </w:rPr>
        <w:t xml:space="preserve"> but in recent steganography techniques, it has transitioned from manual operations to fully automated, intelligent systems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&lt;EndNote&gt;&lt;Cite&gt;&lt;Author&gt;Majeed&lt;/Author&gt;&lt;Year&gt;2021&lt;/Year&gt;&lt;RecNum&gt;76&lt;/RecNum&gt;&lt;DisplayText&gt;(Majeed, et al. 2021)&lt;/DisplayText&gt;&lt;record&gt;&lt;rec-number&gt;76&lt;/rec-number&gt;&lt;foreign-keys&gt;&lt;key app="EN" db-id="vr22xts9l0dte4e5w54va9z5xst0ra5ewttv" timestamp="1747855086"&gt;76&lt;/key&gt;&lt;/foreign-keys&gt;&lt;ref-type name="Journal Article"&gt;17&lt;/ref-type&gt;&lt;contributors&gt;&lt;authors&gt;&lt;author&gt;Majeed, Mohammed Abdul&lt;/author&gt;&lt;author&gt;Sulaiman, Rossilawati&lt;/author&gt;&lt;author&gt;Shukur, Zarina&lt;/author&gt;&lt;author&gt;Hasan, Mohammad Kamrul&lt;/author&gt;&lt;/authors&gt;&lt;/contributors&gt;&lt;titles&gt;&lt;title&gt;A review on text steganography techniques&lt;/title&gt;&lt;secondary-title&gt;Mathematics&lt;/secondary-title&gt;&lt;/titles&gt;&lt;periodical&gt;&lt;full-title&gt;Mathematics&lt;/full-title&gt;&lt;/periodical&gt;&lt;pages&gt;2829&lt;/pages&gt;&lt;volume&gt;9&lt;/volume&gt;&lt;number&gt;21&lt;/number&gt;&lt;dates&gt;&lt;year&gt;2021&lt;/year&gt;&lt;/dates&gt;&lt;isbn&gt;2227-7390&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(Majeed, et al. 2021)</w:t>
      </w:r>
      <w:r w:rsidRPr="007D0FF0">
        <w:rPr>
          <w:rFonts w:asciiTheme="majorHAnsi" w:eastAsia="Aptos" w:hAnsiTheme="majorHAnsi" w:cs="Arial"/>
        </w:rPr>
        <w:fldChar w:fldCharType="end"/>
      </w:r>
      <w:r w:rsidRPr="007D0FF0">
        <w:rPr>
          <w:rFonts w:asciiTheme="majorHAnsi" w:eastAsia="Aptos" w:hAnsiTheme="majorHAnsi" w:cs="Arial"/>
        </w:rPr>
        <w:t xml:space="preserve">. The beginning of adaptive steganography introduced partial automation by allowing algorithms to analyse cover images and select regions often textured or noisy areas where data could be concealed with minimal impact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w:t>
      </w:r>
      <w:proofErr w:type="spellStart"/>
      <w:r w:rsidRPr="007D0FF0">
        <w:rPr>
          <w:rFonts w:asciiTheme="majorHAnsi" w:eastAsia="Aptos" w:hAnsiTheme="majorHAnsi" w:cs="Arial"/>
        </w:rPr>
        <w:t>Cheddad</w:t>
      </w:r>
      <w:proofErr w:type="spellEnd"/>
      <w:r w:rsidRPr="007D0FF0">
        <w:rPr>
          <w:rFonts w:asciiTheme="majorHAnsi" w:eastAsia="Aptos" w:hAnsiTheme="majorHAnsi" w:cs="Arial"/>
        </w:rPr>
        <w:t>, et al. 2010)</w:t>
      </w:r>
      <w:r w:rsidRPr="007D0FF0">
        <w:rPr>
          <w:rFonts w:asciiTheme="majorHAnsi" w:eastAsia="Aptos" w:hAnsiTheme="majorHAnsi" w:cs="Arial"/>
        </w:rPr>
        <w:fldChar w:fldCharType="end"/>
      </w:r>
      <w:r w:rsidRPr="007D0FF0">
        <w:rPr>
          <w:rFonts w:asciiTheme="majorHAnsi" w:eastAsia="Aptos" w:hAnsiTheme="majorHAnsi" w:cs="Arial"/>
        </w:rPr>
        <w:t xml:space="preserve">. With the rise of deep learning, complete automation has become possible with models such as Generative Adversarial Networks (GANs) and Convolutional Neural Networks (CNNs) autonomously learning from optimal embedding strategies without predefined rules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w:t>
      </w:r>
      <w:proofErr w:type="spellStart"/>
      <w:r w:rsidRPr="007D0FF0">
        <w:rPr>
          <w:rFonts w:asciiTheme="majorHAnsi" w:eastAsia="Aptos" w:hAnsiTheme="majorHAnsi" w:cs="Arial"/>
        </w:rPr>
        <w:t>Saputro</w:t>
      </w:r>
      <w:proofErr w:type="spellEnd"/>
      <w:r w:rsidRPr="007D0FF0">
        <w:rPr>
          <w:rFonts w:asciiTheme="majorHAnsi" w:eastAsia="Aptos" w:hAnsiTheme="majorHAnsi" w:cs="Arial"/>
        </w:rPr>
        <w:t>, et al. 2024)</w:t>
      </w:r>
      <w:r w:rsidRPr="007D0FF0">
        <w:rPr>
          <w:rFonts w:asciiTheme="majorHAnsi" w:eastAsia="Aptos" w:hAnsiTheme="majorHAnsi" w:cs="Arial"/>
        </w:rPr>
        <w:fldChar w:fldCharType="end"/>
      </w:r>
      <w:r w:rsidRPr="007D0FF0">
        <w:rPr>
          <w:rFonts w:asciiTheme="majorHAnsi" w:eastAsia="Aptos" w:hAnsiTheme="majorHAnsi" w:cs="Arial"/>
        </w:rPr>
        <w:t xml:space="preserve">. For example, a GAN-based system trains a generator network to create </w:t>
      </w:r>
      <w:proofErr w:type="spellStart"/>
      <w:r w:rsidRPr="007D0FF0">
        <w:rPr>
          <w:rFonts w:asciiTheme="majorHAnsi" w:eastAsia="Aptos" w:hAnsiTheme="majorHAnsi" w:cs="Arial"/>
        </w:rPr>
        <w:t>stego</w:t>
      </w:r>
      <w:proofErr w:type="spellEnd"/>
      <w:r w:rsidRPr="007D0FF0">
        <w:rPr>
          <w:rFonts w:asciiTheme="majorHAnsi" w:eastAsia="Aptos" w:hAnsiTheme="majorHAnsi" w:cs="Arial"/>
        </w:rPr>
        <w:t xml:space="preserve">-images realistic enough to deceive a discriminator, thereby producing highly imperceptible and secure embeddings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&lt;EndNote&gt;&lt;Cite&gt;&lt;Author&gt;Liu&lt;/Author&gt;&lt;Year&gt;2020&lt;/Year&gt;&lt;RecNum&gt;166&lt;/RecNum&gt;&lt;DisplayText&gt;(Liu, et al.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(Liu, et al. 2020)</w:t>
      </w:r>
      <w:r w:rsidRPr="007D0FF0">
        <w:rPr>
          <w:rFonts w:asciiTheme="majorHAnsi" w:eastAsia="Aptos" w:hAnsiTheme="majorHAnsi" w:cs="Arial"/>
        </w:rPr>
        <w:fldChar w:fldCharType="end"/>
      </w:r>
      <w:r w:rsidRPr="007D0FF0">
        <w:rPr>
          <w:rFonts w:asciiTheme="majorHAnsi" w:eastAsia="Aptos" w:hAnsiTheme="majorHAnsi" w:cs="Arial"/>
        </w:rPr>
        <w:t xml:space="preserve">. This high level of automation significantly enhances the stealth and complexity of steganographic malware, posing major challenges for traditional antivirus detection systems </w:t>
      </w:r>
      <w:r w:rsidRPr="007D0FF0">
        <w:rPr>
          <w:rFonts w:asciiTheme="majorHAnsi" w:eastAsia="Aptos" w:hAnsiTheme="majorHAnsi" w:cs="Arial"/>
        </w:rPr>
        <w:fldChar w:fldCharType="begin"/>
      </w:r>
      <w:r w:rsidRPr="007D0FF0">
        <w:rPr>
          <w:rFonts w:asciiTheme="majorHAnsi" w:eastAsia="Aptos" w:hAnsiTheme="majorHAnsi" w:cs="Arial"/>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7D0FF0">
        <w:rPr>
          <w:rFonts w:asciiTheme="majorHAnsi" w:eastAsia="Aptos" w:hAnsiTheme="majorHAnsi" w:cs="Arial"/>
        </w:rPr>
        <w:fldChar w:fldCharType="separate"/>
      </w:r>
      <w:r w:rsidRPr="007D0FF0">
        <w:rPr>
          <w:rFonts w:asciiTheme="majorHAnsi" w:eastAsia="Aptos" w:hAnsiTheme="majorHAnsi" w:cs="Arial"/>
        </w:rPr>
        <w:t>(</w:t>
      </w:r>
      <w:proofErr w:type="spellStart"/>
      <w:r w:rsidRPr="007D0FF0">
        <w:rPr>
          <w:rFonts w:asciiTheme="majorHAnsi" w:eastAsia="Aptos" w:hAnsiTheme="majorHAnsi" w:cs="Arial"/>
        </w:rPr>
        <w:t>Dell’Orco</w:t>
      </w:r>
      <w:proofErr w:type="spellEnd"/>
      <w:r w:rsidRPr="007D0FF0">
        <w:rPr>
          <w:rFonts w:asciiTheme="majorHAnsi" w:eastAsia="Aptos" w:hAnsiTheme="majorHAnsi" w:cs="Arial"/>
        </w:rPr>
        <w:t>, et al. 2025b)</w:t>
      </w:r>
      <w:r w:rsidRPr="007D0FF0">
        <w:rPr>
          <w:rFonts w:asciiTheme="majorHAnsi" w:eastAsia="Aptos" w:hAnsiTheme="majorHAnsi" w:cs="Arial"/>
        </w:rPr>
        <w:fldChar w:fldCharType="end"/>
      </w:r>
      <w:r w:rsidRPr="007D0FF0">
        <w:rPr>
          <w:rFonts w:asciiTheme="majorHAnsi" w:eastAsia="Aptos" w:hAnsiTheme="majorHAnsi" w:cs="Arial"/>
        </w:rPr>
        <w:t>.</w:t>
      </w:r>
    </w:p>
    <w:p w14:paraId="0F0A0658" w14:textId="77777777" w:rsidR="007D0FF0" w:rsidRPr="007D0FF0" w:rsidRDefault="007D0FF0" w:rsidP="007D0FF0">
      <w:pPr>
        <w:pStyle w:val="Heading2"/>
        <w:jc w:val="both"/>
        <w:rPr>
          <w:rFonts w:cs="Arial"/>
          <w:color w:val="auto"/>
          <w:sz w:val="24"/>
          <w:szCs w:val="24"/>
        </w:rPr>
      </w:pPr>
      <w:bookmarkStart w:id="123" w:name="_Toc213429856"/>
      <w:bookmarkStart w:id="124" w:name="_Toc221191391"/>
      <w:r w:rsidRPr="007D0FF0">
        <w:rPr>
          <w:rFonts w:cs="Arial"/>
          <w:color w:val="auto"/>
          <w:sz w:val="24"/>
          <w:szCs w:val="24"/>
        </w:rPr>
        <w:t>2.2.1. Historical and Traditional Techniques</w:t>
      </w:r>
      <w:bookmarkEnd w:id="123"/>
      <w:bookmarkEnd w:id="124"/>
    </w:p>
    <w:p w14:paraId="0EA216C5"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In today’s world, steganography continues to play a crucial role in ensuring secure and private communications, particularly in environments subject to surveillance and monitoring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&lt;EndNote&gt;&lt;Cite&gt;&lt;Author&gt;Choudhary&lt;/Author&gt;&lt;Year&gt;2024&lt;/Year&gt;&lt;RecNum&gt;121&lt;/RecNum&gt;&lt;DisplayText&gt;(Choudhary and Agarwal 2024)&lt;/DisplayText&gt;&lt;record&gt;&lt;rec-number&gt;121&lt;/rec-number&gt;&lt;foreign-keys&gt;&lt;key app="EN" db-id="vr22xts9l0dte4e5w54va9z5xst0ra5ewttv" timestamp="1754584873"&gt;121&lt;/key&gt;&lt;/foreign-keys&gt;&lt;ref-type name="Conference Proceedings"&gt;10&lt;/ref-type&gt;&lt;contributors&gt;&lt;authors&gt;&lt;author&gt;Choudhary, Utkarsh&lt;/author&gt;&lt;author&gt;Agarwal, Parul&lt;/author&gt;&lt;/authors&gt;&lt;/contributors&gt;&lt;titles&gt;&lt;title&gt;Image Steganography Combined with Cryptography for Covert Communication&lt;/title&gt;&lt;secondary-title&gt;Proceedings of the 2024 Sixteenth International Conference on Contemporary Computing&lt;/secondary-title&gt;&lt;/titles&gt;&lt;pages&gt;207-212&lt;/pages&gt;&lt;dates&gt;&lt;year&gt;2024&lt;/year&gt;&lt;/dates&gt;&lt;urls&gt;&lt;/urls&gt;&lt;/record&gt;&lt;/Cite&gt;&lt;/EndNote&gt;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(Choudhary and Agarwal 2024)</w:t>
      </w:r>
      <w:r w:rsidRPr="007D0FF0">
        <w:rPr>
          <w:rFonts w:asciiTheme="majorHAnsi" w:hAnsiTheme="majorHAnsi" w:cs="Arial"/>
        </w:rPr>
        <w:fldChar w:fldCharType="end"/>
      </w:r>
      <w:r w:rsidRPr="007D0FF0">
        <w:rPr>
          <w:rFonts w:asciiTheme="majorHAnsi" w:hAnsiTheme="majorHAnsi" w:cs="Arial"/>
        </w:rPr>
        <w:t xml:space="preserve">. This role has actually advanced from ancient times as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Sahu and Sahu (2020)</w:t>
      </w:r>
      <w:r w:rsidRPr="007D0FF0">
        <w:rPr>
          <w:rFonts w:asciiTheme="majorHAnsi" w:hAnsiTheme="majorHAnsi" w:cs="Arial"/>
        </w:rPr>
        <w:fldChar w:fldCharType="end"/>
      </w:r>
      <w:r w:rsidRPr="007D0FF0">
        <w:rPr>
          <w:rFonts w:asciiTheme="majorHAnsi" w:hAnsiTheme="majorHAnsi" w:cs="Arial"/>
        </w:rPr>
        <w:t xml:space="preserve"> explained Demaratus wrote the warning message to Greece about the forthcoming attack inside the piece of wood, which was placed beneath a wax tablet. Likewise, Histiaeus tattooed a message on his messenger’s shaved scalp and then waited for the hair to regrow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&lt;EndNote&gt;&lt;Cite&gt;&lt;Author&gt;Diepenbroek&lt;/Author&gt;&lt;Year&gt;2023&lt;/Year&gt;&lt;RecNum&gt;141&lt;/RecNum&gt;&lt;DisplayText&gt;(Diepenbroek 2023)&lt;/DisplayText&gt;&lt;record&gt;&lt;rec-number&gt;141&lt;/rec-number&gt;&lt;foreign-keys&gt;&lt;key app="EN" db-id="vr22xts9l0dte4e5w54va9z5xst0ra5ewttv" timestamp="1758365074"&gt;141&lt;/key&gt;&lt;/foreign-keys&gt;&lt;ref-type name="Journal Article"&gt;17&lt;/ref-type&gt;&lt;contributors&gt;&lt;authors&gt;&lt;author&gt;Diepenbroek, Martine&lt;/author&gt;&lt;/authors&gt;&lt;/contributors&gt;&lt;titles&gt;&lt;title&gt;Secretive Spartans: Herodotus&amp;apos; views towards secret communication in Persia and Sparta and its effect on post-Herodotean sources&lt;/title&gt;&lt;/titles&gt;&lt;dates&gt;&lt;year&gt;2023&lt;/year&gt;&lt;/dates&gt;&lt;urls&gt;&lt;/urls&gt;&lt;/record&gt;&lt;/Cite&gt;&lt;/EndNote&gt;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Diepenbroek</w:t>
      </w:r>
      <w:proofErr w:type="spellEnd"/>
      <w:r w:rsidRPr="007D0FF0">
        <w:rPr>
          <w:rFonts w:asciiTheme="majorHAnsi" w:hAnsiTheme="majorHAnsi" w:cs="Arial"/>
        </w:rPr>
        <w:t xml:space="preserve"> 2023)</w:t>
      </w:r>
      <w:r w:rsidRPr="007D0FF0">
        <w:rPr>
          <w:rFonts w:asciiTheme="majorHAnsi" w:hAnsiTheme="majorHAnsi" w:cs="Arial"/>
        </w:rPr>
        <w:fldChar w:fldCharType="end"/>
      </w:r>
      <w:r w:rsidRPr="007D0FF0">
        <w:rPr>
          <w:rFonts w:asciiTheme="majorHAnsi" w:hAnsiTheme="majorHAnsi" w:cs="Arial"/>
        </w:rPr>
        <w:t xml:space="preserve"> and In World War II invisible ink and microdots were popular methods of hiding information within letters and photographs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&lt;EndNote&gt;&lt;Cite&gt;&lt;Author&gt;Hammad&lt;/Author&gt;&lt;Year&gt;2024&lt;/Year&gt;&lt;RecNum&gt;66&lt;/RecNum&gt;&lt;DisplayText&gt;(Hammad, et al. 2024)&lt;/DisplayText&gt;&lt;record&gt;&lt;rec-number&gt;66&lt;/rec-number&gt;&lt;foreign-keys&gt;&lt;key app="EN" db-id="vr22xts9l0dte4e5w54va9z5xst0ra5ewttv" timestamp="1744140431"&gt;66&lt;/key&gt;&lt;/foreign-keys&gt;&lt;ref-type name="Journal Article"&gt;17&lt;/ref-type&gt;&lt;contributors&gt;&lt;authors&gt;&lt;author&gt;Hammad, Omar Mejbel&lt;/author&gt;&lt;author&gt;Smaoui, Ikram&lt;/author&gt;&lt;author&gt;Fakhfakh, Ahmed&lt;/author&gt;&lt;author&gt;Hashim, Mohammed Mahdi&lt;/author&gt;&lt;/authors&gt;&lt;/contributors&gt;&lt;titles&gt;&lt;title&gt;An Overview of Image Steganography Techniques: Historical Development, Methodologies, and Evaluation Criteria&lt;/title&gt;&lt;secondary-title&gt;SHIFRA&lt;/secondary-title&gt;&lt;/titles&gt;&lt;periodical&gt;&lt;full-title&gt;SHIFRA&lt;/full-title&gt;&lt;/periodical&gt;&lt;pages&gt;74-87&lt;/pages&gt;&lt;volume&gt;2024&lt;/volume&gt;&lt;dates&gt;&lt;year&gt;2024&lt;/year&gt;&lt;/dates&gt;&lt;isbn&gt;3078-3186&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(Hammad, et al. 2024)</w:t>
      </w:r>
      <w:r w:rsidRPr="007D0FF0">
        <w:rPr>
          <w:rFonts w:asciiTheme="majorHAnsi" w:hAnsiTheme="majorHAnsi" w:cs="Arial"/>
        </w:rPr>
        <w:fldChar w:fldCharType="end"/>
      </w:r>
      <w:r w:rsidRPr="007D0FF0">
        <w:rPr>
          <w:rFonts w:asciiTheme="majorHAnsi" w:hAnsiTheme="majorHAnsi" w:cs="Arial"/>
        </w:rPr>
        <w:t>.</w:t>
      </w:r>
    </w:p>
    <w:p w14:paraId="7B502AE7"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Digital steganography emerged with the ability to manipulate carrier bits commonly using images and audio files to embed secret payloads without obvious visible change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&lt;EndNote&gt;&lt;Cite&gt;&lt;Author&gt;Kumar&lt;/Author&gt;&lt;Year&gt;2024&lt;/Year&gt;&lt;RecNum&gt;143&lt;/RecNum&gt;&lt;DisplayText&gt;(Kumar, et al. 2024)&lt;/DisplayText&gt;&lt;record&gt;&lt;rec-number&gt;143&lt;/rec-number&gt;&lt;foreign-keys&gt;&lt;key app="EN" db-id="vr22xts9l0dte4e5w54va9z5xst0ra5ewttv" timestamp="1758365592"&gt;143&lt;/key&gt;&lt;/foreign-keys&gt;&lt;ref-type name="Journal Article"&gt;17&lt;/ref-type&gt;&lt;contributors&gt;&lt;authors&gt;&lt;author&gt;Kumar, Arvind&lt;/author&gt;&lt;author&gt;Tandon, Stuti&lt;/author&gt;&lt;author&gt;Deorari, Shalesh&lt;/author&gt;&lt;author&gt;Kumar, Rajeev&lt;/author&gt;&lt;/authors&gt;&lt;/contributors&gt;&lt;titles&gt;&lt;title&gt;Steganography: Unveiling techniques and research agenda&lt;/title&gt;&lt;/titles&gt;&lt;dates&gt;&lt;year&gt;2024&lt;/year&gt;&lt;/dates&gt;&lt;isbn&gt;0854669019&lt;/isbn&gt;&lt;urls&gt;&lt;/urls&gt;&lt;/record&gt;&lt;/Cite&gt;&lt;/EndNote&gt;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(Kumar, et al. 2024)</w:t>
      </w:r>
      <w:r w:rsidRPr="007D0FF0">
        <w:rPr>
          <w:rFonts w:asciiTheme="majorHAnsi" w:hAnsiTheme="majorHAnsi" w:cs="Arial"/>
        </w:rPr>
        <w:fldChar w:fldCharType="end"/>
      </w:r>
      <w:r w:rsidRPr="007D0FF0">
        <w:rPr>
          <w:rFonts w:asciiTheme="majorHAnsi" w:hAnsiTheme="majorHAnsi" w:cs="Arial"/>
        </w:rPr>
        <w:t xml:space="preserve">. Digital image data is a prevalent medium for steganography due to its high redundancy, providing ample capacity for embedding images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&lt;EndNote&gt;&lt;Cite&gt;&lt;Author&gt;Abdalwahid&lt;/Author&gt;&lt;Year&gt;2024&lt;/Year&gt;&lt;RecNum&gt;144&lt;/RecNum&gt;&lt;DisplayText&gt;(Abdalwahid, et al. 2024)&lt;/DisplayText&gt;&lt;record&gt;&lt;rec-number&gt;144&lt;/rec-number&gt;&lt;foreign-keys&gt;&lt;key app="EN" db-id="vr22xts9l0dte4e5w54va9z5xst0ra5ewttv" timestamp="1758365750"&gt;144&lt;/key&gt;&lt;/foreign-keys&gt;&lt;ref-type name="Conference Proceedings"&gt;10&lt;/ref-type&gt;&lt;contributors&gt;&lt;authors&gt;&lt;author&gt;Abdalwahid, Shadan MJa&lt;/author&gt;&lt;author&gt;Hashim, Wassan Adnan&lt;/author&gt;&lt;author&gt;Saeed, Mohammed Ganim&lt;/author&gt;&lt;author&gt;Altaie, Sarmad A&lt;/author&gt;&lt;author&gt;Kareem, Shahab Wahhab&lt;/author&gt;&lt;/authors&gt;&lt;/contributors&gt;&lt;titles&gt;&lt;title&gt;Investigating the Effectiveness of Artificial Intelligence in Watermarking and Steganography for Digital Media Security&lt;/title&gt;&lt;secondary-title&gt;2024 21st International Multi-Conference on Systems, Signals &amp;amp; Devices (SSD)&lt;/secondary-title&gt;&lt;/titles&gt;&lt;pages&gt;552-561&lt;/pages&gt;&lt;dates&gt;&lt;year&gt;2024&lt;/year&gt;&lt;/dates&gt;&lt;publisher&gt;IEEE&lt;/publisher&gt;&lt;isbn&gt;9798350374131&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(Abdalwahid, et al. 2024)</w:t>
      </w:r>
      <w:r w:rsidRPr="007D0FF0">
        <w:rPr>
          <w:rFonts w:asciiTheme="majorHAnsi" w:hAnsiTheme="majorHAnsi" w:cs="Arial"/>
        </w:rPr>
        <w:fldChar w:fldCharType="end"/>
      </w:r>
      <w:r w:rsidRPr="007D0FF0">
        <w:rPr>
          <w:rFonts w:asciiTheme="majorHAnsi" w:hAnsiTheme="majorHAnsi" w:cs="Arial"/>
        </w:rPr>
        <w:t xml:space="preserve">. This study focusses on Image steganography, which can be categorized into two domains: </w:t>
      </w:r>
    </w:p>
    <w:p w14:paraId="4D8AC79E" w14:textId="77777777" w:rsidR="007D0FF0" w:rsidRPr="007D0FF0" w:rsidRDefault="007D0FF0" w:rsidP="007D0FF0">
      <w:pPr>
        <w:pStyle w:val="ListParagraph"/>
        <w:numPr>
          <w:ilvl w:val="0"/>
          <w:numId w:val="19"/>
        </w:numPr>
        <w:jc w:val="both"/>
        <w:rPr>
          <w:rFonts w:asciiTheme="majorHAnsi" w:hAnsiTheme="majorHAnsi" w:cs="Arial"/>
        </w:rPr>
      </w:pPr>
      <w:r w:rsidRPr="007D0FF0">
        <w:rPr>
          <w:rFonts w:asciiTheme="majorHAnsi" w:hAnsiTheme="majorHAnsi" w:cs="Arial"/>
        </w:rPr>
        <w:t xml:space="preserve">Transform domain which hides information by modifying the frequency components of a media file, such as using discrete cosine or wavelet transforms, making it more robust against compression and attacks than spatial domain methods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&lt;EndNote&gt;&lt;Cite&gt;&lt;Author&gt;Alyousuf&lt;/Author&gt;&lt;Year&gt;2020&lt;/Year&gt;&lt;RecNum&gt;146&lt;/RecNum&gt;&lt;DisplayText&gt;(Alyousuf, et al. 2020)&lt;/DisplayText&gt;&lt;record&gt;&lt;rec-number&gt;146&lt;/rec-number&gt;&lt;foreign-keys&gt;&lt;key app="EN" db-id="vr22xts9l0dte4e5w54va9z5xst0ra5ewttv" timestamp="1758368139"&gt;146&lt;/key&gt;&lt;/foreign-keys&gt;&lt;ref-type name="Journal Article"&gt;17&lt;/ref-type&gt;&lt;contributors&gt;&lt;authors&gt;&lt;author&gt;Alyousuf, Farah Qasim Ahmed&lt;/author&gt;&lt;author&gt;Din, Roshidi&lt;/author&gt;&lt;author&gt;Qasim, Alaa Jabbar&lt;/author&gt;&lt;/authors&gt;&lt;/contributors&gt;&lt;titles&gt;&lt;title&gt;Analysis review on spatial and transform domain technique in digital steganography&lt;/title&gt;&lt;secondary-title&gt;Bulletin of Electrical Engineering and Informatics&lt;/secondary-title&gt;&lt;/titles&gt;&lt;periodical&gt;&lt;full-title&gt;Bulletin of Electrical Engineering and Informatics&lt;/full-title&gt;&lt;/periodical&gt;&lt;pages&gt;573-581&lt;/pages&gt;&lt;volume&gt;9&lt;/volume&gt;&lt;number&gt;2&lt;/number&gt;&lt;dates&gt;&lt;year&gt;2020&lt;/year&gt;&lt;/dates&gt;&lt;isbn&gt;2302-9285&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(Alyousuf, et al. 2020)</w:t>
      </w:r>
      <w:r w:rsidRPr="007D0FF0">
        <w:rPr>
          <w:rFonts w:asciiTheme="majorHAnsi" w:hAnsiTheme="majorHAnsi" w:cs="Arial"/>
        </w:rPr>
        <w:fldChar w:fldCharType="end"/>
      </w:r>
      <w:r w:rsidRPr="007D0FF0">
        <w:rPr>
          <w:rFonts w:asciiTheme="majorHAnsi" w:hAnsiTheme="majorHAnsi" w:cs="Arial"/>
        </w:rPr>
        <w:t xml:space="preserve"> </w:t>
      </w:r>
    </w:p>
    <w:p w14:paraId="6018E139" w14:textId="77777777" w:rsidR="007D0FF0" w:rsidRPr="007D0FF0" w:rsidRDefault="007D0FF0" w:rsidP="007D0FF0">
      <w:pPr>
        <w:pStyle w:val="ListParagraph"/>
        <w:numPr>
          <w:ilvl w:val="0"/>
          <w:numId w:val="19"/>
        </w:numPr>
        <w:jc w:val="both"/>
        <w:rPr>
          <w:rFonts w:asciiTheme="majorHAnsi" w:hAnsiTheme="majorHAnsi" w:cs="Arial"/>
        </w:rPr>
      </w:pPr>
      <w:r w:rsidRPr="007D0FF0">
        <w:rPr>
          <w:rFonts w:asciiTheme="majorHAnsi" w:hAnsiTheme="majorHAnsi" w:cs="Arial"/>
        </w:rPr>
        <w:t xml:space="preserve">Spatial domain steganography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&lt;EndNote&gt;&lt;Cite&gt;&lt;Author&gt;Mandal&lt;/Author&gt;&lt;Year&gt;2022&lt;/Year&gt;&lt;RecNum&gt;75&lt;/RecNum&gt;&lt;DisplayText&gt;(Mandal, et al.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(Mandal, et al. 2022)</w:t>
      </w:r>
      <w:r w:rsidRPr="007D0FF0">
        <w:rPr>
          <w:rFonts w:asciiTheme="majorHAnsi" w:hAnsiTheme="majorHAnsi" w:cs="Arial"/>
        </w:rPr>
        <w:fldChar w:fldCharType="end"/>
      </w:r>
      <w:r w:rsidRPr="007D0FF0">
        <w:rPr>
          <w:rFonts w:asciiTheme="majorHAnsi" w:hAnsiTheme="majorHAnsi" w:cs="Arial"/>
        </w:rPr>
        <w:t xml:space="preserve">, in spatial domain techniques the secret message is hidden inside the image by applying some manipulation over the different pixels of the image steganography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(Swain and Lenka 2014)</w:t>
      </w:r>
      <w:r w:rsidRPr="007D0FF0">
        <w:rPr>
          <w:rFonts w:asciiTheme="majorHAnsi" w:hAnsiTheme="majorHAnsi" w:cs="Arial"/>
        </w:rPr>
        <w:fldChar w:fldCharType="end"/>
      </w:r>
      <w:r w:rsidRPr="007D0FF0">
        <w:rPr>
          <w:rFonts w:asciiTheme="majorHAnsi" w:hAnsiTheme="majorHAnsi" w:cs="Arial"/>
        </w:rPr>
        <w:t xml:space="preserve"> as shown in the figure below:</w:t>
      </w:r>
    </w:p>
    <w:p w14:paraId="358525F8" w14:textId="77777777" w:rsidR="007D0FF0" w:rsidRPr="007D0FF0" w:rsidRDefault="007D0FF0" w:rsidP="007D0FF0">
      <w:pPr>
        <w:jc w:val="both"/>
        <w:rPr>
          <w:rFonts w:asciiTheme="majorHAnsi" w:hAnsiTheme="majorHAnsi" w:cs="Arial"/>
        </w:rPr>
      </w:pPr>
    </w:p>
    <w:p w14:paraId="500E61E6" w14:textId="77777777" w:rsidR="007D0FF0" w:rsidRPr="007D0FF0" w:rsidRDefault="007D0FF0" w:rsidP="007D0FF0">
      <w:pPr>
        <w:jc w:val="both"/>
        <w:rPr>
          <w:rFonts w:asciiTheme="majorHAnsi" w:hAnsiTheme="majorHAnsi" w:cs="Arial"/>
        </w:rPr>
      </w:pPr>
      <w:r w:rsidRPr="007D0FF0">
        <w:rPr>
          <w:rFonts w:asciiTheme="majorHAnsi" w:hAnsiTheme="majorHAnsi" w:cs="Arial"/>
          <w:noProof/>
        </w:rPr>
        <w:drawing>
          <wp:inline distT="0" distB="0" distL="0" distR="0" wp14:anchorId="260FB226" wp14:editId="43322948">
            <wp:extent cx="5731510" cy="3013545"/>
            <wp:effectExtent l="0" t="0" r="2540" b="0"/>
            <wp:docPr id="25170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07455" name=""/>
                    <pic:cNvPicPr/>
                  </pic:nvPicPr>
                  <pic:blipFill rotWithShape="1">
                    <a:blip r:embed="rId11"/>
                    <a:srcRect b="6285"/>
                    <a:stretch>
                      <a:fillRect/>
                    </a:stretch>
                  </pic:blipFill>
                  <pic:spPr bwMode="auto">
                    <a:xfrm>
                      <a:off x="0" y="0"/>
                      <a:ext cx="5731510" cy="3013545"/>
                    </a:xfrm>
                    <a:prstGeom prst="rect">
                      <a:avLst/>
                    </a:prstGeom>
                    <a:ln>
                      <a:noFill/>
                    </a:ln>
                    <a:extLst>
                      <a:ext uri="{53640926-AAD7-44D8-BBD7-CCE9431645EC}">
                        <a14:shadowObscured xmlns:a14="http://schemas.microsoft.com/office/drawing/2010/main"/>
                      </a:ext>
                    </a:extLst>
                  </pic:spPr>
                </pic:pic>
              </a:graphicData>
            </a:graphic>
          </wp:inline>
        </w:drawing>
      </w:r>
    </w:p>
    <w:p w14:paraId="52CEA758" w14:textId="77777777" w:rsidR="007D0FF0" w:rsidRPr="007D0FF0" w:rsidRDefault="007D0FF0" w:rsidP="007D0FF0">
      <w:pPr>
        <w:pStyle w:val="ListParagraph"/>
        <w:jc w:val="both"/>
        <w:rPr>
          <w:rFonts w:asciiTheme="majorHAnsi" w:hAnsiTheme="majorHAnsi" w:cs="Arial"/>
        </w:rPr>
      </w:pPr>
      <w:r w:rsidRPr="007D0FF0">
        <w:rPr>
          <w:rFonts w:asciiTheme="majorHAnsi" w:hAnsiTheme="majorHAnsi" w:cs="Arial"/>
        </w:rPr>
        <w:t xml:space="preserve">Figure 1: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(Swain and Lenka 2014)</w:t>
      </w:r>
      <w:r w:rsidRPr="007D0FF0">
        <w:rPr>
          <w:rFonts w:asciiTheme="majorHAnsi" w:hAnsiTheme="majorHAnsi" w:cs="Arial"/>
        </w:rPr>
        <w:fldChar w:fldCharType="end"/>
      </w:r>
      <w:r w:rsidRPr="007D0FF0">
        <w:rPr>
          <w:rFonts w:asciiTheme="majorHAnsi" w:hAnsiTheme="majorHAnsi" w:cs="Arial"/>
        </w:rPr>
        <w:t xml:space="preserve"> Classification of spatial domain image steganography techniques</w:t>
      </w:r>
    </w:p>
    <w:p w14:paraId="5CF6BF4C" w14:textId="77777777" w:rsidR="007D0FF0" w:rsidRPr="007D0FF0" w:rsidRDefault="007D0FF0" w:rsidP="007D0FF0">
      <w:pPr>
        <w:jc w:val="both"/>
        <w:rPr>
          <w:rFonts w:asciiTheme="majorHAnsi" w:hAnsiTheme="majorHAnsi" w:cs="Arial"/>
        </w:rPr>
      </w:pP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Swain and Lenka (2014)</w:t>
      </w:r>
      <w:r w:rsidRPr="007D0FF0">
        <w:rPr>
          <w:rFonts w:asciiTheme="majorHAnsi" w:hAnsiTheme="majorHAnsi" w:cs="Arial"/>
        </w:rPr>
        <w:fldChar w:fldCharType="end"/>
      </w:r>
      <w:r w:rsidRPr="007D0FF0">
        <w:rPr>
          <w:rFonts w:asciiTheme="majorHAnsi" w:hAnsiTheme="majorHAnsi" w:cs="Arial"/>
        </w:rPr>
        <w:t xml:space="preserve"> categorize spatial-domain steganography into several techniques, including the, including Least Significant Bit (LSB) method, Pixel Value Differencing (PVD), and RGB-based embedding: </w:t>
      </w:r>
    </w:p>
    <w:p w14:paraId="0115A8C5" w14:textId="77777777" w:rsidR="007D0FF0" w:rsidRPr="007D0FF0" w:rsidRDefault="007D0FF0" w:rsidP="007D0FF0">
      <w:pPr>
        <w:pStyle w:val="ListParagraph"/>
        <w:numPr>
          <w:ilvl w:val="0"/>
          <w:numId w:val="18"/>
        </w:numPr>
        <w:jc w:val="both"/>
        <w:rPr>
          <w:rFonts w:asciiTheme="majorHAnsi" w:hAnsiTheme="majorHAnsi" w:cs="Arial"/>
        </w:rPr>
      </w:pPr>
      <w:r w:rsidRPr="007D0FF0">
        <w:rPr>
          <w:rFonts w:asciiTheme="majorHAnsi" w:hAnsiTheme="majorHAnsi" w:cs="Arial"/>
        </w:rPr>
        <w:t xml:space="preserve">Least Significant Bit (LSB) : Described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Swain and Lenka (2014)</w:t>
      </w:r>
      <w:r w:rsidRPr="007D0FF0">
        <w:rPr>
          <w:rFonts w:asciiTheme="majorHAnsi" w:hAnsiTheme="majorHAnsi" w:cs="Arial"/>
        </w:rPr>
        <w:fldChar w:fldCharType="end"/>
      </w:r>
      <w:r w:rsidRPr="007D0FF0">
        <w:rPr>
          <w:rFonts w:asciiTheme="majorHAnsi" w:hAnsiTheme="majorHAnsi" w:cs="Arial"/>
        </w:rPr>
        <w:t xml:space="preserve">, LSB is the simplest and popular image steganographic method is the least significant bit (LSB) substitution and </w:t>
      </w:r>
      <w:del w:id="125" w:author="Du Plessis, Daniel" w:date="2025-12-11T08:50:00Z" w16du:dateUtc="2025-12-11T06:50:00Z">
        <w:r w:rsidRPr="007D0FF0" w:rsidDel="00DA76AF">
          <w:rPr>
            <w:rFonts w:asciiTheme="majorHAnsi" w:hAnsiTheme="majorHAnsi" w:cs="Arial"/>
          </w:rPr>
          <w:delText>I</w:delText>
        </w:r>
      </w:del>
      <w:ins w:id="126" w:author="Du Plessis, Daniel" w:date="2025-12-11T08:50:00Z" w16du:dateUtc="2025-12-11T06:50:00Z">
        <w:r w:rsidRPr="007D0FF0">
          <w:rPr>
            <w:rFonts w:asciiTheme="majorHAnsi" w:hAnsiTheme="majorHAnsi" w:cs="Arial"/>
          </w:rPr>
          <w:t>i</w:t>
        </w:r>
      </w:ins>
      <w:r w:rsidRPr="007D0FF0">
        <w:rPr>
          <w:rFonts w:asciiTheme="majorHAnsi" w:hAnsiTheme="majorHAnsi" w:cs="Arial"/>
        </w:rPr>
        <w:t xml:space="preserve">t embeds messages into cover image by replacing the least significant bits directly. To be further under </w:t>
      </w:r>
      <w:hyperlink w:anchor="_2.2.2._Least_Significant" w:history="1">
        <w:r w:rsidRPr="007D0FF0">
          <w:rPr>
            <w:rStyle w:val="Hyperlink"/>
            <w:rFonts w:asciiTheme="majorHAnsi" w:hAnsiTheme="majorHAnsi" w:cs="Arial"/>
            <w:color w:val="auto"/>
          </w:rPr>
          <w:t>2.2.2. Least Significant Bit</w:t>
        </w:r>
      </w:hyperlink>
      <w:r w:rsidRPr="007D0FF0">
        <w:rPr>
          <w:rFonts w:asciiTheme="majorHAnsi" w:hAnsiTheme="majorHAnsi" w:cs="Arial"/>
        </w:rPr>
        <w:t xml:space="preserve">. </w:t>
      </w:r>
    </w:p>
    <w:p w14:paraId="36F83F18" w14:textId="77777777" w:rsidR="007D0FF0" w:rsidRPr="007D0FF0" w:rsidRDefault="007D0FF0" w:rsidP="007D0FF0">
      <w:pPr>
        <w:pStyle w:val="ListParagraph"/>
        <w:ind w:left="360"/>
        <w:jc w:val="both"/>
        <w:rPr>
          <w:rFonts w:asciiTheme="majorHAnsi" w:hAnsiTheme="majorHAnsi" w:cs="Arial"/>
        </w:rPr>
      </w:pPr>
    </w:p>
    <w:p w14:paraId="6C995807" w14:textId="77777777" w:rsidR="007D0FF0" w:rsidRPr="007D0FF0" w:rsidRDefault="007D0FF0" w:rsidP="007D0FF0">
      <w:pPr>
        <w:pStyle w:val="ListParagraph"/>
        <w:numPr>
          <w:ilvl w:val="0"/>
          <w:numId w:val="18"/>
        </w:numPr>
        <w:jc w:val="both"/>
        <w:rPr>
          <w:rFonts w:asciiTheme="majorHAnsi" w:hAnsiTheme="majorHAnsi" w:cs="Arial"/>
        </w:rPr>
      </w:pPr>
      <w:r w:rsidRPr="007D0FF0">
        <w:rPr>
          <w:rFonts w:asciiTheme="majorHAnsi" w:hAnsiTheme="majorHAnsi" w:cs="Arial"/>
        </w:rPr>
        <w:t xml:space="preserve">Pixel value differencing: Described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AuthorYear="1"&gt;&lt;Author&gt;Mandal&lt;/Author&gt;&lt;Year&gt;2022&lt;/Year&gt;&lt;RecNum&gt;75&lt;/RecNum&gt;&lt;DisplayText&gt;Mandal, et al.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Mandal, et al. (2022)</w:t>
      </w:r>
      <w:r w:rsidRPr="007D0FF0">
        <w:rPr>
          <w:rFonts w:asciiTheme="majorHAnsi" w:hAnsiTheme="majorHAnsi" w:cs="Arial"/>
        </w:rPr>
        <w:fldChar w:fldCharType="end"/>
      </w:r>
      <w:r w:rsidRPr="007D0FF0">
        <w:rPr>
          <w:rFonts w:asciiTheme="majorHAnsi" w:hAnsiTheme="majorHAnsi" w:cs="Arial"/>
        </w:rPr>
        <w:t xml:space="preserve"> conceals secret data by leveraging the fact that edge regions of an image can tolerate greater modification than smooth areas. In this approach, the cover image is divided into non-overlapping pixel pairs, and the secret message is embedded in the pixel-value difference, calculated as </w:t>
      </w:r>
      <m:oMath>
        <m:sSub>
          <m:sSubPr>
            <m:ctrlPr>
              <w:rPr>
                <w:rFonts w:ascii="Cambria Math" w:hAnsi="Cambria Math" w:cs="Arial"/>
                <w:i/>
              </w:rPr>
            </m:ctrlPr>
          </m:sSubPr>
          <m:e>
            <m:r>
              <w:rPr>
                <w:rFonts w:ascii="Cambria Math" w:hAnsi="Cambria Math" w:cs="Arial"/>
              </w:rPr>
              <m:t>B</m:t>
            </m:r>
          </m:e>
          <m:sub>
            <m:r>
              <w:rPr>
                <w:rFonts w:ascii="Cambria Math" w:hAnsi="Cambria Math" w:cs="Arial"/>
              </w:rPr>
              <m:t>i</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k</m:t>
            </m:r>
          </m:e>
          <m:sub>
            <m:r>
              <w:rPr>
                <w:rFonts w:ascii="Cambria Math" w:hAnsi="Cambria Math" w:cs="Arial"/>
              </w:rPr>
              <m:t>i+1</m:t>
            </m:r>
          </m:sub>
        </m:sSub>
        <m:r>
          <w:rPr>
            <w:rFonts w:ascii="Cambria Math" w:eastAsiaTheme="minorEastAsia" w:hAnsi="Cambria Math" w:cs="Arial"/>
          </w:rPr>
          <m:t xml:space="preserve">- </m:t>
        </m:r>
        <m:sSub>
          <m:sSubPr>
            <m:ctrlPr>
              <w:rPr>
                <w:rFonts w:ascii="Cambria Math" w:hAnsi="Cambria Math" w:cs="Arial"/>
                <w:i/>
              </w:rPr>
            </m:ctrlPr>
          </m:sSubPr>
          <m:e>
            <m:r>
              <w:rPr>
                <w:rFonts w:ascii="Cambria Math" w:hAnsi="Cambria Math" w:cs="Arial"/>
              </w:rPr>
              <m:t>k</m:t>
            </m:r>
          </m:e>
          <m:sub>
            <m:r>
              <w:rPr>
                <w:rFonts w:ascii="Cambria Math" w:hAnsi="Cambria Math" w:cs="Arial"/>
              </w:rPr>
              <m:t>i</m:t>
            </m:r>
          </m:sub>
        </m:sSub>
      </m:oMath>
      <w:r w:rsidRPr="007D0FF0">
        <w:rPr>
          <w:rFonts w:asciiTheme="majorHAnsi" w:hAnsiTheme="majorHAnsi" w:cs="Arial"/>
        </w:rPr>
        <w:t xml:space="preserve"> where </w:t>
      </w:r>
      <m:oMath>
        <m:sSub>
          <m:sSubPr>
            <m:ctrlPr>
              <w:rPr>
                <w:rFonts w:ascii="Cambria Math" w:hAnsi="Cambria Math" w:cs="Arial"/>
                <w:i/>
              </w:rPr>
            </m:ctrlPr>
          </m:sSubPr>
          <m:e>
            <m:r>
              <w:rPr>
                <w:rFonts w:ascii="Cambria Math" w:hAnsi="Cambria Math" w:cs="Arial"/>
              </w:rPr>
              <m:t>B</m:t>
            </m:r>
          </m:e>
          <m:sub>
            <m:r>
              <w:rPr>
                <w:rFonts w:ascii="Cambria Math" w:hAnsi="Cambria Math" w:cs="Arial"/>
              </w:rPr>
              <m:t>i</m:t>
            </m:r>
          </m:sub>
        </m:sSub>
      </m:oMath>
      <w:r w:rsidRPr="007D0FF0">
        <w:rPr>
          <w:rFonts w:asciiTheme="majorHAnsi" w:eastAsiaTheme="minorEastAsia" w:hAnsiTheme="majorHAnsi" w:cs="Arial"/>
        </w:rPr>
        <w:t xml:space="preserve"> </w:t>
      </w:r>
      <w:r w:rsidRPr="007D0FF0">
        <w:rPr>
          <w:rFonts w:asciiTheme="majorHAnsi" w:hAnsiTheme="majorHAnsi" w:cs="Arial"/>
        </w:rPr>
        <w:t>ranges from 0 to 255. However, this study excludes PVD because it allows for lower data capacity compared to LSB, which distributes information uniformly across all pixels.</w:t>
      </w:r>
    </w:p>
    <w:p w14:paraId="51D307D1" w14:textId="77777777" w:rsidR="007D0FF0" w:rsidRPr="007D0FF0" w:rsidRDefault="007D0FF0" w:rsidP="007D0FF0">
      <w:pPr>
        <w:pStyle w:val="ListParagraph"/>
        <w:ind w:left="360"/>
        <w:jc w:val="both"/>
        <w:rPr>
          <w:rFonts w:asciiTheme="majorHAnsi" w:hAnsiTheme="majorHAnsi" w:cs="Arial"/>
        </w:rPr>
      </w:pPr>
    </w:p>
    <w:p w14:paraId="27DFBFC2" w14:textId="77777777" w:rsidR="007D0FF0" w:rsidRPr="007D0FF0" w:rsidRDefault="007D0FF0" w:rsidP="007D0FF0">
      <w:pPr>
        <w:pStyle w:val="ListParagraph"/>
        <w:numPr>
          <w:ilvl w:val="0"/>
          <w:numId w:val="18"/>
        </w:numPr>
        <w:jc w:val="both"/>
        <w:rPr>
          <w:rFonts w:asciiTheme="majorHAnsi" w:hAnsiTheme="majorHAnsi" w:cs="Arial"/>
        </w:rPr>
      </w:pPr>
      <w:r w:rsidRPr="007D0FF0">
        <w:rPr>
          <w:rFonts w:asciiTheme="majorHAnsi" w:hAnsiTheme="majorHAnsi" w:cs="Arial"/>
        </w:rPr>
        <w:t xml:space="preserve">Other spatial-domain techniques, such as RGB-Based hides data in the red, green, and blue channels of pixels using modified LSB approaches to enhance security and minimize visual distortion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(Swain and Lenka 2014)</w:t>
      </w:r>
      <w:r w:rsidRPr="007D0FF0">
        <w:rPr>
          <w:rFonts w:asciiTheme="majorHAnsi" w:hAnsiTheme="majorHAnsi" w:cs="Arial"/>
        </w:rPr>
        <w:fldChar w:fldCharType="end"/>
      </w:r>
      <w:r w:rsidRPr="007D0FF0">
        <w:rPr>
          <w:rFonts w:asciiTheme="majorHAnsi" w:hAnsiTheme="majorHAnsi" w:cs="Arial"/>
        </w:rPr>
        <w:t>.</w:t>
      </w:r>
    </w:p>
    <w:p w14:paraId="4DCC3F5B"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Alongside embedding techniques, steganalysis focuses on detecting, analysing, and potentially extracting hidden information from media to uncover the presence of steganography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&lt;EndNote&gt;&lt;Cite&gt;&lt;Author&gt;Eid&lt;/Author&gt;&lt;Year&gt;2022&lt;/Year&gt;&lt;RecNum&gt;147&lt;/RecNum&gt;&lt;DisplayText&gt;(Eid, et al. 2022)&lt;/DisplayText&gt;&lt;record&gt;&lt;rec-number&gt;147&lt;/rec-number&gt;&lt;foreign-keys&gt;&lt;key app="EN" db-id="vr22xts9l0dte4e5w54va9z5xst0ra5ewttv" timestamp="1758368569"&gt;147&lt;/key&gt;&lt;/foreign-keys&gt;&lt;ref-type name="Journal Article"&gt;17&lt;/ref-type&gt;&lt;contributors&gt;&lt;authors&gt;&lt;author&gt;Eid, Wafa M&lt;/author&gt;&lt;author&gt;Alotaibi, Sarah S&lt;/author&gt;&lt;author&gt;Alqahtani, Hasna M&lt;/author&gt;&lt;author&gt;Saleh, Sahar Q&lt;/author&gt;&lt;/authors&gt;&lt;/contributors&gt;&lt;titles&gt;&lt;title&gt;Digital image steganalysis: current methodologies and future challenges&lt;/title&gt;&lt;secondary-title&gt;Ieee Access&lt;/secondary-title&gt;&lt;/titles&gt;&lt;periodical&gt;&lt;full-title&gt;IEEE access&lt;/full-title&gt;&lt;/periodical&gt;&lt;pages&gt;92321-92336&lt;/pages&gt;&lt;volume&gt;10&lt;/volume&gt;&lt;dates&gt;&lt;year&gt;2022&lt;/year&gt;&lt;/dates&gt;&lt;isbn&gt;2169-3536&lt;/isbn&gt;&lt;urls&gt;&lt;/urls&gt;&lt;/record&gt;&lt;/Cite&gt;&lt;/EndNote&gt;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(Eid, et al. 2022)</w:t>
      </w:r>
      <w:r w:rsidRPr="007D0FF0">
        <w:rPr>
          <w:rFonts w:asciiTheme="majorHAnsi" w:hAnsiTheme="majorHAnsi" w:cs="Arial"/>
        </w:rPr>
        <w:fldChar w:fldCharType="end"/>
      </w:r>
      <w:r w:rsidRPr="007D0FF0">
        <w:rPr>
          <w:rFonts w:asciiTheme="majorHAnsi" w:hAnsiTheme="majorHAnsi" w:cs="Arial"/>
        </w:rPr>
        <w:t xml:space="preserve">. Steganalysis is often framed using warden models, which define how adversaries interact with hidden communication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&lt;EndNote&gt;&lt;Cite&gt;&lt;Author&gt;Al-Obaidi&lt;/Author&gt;&lt;Year&gt;2024&lt;/Year&gt;&lt;RecNum&gt;149&lt;/RecNum&gt;&lt;DisplayText&gt;(Al-Obaidi, et al. 2024)&lt;/DisplayText&gt;&lt;record&gt;&lt;rec-number&gt;149&lt;/rec-number&gt;&lt;foreign-keys&gt;&lt;key app="EN" db-id="vr22xts9l0dte4e5w54va9z5xst0ra5ewttv" timestamp="1758369824"&gt;149&lt;/key&gt;&lt;/foreign-keys&gt;&lt;ref-type name="Journal Article"&gt;17&lt;/ref-type&gt;&lt;contributors&gt;&lt;authors&gt;&lt;author&gt;Al-Obaidi, Sumia Abdulhussien Razooqi&lt;/author&gt;&lt;author&gt;Lighvan, Mina Zolfy&lt;/author&gt;&lt;author&gt;Asadpour, Mohammad&lt;/author&gt;&lt;/authors&gt;&lt;/contributors&gt;&lt;titles&gt;&lt;title&gt;Enhanced image steganalysis through reinforcement learning and generative adversarial networks&lt;/title&gt;&lt;secondary-title&gt;Intelligent Decision Technologies&lt;/secondary-title&gt;&lt;/titles&gt;&lt;periodical&gt;&lt;full-title&gt;Intelligent Decision Technologies&lt;/full-title&gt;&lt;/periodical&gt;&lt;pages&gt;1077-1100&lt;/pages&gt;&lt;volume&gt;18&lt;/volume&gt;&lt;number&gt;2&lt;/number&gt;&lt;dates&gt;&lt;year&gt;2024&lt;/year&gt;&lt;/dates&gt;&lt;isbn&gt;1872-4981&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(Al-Obaidi, et al. 2024)</w:t>
      </w:r>
      <w:r w:rsidRPr="007D0FF0">
        <w:rPr>
          <w:rFonts w:asciiTheme="majorHAnsi" w:hAnsiTheme="majorHAnsi" w:cs="Arial"/>
        </w:rPr>
        <w:fldChar w:fldCharType="end"/>
      </w:r>
      <w:r w:rsidRPr="007D0FF0">
        <w:rPr>
          <w:rFonts w:asciiTheme="majorHAnsi" w:hAnsiTheme="majorHAnsi" w:cs="Arial"/>
        </w:rPr>
        <w:t xml:space="preserve">. The active warden model proactively disrupts steganography by modifying potential cover objects such as images before they can be used, thereby causing embedding algorithms to fail or produce easily detectable artefacts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&lt;EndNote&gt;&lt;Cite&gt;&lt;Author&gt;Desoky&lt;/Author&gt;&lt;Year&gt;2011&lt;/Year&gt;&lt;RecNum&gt;151&lt;/RecNum&gt;&lt;DisplayText&gt;(Desoky 2011)&lt;/DisplayText&gt;&lt;record&gt;&lt;rec-number&gt;151&lt;/rec-number&gt;&lt;foreign-keys&gt;&lt;key app="EN" db-id="vr22xts9l0dte4e5w54va9z5xst0ra5ewttv" timestamp="1758370064"&gt;151&lt;/key&gt;&lt;/foreign-keys&gt;&lt;ref-type name="Journal Article"&gt;17&lt;/ref-type&gt;&lt;contributors&gt;&lt;authors&gt;&lt;author&gt;Desoky, Abdelrahman&lt;/author&gt;&lt;/authors&gt;&lt;/contributors&gt;&lt;titles&gt;&lt;title&gt;Edustega: an education-centric steganography methodology&lt;/title&gt;&lt;secondary-title&gt;International Journal of Security and Networks&lt;/secondary-title&gt;&lt;/titles&gt;&lt;periodical&gt;&lt;full-title&gt;International Journal of Security and Networks&lt;/full-title&gt;&lt;/periodical&gt;&lt;pages&gt;153-173&lt;/pages&gt;&lt;volume&gt;6&lt;/volume&gt;&lt;number&gt;2-3&lt;/number&gt;&lt;dates&gt;&lt;year&gt;2011&lt;/year&gt;&lt;/dates&gt;&lt;isbn&gt;1747-8405&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Desoky</w:t>
      </w:r>
      <w:proofErr w:type="spellEnd"/>
      <w:r w:rsidRPr="007D0FF0">
        <w:rPr>
          <w:rFonts w:asciiTheme="majorHAnsi" w:hAnsiTheme="majorHAnsi" w:cs="Arial"/>
        </w:rPr>
        <w:t xml:space="preserve"> 2011)</w:t>
      </w:r>
      <w:r w:rsidRPr="007D0FF0">
        <w:rPr>
          <w:rFonts w:asciiTheme="majorHAnsi" w:hAnsiTheme="majorHAnsi" w:cs="Arial"/>
        </w:rPr>
        <w:fldChar w:fldCharType="end"/>
      </w:r>
      <w:r w:rsidRPr="007D0FF0">
        <w:rPr>
          <w:rFonts w:asciiTheme="majorHAnsi" w:hAnsiTheme="majorHAnsi" w:cs="Arial"/>
        </w:rPr>
        <w:t xml:space="preserve"> and passive warden model merely monitors communication channels or files to detect hidden content without altering the transmitted data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&lt;EndNote&gt;&lt;Cite&gt;&lt;Author&gt;Luo&lt;/Author&gt;&lt;Year&gt;2024&lt;/Year&gt;&lt;RecNum&gt;148&lt;/RecNum&gt;&lt;DisplayText&gt;(Luo, et al.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(Luo, et al. 2024)</w:t>
      </w:r>
      <w:r w:rsidRPr="007D0FF0">
        <w:rPr>
          <w:rFonts w:asciiTheme="majorHAnsi" w:hAnsiTheme="majorHAnsi" w:cs="Arial"/>
        </w:rPr>
        <w:fldChar w:fldCharType="end"/>
      </w:r>
      <w:r w:rsidRPr="007D0FF0">
        <w:rPr>
          <w:rFonts w:asciiTheme="majorHAnsi" w:hAnsiTheme="majorHAnsi" w:cs="Arial"/>
        </w:rPr>
        <w:t xml:space="preserve">. This study aligns with the passive warden model, as it analyses files non-destructively by examining the bit patterns of the least significant bits (LSBs) across digital images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&lt;EndNote&gt;&lt;Cite&gt;&lt;Author&gt;Aslam&lt;/Author&gt;&lt;Year&gt;2022&lt;/Year&gt;&lt;RecNum&gt;83&lt;/RecNum&gt;&lt;DisplayText&gt;(Aslam, et al.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Pr="007D0FF0">
        <w:rPr>
          <w:rFonts w:asciiTheme="majorHAnsi" w:hAnsiTheme="majorHAnsi" w:cs="Arial"/>
        </w:rPr>
        <w:fldChar w:fldCharType="separate"/>
      </w:r>
      <w:r w:rsidRPr="007D0FF0">
        <w:rPr>
          <w:rFonts w:asciiTheme="majorHAnsi" w:hAnsiTheme="majorHAnsi" w:cs="Arial"/>
        </w:rPr>
        <w:t>(Aslam, et al. 2022)</w:t>
      </w:r>
      <w:r w:rsidRPr="007D0FF0">
        <w:rPr>
          <w:rFonts w:asciiTheme="majorHAnsi" w:hAnsiTheme="majorHAnsi" w:cs="Arial"/>
        </w:rPr>
        <w:fldChar w:fldCharType="end"/>
      </w:r>
      <w:r w:rsidRPr="007D0FF0">
        <w:rPr>
          <w:rFonts w:asciiTheme="majorHAnsi" w:hAnsiTheme="majorHAnsi" w:cs="Arial"/>
        </w:rPr>
        <w:t>.</w:t>
      </w:r>
    </w:p>
    <w:p w14:paraId="2FA763A5" w14:textId="77777777" w:rsidR="007D0FF0" w:rsidRPr="007D0FF0" w:rsidRDefault="007D0FF0" w:rsidP="007D0FF0">
      <w:pPr>
        <w:pStyle w:val="Heading2"/>
        <w:jc w:val="both"/>
        <w:rPr>
          <w:rFonts w:cs="Arial"/>
          <w:color w:val="auto"/>
          <w:sz w:val="24"/>
          <w:szCs w:val="24"/>
        </w:rPr>
      </w:pPr>
      <w:bookmarkStart w:id="127" w:name="_2.2.2._Least_Significant"/>
      <w:bookmarkStart w:id="128" w:name="_Toc213429857"/>
      <w:bookmarkStart w:id="129" w:name="_Toc221191392"/>
      <w:bookmarkEnd w:id="127"/>
      <w:r w:rsidRPr="007D0FF0">
        <w:rPr>
          <w:rFonts w:cs="Arial"/>
          <w:color w:val="auto"/>
          <w:sz w:val="24"/>
          <w:szCs w:val="24"/>
        </w:rPr>
        <w:t>2.2.2. Least Significant Bit (LSB) Substitution</w:t>
      </w:r>
      <w:bookmarkEnd w:id="128"/>
      <w:bookmarkEnd w:id="129"/>
    </w:p>
    <w:p w14:paraId="43A685C3"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The simplest and most popular image steganographic method is the least significant bit (LSB) substitution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&lt;EndNote&gt;&lt;Cite&gt;&lt;Author&gt;Emad&lt;/Author&gt;&lt;Year&gt;2018&lt;/Year&gt;&lt;RecNum&gt;152&lt;/RecNum&gt;&lt;DisplayText&gt;(Emad, et al. 2018)&lt;/DisplayText&gt;&lt;record&gt;&lt;rec-number&gt;152&lt;/rec-number&gt;&lt;foreign-keys&gt;&lt;key app="EN" db-id="vr22xts9l0dte4e5w54va9z5xst0ra5ewttv" timestamp="1758385468"&gt;152&lt;/key&gt;&lt;/foreign-keys&gt;&lt;ref-type name="Journal Article"&gt;17&lt;/ref-type&gt;&lt;contributors&gt;&lt;authors&gt;&lt;author&gt;Emad, Elshazly&lt;/author&gt;&lt;author&gt;Safey, Abdelwahab&lt;/author&gt;&lt;author&gt;Refaat, Abouzaid&lt;/author&gt;&lt;author&gt;Osama, Zahran&lt;/author&gt;&lt;author&gt;Sayed, Elaraby&lt;/author&gt;&lt;author&gt;Mohamed, Elkordy&lt;/author&gt;&lt;/authors&gt;&lt;/contributors&gt;&lt;titles&gt;&lt;title&gt;A secure image steganography algorithm based on least significant bit and integer wavelet transform&lt;/title&gt;&lt;secondary-title&gt;Journal of Systems Engineering and Electronics&lt;/secondary-title&gt;&lt;/titles&gt;&lt;periodical&gt;&lt;full-title&gt;Journal of Systems Engineering and Electronics&lt;/full-title&gt;&lt;/periodical&gt;&lt;pages&gt;639-649&lt;/pages&gt;&lt;volume&gt;29&lt;/volume&gt;&lt;number&gt;3&lt;/number&gt;&lt;dates&gt;&lt;year&gt;2018&lt;/year&gt;&lt;/dates&gt;&lt;isbn&gt;1004-4132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(Emad, et al. 2018)</w:t>
      </w:r>
      <w:r w:rsidRPr="007D0FF0">
        <w:rPr>
          <w:rFonts w:asciiTheme="majorHAnsi" w:hAnsiTheme="majorHAnsi" w:cs="Arial"/>
        </w:rPr>
        <w:fldChar w:fldCharType="end"/>
      </w:r>
      <w:r w:rsidRPr="007D0FF0">
        <w:rPr>
          <w:rFonts w:asciiTheme="majorHAnsi" w:hAnsiTheme="majorHAnsi" w:cs="Arial"/>
        </w:rPr>
        <w:t xml:space="preserve"> which embeds messages into cover images by replacing the least significant bits directly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(Swain and Lenka 2014)</w:t>
      </w:r>
      <w:r w:rsidRPr="007D0FF0">
        <w:rPr>
          <w:rFonts w:asciiTheme="majorHAnsi" w:hAnsiTheme="majorHAnsi" w:cs="Arial"/>
        </w:rPr>
        <w:fldChar w:fldCharType="end"/>
      </w:r>
      <w:r w:rsidRPr="007D0FF0">
        <w:rPr>
          <w:rFonts w:asciiTheme="majorHAnsi" w:hAnsiTheme="majorHAnsi" w:cs="Arial"/>
        </w:rPr>
        <w:t xml:space="preserve">. Although this study focuses on LSB embedding in images, the same principle can be applied to other media types such as audio and video, which are also effective steganographic carriers due to their inherent redundancy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&lt;EndNote&gt;&lt;Cite&gt;&lt;Author&gt;Asad&lt;/Author&gt;&lt;Year&gt;2011&lt;/Year&gt;&lt;RecNum&gt;153&lt;/RecNum&gt;&lt;DisplayText&gt;(Asad, et al. 2011)&lt;/DisplayText&gt;&lt;record&gt;&lt;rec-number&gt;153&lt;/rec-number&gt;&lt;foreign-keys&gt;&lt;key app="EN" db-id="vr22xts9l0dte4e5w54va9z5xst0ra5ewttv" timestamp="1758385649"&gt;153&lt;/key&gt;&lt;/foreign-keys&gt;&lt;ref-type name="Conference Proceedings"&gt;10&lt;/ref-type&gt;&lt;contributors&gt;&lt;authors&gt;&lt;author&gt;Asad, Muhammad&lt;/author&gt;&lt;author&gt;Gilani, Junaid&lt;/author&gt;&lt;author&gt;Khalid, Adnan&lt;/author&gt;&lt;/authors&gt;&lt;/contributors&gt;&lt;titles&gt;&lt;title&gt;An enhanced least significant bit modification technique for audio steganography&lt;/title&gt;&lt;secondary-title&gt;International Conference on Computer Networks and Information Technology&lt;/secondary-title&gt;&lt;/titles&gt;&lt;pages&gt;143-147&lt;/pages&gt;&lt;dates&gt;&lt;year&gt;2011&lt;/year&gt;&lt;/dates&gt;&lt;publisher&gt;IEEE&lt;/publisher&gt;&lt;isbn&gt;1612849415&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(Asad, et al. 2011)</w:t>
      </w:r>
      <w:r w:rsidRPr="007D0FF0">
        <w:rPr>
          <w:rFonts w:asciiTheme="majorHAnsi" w:hAnsiTheme="majorHAnsi" w:cs="Arial"/>
        </w:rPr>
        <w:fldChar w:fldCharType="end"/>
      </w:r>
      <w:r w:rsidRPr="007D0FF0">
        <w:rPr>
          <w:rFonts w:asciiTheme="majorHAnsi" w:hAnsiTheme="majorHAnsi" w:cs="Arial"/>
        </w:rPr>
        <w:t xml:space="preserve">. The simplicity and high embedding capacity of LSB-based approaches make them foundational to modern spatial-domain steganography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&lt;EndNote&gt;&lt;Cite&gt;&lt;Author&gt;Alhomoud&lt;/Author&gt;&lt;Year&gt;2021&lt;/Year&gt;&lt;RecNum&gt;188&lt;/RecNum&gt;&lt;DisplayText&gt;(Alhomoud 2021)&lt;/DisplayText&gt;&lt;record&gt;&lt;rec-number&gt;188&lt;/rec-number&gt;&lt;foreign-keys&gt;&lt;key app="EN" db-id="vr22xts9l0dte4e5w54va9z5xst0ra5ewttv" timestamp="1762081949"&gt;188&lt;/key&gt;&lt;/foreign-keys&gt;&lt;ref-type name="Journal Article"&gt;17&lt;/ref-type&gt;&lt;contributors&gt;&lt;authors&gt;&lt;author&gt;Alhomoud, Adeeb M&lt;/author&gt;&lt;/authors&gt;&lt;/contributors&gt;&lt;titles&gt;&lt;title&gt;Image steganography in spatial domain: Current status, techniques, and trends&lt;/title&gt;&lt;secondary-title&gt;Intelligent Automation &amp;amp; Soft Computing&lt;/secondary-title&gt;&lt;/titles&gt;&lt;periodical&gt;&lt;full-title&gt;Intelligent Automation &amp;amp; Soft Computing&lt;/full-title&gt;&lt;/periodical&gt;&lt;volume&gt;27&lt;/volume&gt;&lt;number&gt;1&lt;/number&gt;&lt;dates&gt;&lt;year&gt;2021&lt;/year&gt;&lt;/dates&gt;&lt;isbn&gt;1079-8587&lt;/isbn&gt;&lt;urls&gt;&lt;/urls&gt;&lt;/record&gt;&lt;/Cite&gt;&lt;/EndNote&gt;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Alhomoud</w:t>
      </w:r>
      <w:proofErr w:type="spellEnd"/>
      <w:r w:rsidRPr="007D0FF0">
        <w:rPr>
          <w:rFonts w:asciiTheme="majorHAnsi" w:hAnsiTheme="majorHAnsi" w:cs="Arial"/>
        </w:rPr>
        <w:t xml:space="preserve"> 2021)</w:t>
      </w:r>
      <w:r w:rsidRPr="007D0FF0">
        <w:rPr>
          <w:rFonts w:asciiTheme="majorHAnsi" w:hAnsiTheme="majorHAnsi" w:cs="Arial"/>
        </w:rPr>
        <w:fldChar w:fldCharType="end"/>
      </w:r>
      <w:r w:rsidRPr="007D0FF0">
        <w:rPr>
          <w:rFonts w:asciiTheme="majorHAnsi" w:hAnsiTheme="majorHAnsi" w:cs="Arial"/>
        </w:rPr>
        <w:t>.</w:t>
      </w:r>
    </w:p>
    <w:p w14:paraId="666654FE"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To reduce detectability and enhance security, several parts of LSB have been developed. One such approach is such as randomized LSB, which modifies pixel insertion positions to avoid predictable sequential patterns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&lt;EndNote&gt;&lt;Cite&gt;&lt;Author&gt;Rafat&lt;/Author&gt;&lt;Year&gt;2024&lt;/Year&gt;&lt;RecNum&gt;189&lt;/RecNum&gt;&lt;DisplayText&gt;(Rafat and Sajjad 2024)&lt;/DisplayText&gt;&lt;record&gt;&lt;rec-number&gt;189&lt;/rec-number&gt;&lt;foreign-keys&gt;&lt;key app="EN" db-id="vr22xts9l0dte4e5w54va9z5xst0ra5ewttv" timestamp="1762082264"&gt;189&lt;/key&gt;&lt;/foreign-keys&gt;&lt;ref-type name="Journal Article"&gt;17&lt;/ref-type&gt;&lt;contributors&gt;&lt;authors&gt;&lt;author&gt;Rafat, Khan Farhan&lt;/author&gt;&lt;author&gt;Sajjad, Syed Muhammad&lt;/author&gt;&lt;/authors&gt;&lt;/contributors&gt;&lt;titles&gt;&lt;title&gt;Advancing reversible LSB steganography: Addressing imperfections and embracing pioneering techniques for enhanced security&lt;/title&gt;&lt;secondary-title&gt;IEEE Access&lt;/secondary-title&gt;&lt;/titles&gt;&lt;periodical&gt;&lt;full-title&gt;IEEE access&lt;/full-title&gt;&lt;/periodical&gt;&lt;dates&gt;&lt;year&gt;2024&lt;/year&gt;&lt;/dates&gt;&lt;isbn&gt;2169-3536&lt;/isbn&gt;&lt;urls&gt;&lt;/urls&gt;&lt;/record&gt;&lt;/Cite&gt;&lt;/EndNote&gt;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(Rafat and Sajjad 2024)</w:t>
      </w:r>
      <w:r w:rsidRPr="007D0FF0">
        <w:rPr>
          <w:rFonts w:asciiTheme="majorHAnsi" w:hAnsiTheme="majorHAnsi" w:cs="Arial"/>
        </w:rPr>
        <w:fldChar w:fldCharType="end"/>
      </w:r>
      <w:r w:rsidRPr="007D0FF0">
        <w:rPr>
          <w:rFonts w:asciiTheme="majorHAnsi" w:hAnsiTheme="majorHAnsi" w:cs="Arial"/>
        </w:rPr>
        <w:t xml:space="preserve">.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AuthorYear="1"&gt;&lt;Author&gt;ALabaichi&lt;/Author&gt;&lt;Year&gt;2020&lt;/Year&gt;&lt;RecNum&gt;208&lt;/RecNum&gt;&lt;DisplayText&gt;ALabaichi, et al. (2020)&lt;/DisplayText&gt;&lt;record&gt;&lt;rec-number&gt;208&lt;/rec-number&gt;&lt;foreign-keys&gt;&lt;key app="EN" db-id="wpsfper5z25dafer2vjpetstfzzrdwx2029e" timestamp="1770198674"&gt;208&lt;/key&gt;&lt;/foreign-keys&gt;&lt;ref-type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ALabaichi, et al. (2020)</w:t>
      </w:r>
      <w:r w:rsidRPr="007D0FF0">
        <w:rPr>
          <w:rFonts w:asciiTheme="majorHAnsi" w:hAnsiTheme="majorHAnsi" w:cs="Arial"/>
        </w:rPr>
        <w:fldChar w:fldCharType="end"/>
      </w:r>
      <w:r w:rsidRPr="007D0FF0">
        <w:rPr>
          <w:rFonts w:asciiTheme="majorHAnsi" w:hAnsiTheme="majorHAnsi" w:cs="Arial"/>
        </w:rPr>
        <w:t xml:space="preserve"> described how randomization is a common strategy that improves resistance to detection by distributing hidden data irregularly across the image and in relation to this,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AuthorYear="1"&gt;&lt;Author&gt;Rahman&lt;/Author&gt;&lt;Year&gt;2025&lt;/Year&gt;&lt;RecNum&gt;158&lt;/RecNum&gt;&lt;DisplayText&gt;Rahman, et al. (2025)&lt;/DisplayText&gt;&lt;record&gt;&lt;rec-number&gt;158&lt;/rec-number&gt;&lt;foreign-keys&gt;&lt;key app="EN" db-id="vr22xts9l0dte4e5w54va9z5xst0ra5ewttv" timestamp="1758386688"&gt;158&lt;/key&gt;&lt;/foreign-keys&gt;&lt;ref-type name="Journal Article"&gt;17&lt;/ref-type&gt;&lt;contributors&gt;&lt;authors&gt;&lt;author&gt;Rahman, Shahid&lt;/author&gt;&lt;author&gt;Uddin, Jamal&lt;/author&gt;&lt;author&gt;Hussain, Hameed&lt;/author&gt;&lt;author&gt;Shah, Sabir&lt;/author&gt;&lt;author&gt;Salam, Abdu&lt;/author&gt;&lt;author&gt;Amin, Farhan&lt;/author&gt;&lt;author&gt;de la Torre Díez, Isabel&lt;/author&gt;&lt;author&gt;Vargas, Debora Libertad Ramirez&lt;/author&gt;&lt;author&gt;Espinosa, Julio Cesar Martinez&lt;/author&gt;&lt;/authors&gt;&lt;/contributors&gt;&lt;titles&gt;&lt;title&gt;A novel and efficient digital image steganography technique using least significant bit substitution&lt;/title&gt;&lt;secondary-title&gt;Scientific Reports&lt;/secondary-title&gt;&lt;/titles&gt;&lt;periodical&gt;&lt;full-title&gt;Scientific Reports&lt;/full-title&gt;&lt;/periodical&gt;&lt;pages&gt;107&lt;/pages&gt;&lt;volume&gt;15&lt;/volume&gt;&lt;number&gt;1&lt;/number&gt;&lt;dates&gt;&lt;year&gt;2025&lt;/year&gt;&lt;/dates&gt;&lt;isbn&gt;2045-2322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Rahman, et al. (2025)</w:t>
      </w:r>
      <w:r w:rsidRPr="007D0FF0">
        <w:rPr>
          <w:rFonts w:asciiTheme="majorHAnsi" w:hAnsiTheme="majorHAnsi" w:cs="Arial"/>
        </w:rPr>
        <w:fldChar w:fldCharType="end"/>
      </w:r>
      <w:r w:rsidRPr="007D0FF0">
        <w:rPr>
          <w:rFonts w:asciiTheme="majorHAnsi" w:hAnsiTheme="majorHAnsi" w:cs="Arial"/>
        </w:rPr>
        <w:t xml:space="preserve"> propose a Magic Matrix approach that shuffles blocks of an image’s blue channel before embedding, enhancing resistance to steganalysis. Other methods employ adaptive selection, which targets specific regions of an image, like edges detected via the Canny algorithm, to hide information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&lt;EndNote&gt;&lt;Cite&gt;&lt;Author&gt;Aslam&lt;/Author&gt;&lt;Year&gt;2022&lt;/Year&gt;&lt;RecNum&gt;83&lt;/RecNum&gt;&lt;DisplayText&gt;(Aslam, et al.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Pr="007D0FF0">
        <w:rPr>
          <w:rFonts w:asciiTheme="majorHAnsi" w:hAnsiTheme="majorHAnsi" w:cs="Arial"/>
        </w:rPr>
        <w:fldChar w:fldCharType="separate"/>
      </w:r>
      <w:r w:rsidRPr="007D0FF0">
        <w:rPr>
          <w:rFonts w:asciiTheme="majorHAnsi" w:hAnsiTheme="majorHAnsi" w:cs="Arial"/>
        </w:rPr>
        <w:t>(Aslam, et al. 2022)</w:t>
      </w:r>
      <w:r w:rsidRPr="007D0FF0">
        <w:rPr>
          <w:rFonts w:asciiTheme="majorHAnsi" w:hAnsiTheme="majorHAnsi" w:cs="Arial"/>
        </w:rPr>
        <w:fldChar w:fldCharType="end"/>
      </w:r>
      <w:r w:rsidRPr="007D0FF0">
        <w:rPr>
          <w:rFonts w:asciiTheme="majorHAnsi" w:hAnsiTheme="majorHAnsi" w:cs="Arial"/>
        </w:rPr>
        <w:t xml:space="preserve">. Adaptive methods can also vary the number of bits hidden in each pixel to improve the </w:t>
      </w:r>
      <w:proofErr w:type="spellStart"/>
      <w:r w:rsidRPr="007D0FF0">
        <w:rPr>
          <w:rFonts w:asciiTheme="majorHAnsi" w:hAnsiTheme="majorHAnsi" w:cs="Arial"/>
        </w:rPr>
        <w:t>stego</w:t>
      </w:r>
      <w:proofErr w:type="spellEnd"/>
      <w:r w:rsidRPr="007D0FF0">
        <w:rPr>
          <w:rFonts w:asciiTheme="majorHAnsi" w:hAnsiTheme="majorHAnsi" w:cs="Arial"/>
        </w:rPr>
        <w:t xml:space="preserve">-image's quality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&lt;EndNote&gt;&lt;Cite&gt;&lt;Author&gt;Emad&lt;/Author&gt;&lt;Year&gt;2018&lt;/Year&gt;&lt;RecNum&gt;152&lt;/RecNum&gt;&lt;DisplayText&gt;(Emad, et al. 2018)&lt;/DisplayText&gt;&lt;record&gt;&lt;rec-number&gt;152&lt;/rec-number&gt;&lt;foreign-keys&gt;&lt;key app="EN" db-id="vr22xts9l0dte4e5w54va9z5xst0ra5ewttv" timestamp="1758385468"&gt;152&lt;/key&gt;&lt;/foreign-keys&gt;&lt;ref-type name="Journal Article"&gt;17&lt;/ref-type&gt;&lt;contributors&gt;&lt;authors&gt;&lt;author&gt;Emad, Elshazly&lt;/author&gt;&lt;author&gt;Safey, Abdelwahab&lt;/author&gt;&lt;author&gt;Refaat, Abouzaid&lt;/author&gt;&lt;author&gt;Osama, Zahran&lt;/author&gt;&lt;author&gt;Sayed, Elaraby&lt;/author&gt;&lt;author&gt;Mohamed, Elkordy&lt;/author&gt;&lt;/authors&gt;&lt;/contributors&gt;&lt;titles&gt;&lt;title&gt;A secure image steganography algorithm based on least significant bit and integer wavelet transform&lt;/title&gt;&lt;secondary-title&gt;Journal of Systems Engineering and Electronics&lt;/secondary-title&gt;&lt;/titles&gt;&lt;periodical&gt;&lt;full-title&gt;Journal of Systems Engineering and Electronics&lt;/full-title&gt;&lt;/periodical&gt;&lt;pages&gt;639-649&lt;/pages&gt;&lt;volume&gt;29&lt;/volume&gt;&lt;number&gt;3&lt;/number&gt;&lt;dates&gt;&lt;year&gt;2018&lt;/year&gt;&lt;/dates&gt;&lt;isbn&gt;1004-4132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(Emad, et al. 2018)</w:t>
      </w:r>
      <w:r w:rsidRPr="007D0FF0">
        <w:rPr>
          <w:rFonts w:asciiTheme="majorHAnsi" w:hAnsiTheme="majorHAnsi" w:cs="Arial"/>
        </w:rPr>
        <w:fldChar w:fldCharType="end"/>
      </w:r>
      <w:r w:rsidRPr="007D0FF0">
        <w:rPr>
          <w:rFonts w:asciiTheme="majorHAnsi" w:hAnsiTheme="majorHAnsi" w:cs="Arial"/>
        </w:rPr>
        <w:t xml:space="preserve">. </w:t>
      </w:r>
      <w:del w:id="130" w:author="Du Plessis, Daniel" w:date="2025-12-11T09:04:00Z" w16du:dateUtc="2025-12-11T07:04:00Z">
        <w:r w:rsidRPr="007D0FF0" w:rsidDel="002E4344">
          <w:rPr>
            <w:rFonts w:asciiTheme="majorHAnsi" w:hAnsiTheme="majorHAnsi" w:cs="Arial"/>
          </w:rPr>
          <w:delText xml:space="preserve">LSB matching </w:delText>
        </w:r>
      </w:del>
      <w:ins w:id="131" w:author="Du Plessis, Daniel" w:date="2025-12-11T09:04:00Z" w16du:dateUtc="2025-12-11T07:04:00Z">
        <w:r w:rsidRPr="007D0FF0">
          <w:rPr>
            <w:rFonts w:asciiTheme="majorHAnsi" w:hAnsiTheme="majorHAnsi" w:cs="Arial"/>
          </w:rPr>
          <w:t xml:space="preserve"> Least</w:t>
        </w:r>
      </w:ins>
      <w:ins w:id="132" w:author="Du Plessis, Daniel" w:date="2025-12-11T09:05:00Z" w16du:dateUtc="2025-12-11T07:05:00Z">
        <w:r w:rsidRPr="007D0FF0">
          <w:rPr>
            <w:rFonts w:asciiTheme="majorHAnsi" w:hAnsiTheme="majorHAnsi" w:cs="Arial"/>
          </w:rPr>
          <w:t xml:space="preserve"> Significant Bit Matching </w:t>
        </w:r>
      </w:ins>
      <w:r w:rsidRPr="007D0FF0">
        <w:rPr>
          <w:rFonts w:asciiTheme="majorHAnsi" w:hAnsiTheme="majorHAnsi" w:cs="Arial"/>
        </w:rPr>
        <w:t xml:space="preserve">(LSBM) is another widely known variant that alters the embedding logic to be less statistically detectable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&lt;EndNote&gt;&lt;Cite&gt;&lt;Author&gt;ALabaichi&lt;/Author&gt;&lt;Year&gt;2020&lt;/Year&gt;&lt;RecNum&gt;208&lt;/RecNum&gt;&lt;DisplayText&gt;(ALabaichi, et al. 2020)&lt;/DisplayText&gt;&lt;record&gt;&lt;rec-number&gt;208&lt;/rec-number&gt;&lt;foreign-keys&gt;&lt;key app="EN" db-id="wpsfper5z25dafer2vjpetstfzzrdwx2029e" timestamp="1770198674"&gt;208&lt;/key&gt;&lt;/foreign-keys&gt;&lt;ref-type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(ALabaichi, et al. 2020)</w:t>
      </w:r>
      <w:r w:rsidRPr="007D0FF0">
        <w:rPr>
          <w:rFonts w:asciiTheme="majorHAnsi" w:hAnsiTheme="majorHAnsi" w:cs="Arial"/>
        </w:rPr>
        <w:fldChar w:fldCharType="end"/>
      </w:r>
      <w:r w:rsidRPr="007D0FF0">
        <w:rPr>
          <w:rFonts w:asciiTheme="majorHAnsi" w:hAnsiTheme="majorHAnsi" w:cs="Arial"/>
        </w:rPr>
        <w:t>.</w:t>
      </w:r>
    </w:p>
    <w:p w14:paraId="7ED7753A"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Despite its simplicity,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Rahman, et al. (2022)</w:t>
      </w:r>
      <w:r w:rsidRPr="007D0FF0">
        <w:rPr>
          <w:rFonts w:asciiTheme="majorHAnsi" w:hAnsiTheme="majorHAnsi" w:cs="Arial"/>
        </w:rPr>
        <w:fldChar w:fldCharType="end"/>
      </w:r>
      <w:r w:rsidRPr="007D0FF0">
        <w:rPr>
          <w:rFonts w:asciiTheme="majorHAnsi" w:hAnsiTheme="majorHAnsi" w:cs="Arial"/>
        </w:rPr>
        <w:t xml:space="preserve"> showed that the LSB method remains highly vulnerable to statistical steganalysis especially when detection techniques such as histogram analysis and </w:t>
      </w:r>
      <w:del w:id="133" w:author="Du Plessis, Daniel" w:date="2025-12-11T09:15:00Z" w16du:dateUtc="2025-12-11T07:15:00Z">
        <w:r w:rsidRPr="007D0FF0" w:rsidDel="00730B9F">
          <w:rPr>
            <w:rFonts w:asciiTheme="majorHAnsi" w:hAnsiTheme="majorHAnsi" w:cs="Arial"/>
          </w:rPr>
          <w:delText xml:space="preserve">RS </w:delText>
        </w:r>
      </w:del>
      <w:del w:id="134" w:author="Du Plessis, Daniel" w:date="2025-12-11T09:14:00Z" w16du:dateUtc="2025-12-11T07:14:00Z">
        <w:r w:rsidRPr="007D0FF0" w:rsidDel="00730B9F">
          <w:rPr>
            <w:rFonts w:asciiTheme="majorHAnsi" w:hAnsiTheme="majorHAnsi" w:cs="Arial"/>
          </w:rPr>
          <w:delText>(</w:delText>
        </w:r>
      </w:del>
      <w:r w:rsidRPr="007D0FF0">
        <w:rPr>
          <w:rFonts w:asciiTheme="majorHAnsi" w:hAnsiTheme="majorHAnsi" w:cs="Arial"/>
        </w:rPr>
        <w:t>Regular-Singular</w:t>
      </w:r>
      <w:del w:id="135" w:author="Du Plessis, Daniel" w:date="2025-12-11T09:14:00Z" w16du:dateUtc="2025-12-11T07:14:00Z">
        <w:r w:rsidRPr="007D0FF0" w:rsidDel="00730B9F">
          <w:rPr>
            <w:rFonts w:asciiTheme="majorHAnsi" w:hAnsiTheme="majorHAnsi" w:cs="Arial"/>
          </w:rPr>
          <w:delText>)</w:delText>
        </w:r>
      </w:del>
      <w:r w:rsidRPr="007D0FF0">
        <w:rPr>
          <w:rFonts w:asciiTheme="majorHAnsi" w:hAnsiTheme="majorHAnsi" w:cs="Arial"/>
        </w:rPr>
        <w:t xml:space="preserve"> </w:t>
      </w:r>
      <w:ins w:id="136" w:author="Du Plessis, Daniel" w:date="2025-12-11T09:15:00Z" w16du:dateUtc="2025-12-11T07:15:00Z">
        <w:r w:rsidRPr="007D0FF0">
          <w:rPr>
            <w:rFonts w:asciiTheme="majorHAnsi" w:hAnsiTheme="majorHAnsi" w:cs="Arial"/>
          </w:rPr>
          <w:t xml:space="preserve">RS </w:t>
        </w:r>
      </w:ins>
      <w:r w:rsidRPr="007D0FF0">
        <w:rPr>
          <w:rFonts w:asciiTheme="majorHAnsi" w:hAnsiTheme="majorHAnsi" w:cs="Arial"/>
        </w:rPr>
        <w:t xml:space="preserve">testing are introduced as they can expose the subtle distributional shifts introduced by LSB embedding. A high degree of similarity between the histograms indicates minimal distortion, while significant differences can reveal tampering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&lt;EndNote&gt;&lt;Cite&gt;&lt;Author&gt;ALabaichi&lt;/Author&gt;&lt;Year&gt;2020&lt;/Year&gt;&lt;RecNum&gt;208&lt;/RecNum&gt;&lt;DisplayText&gt;(ALabaichi, et al. 2020)&lt;/DisplayText&gt;&lt;record&gt;&lt;rec-number&gt;208&lt;/rec-number&gt;&lt;foreign-keys&gt;&lt;key app="EN" db-id="wpsfper5z25dafer2vjpetstfzzrdwx2029e" timestamp="1770198674"&gt;208&lt;/key&gt;&lt;/foreign-keys&gt;&lt;ref-type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(ALabaichi, et al. 2020)</w:t>
      </w:r>
      <w:r w:rsidRPr="007D0FF0">
        <w:rPr>
          <w:rFonts w:asciiTheme="majorHAnsi" w:hAnsiTheme="majorHAnsi" w:cs="Arial"/>
        </w:rPr>
        <w:fldChar w:fldCharType="end"/>
      </w:r>
      <w:r w:rsidRPr="007D0FF0">
        <w:rPr>
          <w:rFonts w:asciiTheme="majorHAnsi" w:hAnsiTheme="majorHAnsi" w:cs="Arial"/>
        </w:rPr>
        <w:t xml:space="preserve">. A more powerful and targeted technique is RS steganalysis, a statistical method specifically used to identify the presence of hidden data in LSB-based steganography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(Rahman, et al. 2022)</w:t>
      </w:r>
      <w:r w:rsidRPr="007D0FF0">
        <w:rPr>
          <w:rFonts w:asciiTheme="majorHAnsi" w:hAnsiTheme="majorHAnsi" w:cs="Arial"/>
        </w:rPr>
        <w:fldChar w:fldCharType="end"/>
      </w:r>
      <w:r w:rsidRPr="007D0FF0">
        <w:rPr>
          <w:rFonts w:asciiTheme="majorHAnsi" w:hAnsiTheme="majorHAnsi" w:cs="Arial"/>
        </w:rPr>
        <w:t xml:space="preserve">. Numerous studies confirm that standard LSB substitution methods are susceptible to RS detection and are therefore considered among the easiest steganographic techniques to compromise these limitations highlight the importance of developing adaptive and intelligent variants that can resist statistical and AI-based detection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&lt;EndNote&gt;&lt;Cite&gt;&lt;Author&gt;ALabaichi&lt;/Author&gt;&lt;Year&gt;2020&lt;/Year&gt;&lt;RecNum&gt;208&lt;/RecNum&gt;&lt;DisplayText&gt;(ALabaichi, et al. 2020)&lt;/DisplayText&gt;&lt;record&gt;&lt;rec-number&gt;208&lt;/rec-number&gt;&lt;foreign-keys&gt;&lt;key app="EN" db-id="wpsfper5z25dafer2vjpetstfzzrdwx2029e" timestamp="1770198674"&gt;208&lt;/key&gt;&lt;/foreign-keys&gt;&lt;ref-type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(ALabaichi, et al. 2020)</w:t>
      </w:r>
      <w:r w:rsidRPr="007D0FF0">
        <w:rPr>
          <w:rFonts w:asciiTheme="majorHAnsi" w:hAnsiTheme="majorHAnsi" w:cs="Arial"/>
        </w:rPr>
        <w:fldChar w:fldCharType="end"/>
      </w:r>
      <w:r w:rsidRPr="007D0FF0">
        <w:rPr>
          <w:rFonts w:asciiTheme="majorHAnsi" w:hAnsiTheme="majorHAnsi" w:cs="Arial"/>
        </w:rPr>
        <w:t>.</w:t>
      </w:r>
    </w:p>
    <w:p w14:paraId="2AB933EC" w14:textId="77777777" w:rsidR="007D0FF0" w:rsidRPr="007D0FF0" w:rsidRDefault="007D0FF0" w:rsidP="007D0FF0">
      <w:pPr>
        <w:pStyle w:val="Heading2"/>
        <w:jc w:val="both"/>
        <w:rPr>
          <w:rFonts w:cs="Arial"/>
          <w:color w:val="auto"/>
          <w:sz w:val="24"/>
          <w:szCs w:val="24"/>
        </w:rPr>
      </w:pPr>
      <w:bookmarkStart w:id="137" w:name="_Toc213429858"/>
      <w:bookmarkStart w:id="138" w:name="_Toc221191393"/>
      <w:r w:rsidRPr="007D0FF0">
        <w:rPr>
          <w:rFonts w:cs="Arial"/>
          <w:color w:val="auto"/>
          <w:sz w:val="24"/>
          <w:szCs w:val="24"/>
        </w:rPr>
        <w:t>2.2.3. AI-Generated Steganography</w:t>
      </w:r>
      <w:bookmarkEnd w:id="137"/>
      <w:bookmarkEnd w:id="138"/>
    </w:p>
    <w:p w14:paraId="1E09B655"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AI-generated steganography uses neural encoders, generative models, or optimization loops to conceal payloads that are difficult to detect inside digital media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(Raymond and Rick 2023)</w:t>
      </w:r>
      <w:r w:rsidRPr="007D0FF0">
        <w:rPr>
          <w:rFonts w:asciiTheme="majorHAnsi" w:hAnsiTheme="majorHAnsi" w:cs="Arial"/>
        </w:rPr>
        <w:fldChar w:fldCharType="end"/>
      </w:r>
      <w:r w:rsidRPr="007D0FF0">
        <w:rPr>
          <w:rFonts w:asciiTheme="majorHAnsi" w:hAnsiTheme="majorHAnsi" w:cs="Arial"/>
        </w:rPr>
        <w:t xml:space="preserve">. This evolution represents a subtle yet potent cyber threat where malicious code is concealed within seemingly innocuous files, rendering traditional cybersecurity defences often powerless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&lt;EndNote&gt;&lt;Cite&gt;&lt;Author&gt;Ali&lt;/Author&gt;&lt;Year&gt;2024&lt;/Year&gt;&lt;RecNum&gt;164&lt;/RecNum&gt;&lt;DisplayText&gt;(Ali and Bhatti 2024)&lt;/DisplayText&gt;&lt;record&gt;&lt;rec-number&gt;164&lt;/rec-number&gt;&lt;foreign-keys&gt;&lt;key app="EN" db-id="vr22xts9l0dte4e5w54va9z5xst0ra5ewttv" timestamp="1758485244"&gt;164&lt;/key&gt;&lt;/foreign-keys&gt;&lt;ref-type name="Book"&gt;6&lt;/ref-type&gt;&lt;contributors&gt;&lt;authors&gt;&lt;author&gt;Ali, Atif&lt;/author&gt;&lt;author&gt;Bhatti, Baber Majid&lt;/author&gt;&lt;/authors&gt;&lt;/contributors&gt;&lt;titles&gt;&lt;title&gt;Spies in the Bits and Bytes: The Art of Cyber Threat Intelligence&lt;/title&gt;&lt;/titles&gt;&lt;dates&gt;&lt;year&gt;2024&lt;/year&gt;&lt;/dates&gt;&lt;publisher&gt;CRC Press&lt;/publisher&gt;&lt;isbn&gt;1003504108&lt;/isbn&gt;&lt;urls&gt;&lt;/urls&gt;&lt;/record&gt;&lt;/Cite&gt;&lt;/EndNote&gt;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(Ali and Bhatti 2024)</w:t>
      </w:r>
      <w:r w:rsidRPr="007D0FF0">
        <w:rPr>
          <w:rFonts w:asciiTheme="majorHAnsi" w:hAnsiTheme="majorHAnsi" w:cs="Arial"/>
        </w:rPr>
        <w:fldChar w:fldCharType="end"/>
      </w:r>
      <w:r w:rsidRPr="007D0FF0">
        <w:rPr>
          <w:rFonts w:asciiTheme="majorHAnsi" w:hAnsiTheme="majorHAnsi" w:cs="Arial"/>
        </w:rPr>
        <w:t xml:space="preserve">. A notable approach, known as coverless steganography, directly transforms secret data into a photorealistic image rather than embedding it within a pre-existing cover file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&lt;EndNote&gt;&lt;Cite&gt;&lt;Author&gt;Rehman&lt;/Author&gt;&lt;Year&gt;2024&lt;/Year&gt;&lt;RecNum&gt;165&lt;/RecNum&gt;&lt;DisplayText&gt;(Rehman, et al. 2024)&lt;/DisplayText&gt;&lt;record&gt;&lt;rec-number&gt;165&lt;/rec-number&gt;&lt;foreign-keys&gt;&lt;key app="EN" db-id="vr22xts9l0dte4e5w54va9z5xst0ra5ewttv" timestamp="1758485300"&gt;165&lt;/key&gt;&lt;/foreign-keys&gt;&lt;ref-type name="Journal Article"&gt;17&lt;/ref-type&gt;&lt;contributors&gt;&lt;authors&gt;&lt;author&gt;Rehman, Hafiz Abdul&lt;/author&gt;&lt;author&gt;Bajwa, Usama Ijaz&lt;/author&gt;&lt;author&gt;Raza, Rana Hammad&lt;/author&gt;&lt;author&gt;Alfarhood, Sultan&lt;/author&gt;&lt;author&gt;Safran, Mejdl&lt;/author&gt;&lt;author&gt;Zhang, Fan&lt;/author&gt;&lt;/authors&gt;&lt;/contributors&gt;&lt;titles&gt;&lt;title&gt;Leveraging coverless image steganography to hide secret information by generating anime characters using GAN&lt;/title&gt;&lt;secondary-title&gt;Expert Systems with Applications&lt;/secondary-title&gt;&lt;/titles&gt;&lt;periodical&gt;&lt;full-title&gt;Expert Systems with Applications&lt;/full-title&gt;&lt;/periodical&gt;&lt;pages&gt;123420&lt;/pages&gt;&lt;volume&gt;248&lt;/volume&gt;&lt;dates&gt;&lt;year&gt;2024&lt;/year&gt;&lt;/dates&gt;&lt;isbn&gt;0957-4174&lt;/isbn&gt;&lt;urls&gt;&lt;/urls&gt;&lt;/record&gt;&lt;/Cite&gt;&lt;/EndNote&gt;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(Rehman, et al. 2024)</w:t>
      </w:r>
      <w:r w:rsidRPr="007D0FF0">
        <w:rPr>
          <w:rFonts w:asciiTheme="majorHAnsi" w:hAnsiTheme="majorHAnsi" w:cs="Arial"/>
        </w:rPr>
        <w:fldChar w:fldCharType="end"/>
      </w:r>
      <w:r w:rsidRPr="007D0FF0">
        <w:rPr>
          <w:rFonts w:asciiTheme="majorHAnsi" w:hAnsiTheme="majorHAnsi" w:cs="Arial"/>
        </w:rPr>
        <w:t xml:space="preserve">. Generative models such as Generative Adversarial Networks (GANs) and diffusion models are central to this process, using hidden information to construct the final </w:t>
      </w:r>
      <w:proofErr w:type="spellStart"/>
      <w:r w:rsidRPr="007D0FF0">
        <w:rPr>
          <w:rFonts w:asciiTheme="majorHAnsi" w:hAnsiTheme="majorHAnsi" w:cs="Arial"/>
        </w:rPr>
        <w:t>stego</w:t>
      </w:r>
      <w:proofErr w:type="spellEnd"/>
      <w:r w:rsidRPr="007D0FF0">
        <w:rPr>
          <w:rFonts w:asciiTheme="majorHAnsi" w:hAnsiTheme="majorHAnsi" w:cs="Arial"/>
        </w:rPr>
        <w:t xml:space="preserve"> media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&lt;EndNote&gt;&lt;Cite&gt;&lt;Author&gt;Liu&lt;/Author&gt;&lt;Year&gt;2020&lt;/Year&gt;&lt;RecNum&gt;166&lt;/RecNum&gt;&lt;DisplayText&gt;(Liu, et al.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(Liu, et al. 2020)</w:t>
      </w:r>
      <w:r w:rsidRPr="007D0FF0">
        <w:rPr>
          <w:rFonts w:asciiTheme="majorHAnsi" w:hAnsiTheme="majorHAnsi" w:cs="Arial"/>
        </w:rPr>
        <w:fldChar w:fldCharType="end"/>
      </w:r>
      <w:r w:rsidRPr="007D0FF0">
        <w:rPr>
          <w:rFonts w:asciiTheme="majorHAnsi" w:hAnsiTheme="majorHAnsi" w:cs="Arial"/>
        </w:rPr>
        <w:t xml:space="preserve">. Within a GAN framework, the competition between the generator and discriminator acts as a loop that continually refines the carrier’s realism and stealth, making AI-generated steganographic malware highly resistant to conventional detection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Saputro</w:t>
      </w:r>
      <w:proofErr w:type="spellEnd"/>
      <w:r w:rsidRPr="007D0FF0">
        <w:rPr>
          <w:rFonts w:asciiTheme="majorHAnsi" w:hAnsiTheme="majorHAnsi" w:cs="Arial"/>
        </w:rPr>
        <w:t>, et al. 2024)</w:t>
      </w:r>
      <w:r w:rsidRPr="007D0FF0">
        <w:rPr>
          <w:rFonts w:asciiTheme="majorHAnsi" w:hAnsiTheme="majorHAnsi" w:cs="Arial"/>
        </w:rPr>
        <w:fldChar w:fldCharType="end"/>
      </w:r>
      <w:r w:rsidRPr="007D0FF0">
        <w:rPr>
          <w:rFonts w:asciiTheme="majorHAnsi" w:hAnsiTheme="majorHAnsi" w:cs="Arial"/>
        </w:rPr>
        <w:t>.</w:t>
      </w:r>
    </w:p>
    <w:p w14:paraId="75A4AD4C" w14:textId="77777777" w:rsidR="007D0FF0" w:rsidRPr="007D0FF0" w:rsidRDefault="007D0FF0" w:rsidP="007D0FF0">
      <w:pPr>
        <w:jc w:val="both"/>
        <w:rPr>
          <w:rFonts w:asciiTheme="majorHAnsi" w:hAnsiTheme="majorHAnsi" w:cs="Arial"/>
        </w:rPr>
      </w:pPr>
      <w:r w:rsidRPr="007D0FF0">
        <w:rPr>
          <w:rFonts w:asciiTheme="majorHAnsi" w:hAnsiTheme="majorHAnsi" w:cs="Arial"/>
          <w:noProof/>
        </w:rPr>
        <w:drawing>
          <wp:inline distT="0" distB="0" distL="0" distR="0" wp14:anchorId="766681F3" wp14:editId="55943C77">
            <wp:extent cx="5731510" cy="3060700"/>
            <wp:effectExtent l="0" t="0" r="2540" b="6350"/>
            <wp:docPr id="45686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67791" name=""/>
                    <pic:cNvPicPr/>
                  </pic:nvPicPr>
                  <pic:blipFill rotWithShape="1">
                    <a:blip r:embed="rId12"/>
                    <a:srcRect b="7218"/>
                    <a:stretch>
                      <a:fillRect/>
                    </a:stretch>
                  </pic:blipFill>
                  <pic:spPr bwMode="auto">
                    <a:xfrm>
                      <a:off x="0" y="0"/>
                      <a:ext cx="5731510" cy="3060700"/>
                    </a:xfrm>
                    <a:prstGeom prst="rect">
                      <a:avLst/>
                    </a:prstGeom>
                    <a:ln>
                      <a:noFill/>
                    </a:ln>
                    <a:extLst>
                      <a:ext uri="{53640926-AAD7-44D8-BBD7-CCE9431645EC}">
                        <a14:shadowObscured xmlns:a14="http://schemas.microsoft.com/office/drawing/2010/main"/>
                      </a:ext>
                    </a:extLst>
                  </pic:spPr>
                </pic:pic>
              </a:graphicData>
            </a:graphic>
          </wp:inline>
        </w:drawing>
      </w:r>
    </w:p>
    <w:p w14:paraId="49993552"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Figure 2 :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&lt;EndNote&gt;&lt;Cite&gt;&lt;Author&gt;Georges&lt;/Author&gt;&lt;Year&gt;2020&lt;/Year&gt;&lt;RecNum&gt;101&lt;/RecNum&gt;&lt;DisplayText&gt;(Georges and Magdi 2020)&lt;/DisplayText&gt;&lt;record&gt;&lt;rec-number&gt;101&lt;/rec-number&gt;&lt;foreign-keys&gt;&lt;key app="EN" db-id="vr22xts9l0dte4e5w54va9z5xst0ra5ewttv" timestamp="1749059822"&gt;101&lt;/key&gt;&lt;/foreign-keys&gt;&lt;ref-type name="Journal Article"&gt;17&lt;/ref-type&gt;&lt;contributors&gt;&lt;authors&gt;&lt;author&gt;Georges, Jeanne&lt;/author&gt;&lt;author&gt;Magdi, Dalia A&lt;/author&gt;&lt;/authors&gt;&lt;/contributors&gt;&lt;titles&gt;&lt;title&gt;Using artificial intelligence approaches for image steganography: a review&lt;/title&gt;&lt;secondary-title&gt;Internet of Things—Applications and Future: Proceedings of ITAF 2019&lt;/secondary-title&gt;&lt;/titles&gt;&lt;periodical&gt;&lt;full-title&gt;Internet of Things—Applications and Future: Proceedings of ITAF 2019&lt;/full-title&gt;&lt;/periodical&gt;&lt;pages&gt;239-247&lt;/pages&gt;&lt;dates&gt;&lt;year&gt;2020&lt;/year&gt;&lt;/dates&gt;&lt;urls&gt;&lt;/urls&gt;&lt;/record&gt;&lt;/Cite&gt;&lt;/EndNote&gt;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(Georges and Magdi 2020)</w:t>
      </w:r>
      <w:r w:rsidRPr="007D0FF0">
        <w:rPr>
          <w:rFonts w:asciiTheme="majorHAnsi" w:hAnsiTheme="majorHAnsi" w:cs="Arial"/>
        </w:rPr>
        <w:fldChar w:fldCharType="end"/>
      </w:r>
      <w:r w:rsidRPr="007D0FF0">
        <w:rPr>
          <w:rFonts w:asciiTheme="majorHAnsi" w:hAnsiTheme="majorHAnsi" w:cs="Arial"/>
        </w:rPr>
        <w:t xml:space="preserve"> Architecture of the steganography model</w:t>
      </w:r>
    </w:p>
    <w:p w14:paraId="159F563F"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Encoder-decoder architectures learn mappings between payloads and carrier disquiets, while GANs can synthesize carriers that look natural and embed information during the generating process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&lt;EndNote&gt;&lt;Cite&gt;&lt;Author&gt;Zhang&lt;/Author&gt;&lt;Year&gt;2021&lt;/Year&gt;&lt;RecNum&gt;167&lt;/RecNum&gt;&lt;DisplayText&gt;(Zhang, et al. 2021)&lt;/DisplayText&gt;&lt;record&gt;&lt;rec-number&gt;167&lt;/rec-number&gt;&lt;foreign-keys&gt;&lt;key app="EN" db-id="vr22xts9l0dte4e5w54va9z5xst0ra5ewttv" timestamp="1758485988"&gt;167&lt;/key&gt;&lt;/foreign-keys&gt;&lt;ref-type name="Journal Article"&gt;17&lt;/ref-type&gt;&lt;contributors&gt;&lt;authors&gt;&lt;author&gt;Zhang, Chaoning&lt;/author&gt;&lt;author&gt;Lin, Chenguo&lt;/author&gt;&lt;author&gt;Benz, Philipp&lt;/author&gt;&lt;author&gt;Chen, Kejiang&lt;/author&gt;&lt;author&gt;Zhang, Weiming&lt;/author&gt;&lt;author&gt;Kweon, In So&lt;/author&gt;&lt;/authors&gt;&lt;/contributors&gt;&lt;titles&gt;&lt;title&gt;A brief survey on deep learning based data hiding&lt;/title&gt;&lt;secondary-title&gt;arXiv preprint arXiv:2103.01607&lt;/secondary-title&gt;&lt;/titles&gt;&lt;periodical&gt;&lt;full-title&gt;arXiv preprint arXiv:2103.01607&lt;/full-title&gt;&lt;/periodical&gt;&lt;dates&gt;&lt;year&gt;2021&lt;/year&gt;&lt;/dates&gt;&lt;urls&gt;&lt;/urls&gt;&lt;/record&gt;&lt;/Cite&gt;&lt;/EndNote&gt;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(Zhang, et al. 2021)</w:t>
      </w:r>
      <w:r w:rsidRPr="007D0FF0">
        <w:rPr>
          <w:rFonts w:asciiTheme="majorHAnsi" w:hAnsiTheme="majorHAnsi" w:cs="Arial"/>
        </w:rPr>
        <w:fldChar w:fldCharType="end"/>
      </w:r>
      <w:r w:rsidRPr="007D0FF0">
        <w:rPr>
          <w:rFonts w:asciiTheme="majorHAnsi" w:hAnsiTheme="majorHAnsi" w:cs="Arial"/>
        </w:rPr>
        <w:t xml:space="preserve">. In Encoder-decoder models, an encoder can be explicitly trained to embed a secret payload into an image, while a corresponding decoder is trained to extract it, creating a structured method for concealment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(Gao, et al. 2022)</w:t>
      </w:r>
      <w:r w:rsidRPr="007D0FF0">
        <w:rPr>
          <w:rFonts w:asciiTheme="majorHAnsi" w:hAnsiTheme="majorHAnsi" w:cs="Arial"/>
        </w:rPr>
        <w:fldChar w:fldCharType="end"/>
      </w:r>
      <w:r w:rsidRPr="007D0FF0">
        <w:rPr>
          <w:rFonts w:asciiTheme="majorHAnsi" w:hAnsiTheme="majorHAnsi" w:cs="Arial"/>
        </w:rPr>
        <w:t xml:space="preserve">. In contrast, GAN-based concealment produces a </w:t>
      </w:r>
      <w:proofErr w:type="spellStart"/>
      <w:r w:rsidRPr="007D0FF0">
        <w:rPr>
          <w:rFonts w:asciiTheme="majorHAnsi" w:hAnsiTheme="majorHAnsi" w:cs="Arial"/>
        </w:rPr>
        <w:t>stego</w:t>
      </w:r>
      <w:proofErr w:type="spellEnd"/>
      <w:r w:rsidRPr="007D0FF0">
        <w:rPr>
          <w:rFonts w:asciiTheme="majorHAnsi" w:hAnsiTheme="majorHAnsi" w:cs="Arial"/>
        </w:rPr>
        <w:t xml:space="preserve">-image that is visually very natural and difficult to distinguish from an authentic one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Saputro</w:t>
      </w:r>
      <w:proofErr w:type="spellEnd"/>
      <w:r w:rsidRPr="007D0FF0">
        <w:rPr>
          <w:rFonts w:asciiTheme="majorHAnsi" w:hAnsiTheme="majorHAnsi" w:cs="Arial"/>
        </w:rPr>
        <w:t>, et al. 2024)</w:t>
      </w:r>
      <w:r w:rsidRPr="007D0FF0">
        <w:rPr>
          <w:rFonts w:asciiTheme="majorHAnsi" w:hAnsiTheme="majorHAnsi" w:cs="Arial"/>
        </w:rPr>
        <w:fldChar w:fldCharType="end"/>
      </w:r>
      <w:r w:rsidRPr="007D0FF0">
        <w:rPr>
          <w:rFonts w:asciiTheme="majorHAnsi" w:hAnsiTheme="majorHAnsi" w:cs="Arial"/>
        </w:rPr>
        <w:t xml:space="preserve">. This is a significant departure from traditional techniques like Least Significant Bit (LSB) substitution, which operate at the bit or pixel level by modifying an existing image. AI-powered methods instead embed data at a semantic or structural level, making the concealment an integral part of the media's fabric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(Raymond and Rick 2023)</w:t>
      </w:r>
      <w:r w:rsidRPr="007D0FF0">
        <w:rPr>
          <w:rFonts w:asciiTheme="majorHAnsi" w:hAnsiTheme="majorHAnsi" w:cs="Arial"/>
        </w:rPr>
        <w:fldChar w:fldCharType="end"/>
      </w:r>
      <w:r w:rsidRPr="007D0FF0">
        <w:rPr>
          <w:rFonts w:asciiTheme="majorHAnsi" w:hAnsiTheme="majorHAnsi" w:cs="Arial"/>
        </w:rPr>
        <w:t xml:space="preserve">. Because this strategy leaves no conventional artefacts for signature-based tools like YARA to detect, it poses a challenge to modern antivirus systems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&lt;EndNote&gt;&lt;Cite&gt;&lt;Author&gt;Almomani&lt;/Author&gt;&lt;Year&gt;2022&lt;/Year&gt;&lt;RecNum&gt;203&lt;/RecNum&gt;&lt;DisplayText&gt;(Almomani, et al. 2022b)&lt;/DisplayText&gt;&lt;record&gt;&lt;rec-number&gt;203&lt;/rec-number&gt;&lt;foreign-keys&gt;&lt;key app="EN" db-id="wpsfper5z25dafer2vjpetstfzzrdwx2029e" timestamp="1770196630"&gt;203&lt;/key&gt;&lt;/foreign-keys&gt;&lt;ref-type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(Almomani, et al. 2022b)</w:t>
      </w:r>
      <w:r w:rsidRPr="007D0FF0">
        <w:rPr>
          <w:rFonts w:asciiTheme="majorHAnsi" w:hAnsiTheme="majorHAnsi" w:cs="Arial"/>
        </w:rPr>
        <w:fldChar w:fldCharType="end"/>
      </w:r>
      <w:r w:rsidRPr="007D0FF0">
        <w:rPr>
          <w:rFonts w:asciiTheme="majorHAnsi" w:hAnsiTheme="majorHAnsi" w:cs="Arial"/>
        </w:rPr>
        <w:t>.</w:t>
      </w:r>
    </w:p>
    <w:p w14:paraId="1CBC5EFE"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AI enables semantic-level embeddings that preserve contextual coherence and can be optimized against detection models, thereby increasing stealth and cross-detector transferability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(Raymond and Rick 2023)</w:t>
      </w:r>
      <w:r w:rsidRPr="007D0FF0">
        <w:rPr>
          <w:rFonts w:asciiTheme="majorHAnsi" w:hAnsiTheme="majorHAnsi" w:cs="Arial"/>
        </w:rPr>
        <w:fldChar w:fldCharType="end"/>
      </w:r>
      <w:r w:rsidRPr="007D0FF0">
        <w:rPr>
          <w:rFonts w:asciiTheme="majorHAnsi" w:hAnsiTheme="majorHAnsi" w:cs="Arial"/>
        </w:rPr>
        <w:t xml:space="preserve">. Operating at this semantic level allows malicious data to be integrated within the meaning of the content itself without disrupting its logical or structural consistency.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Chang and Echizen (2025)</w:t>
      </w:r>
      <w:r w:rsidRPr="007D0FF0">
        <w:rPr>
          <w:rFonts w:asciiTheme="majorHAnsi" w:hAnsiTheme="majorHAnsi" w:cs="Arial"/>
        </w:rPr>
        <w:fldChar w:fldCharType="end"/>
      </w:r>
      <w:r w:rsidRPr="007D0FF0">
        <w:rPr>
          <w:rFonts w:asciiTheme="majorHAnsi" w:hAnsiTheme="majorHAnsi" w:cs="Arial"/>
        </w:rPr>
        <w:t xml:space="preserve"> demonstrate how information can be hidden in the linguistic domain of audiovisual files, preserving semantic equivalence and rendering the concealment resistant to spatial or temporal analysis. Such semantic plausibility makes it difficult for existing machine-learning-based anomaly detectors to recognize statistical irregularities. Moreover, adversarial training further strengthens model robustness against steganalysis tools explained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Gao, et al. (2022)</w:t>
      </w:r>
      <w:r w:rsidRPr="007D0FF0">
        <w:rPr>
          <w:rFonts w:asciiTheme="majorHAnsi" w:hAnsiTheme="majorHAnsi" w:cs="Arial"/>
        </w:rPr>
        <w:fldChar w:fldCharType="end"/>
      </w:r>
      <w:r w:rsidRPr="007D0FF0">
        <w:rPr>
          <w:rFonts w:asciiTheme="majorHAnsi" w:hAnsiTheme="majorHAnsi" w:cs="Arial"/>
        </w:rPr>
        <w:t xml:space="preserve"> who further note</w:t>
      </w:r>
      <w:ins w:id="139" w:author="Du Plessis, Daniel" w:date="2025-12-11T09:46:00Z" w16du:dateUtc="2025-12-11T07:46:00Z">
        <w:r w:rsidRPr="007D0FF0">
          <w:rPr>
            <w:rFonts w:asciiTheme="majorHAnsi" w:hAnsiTheme="majorHAnsi" w:cs="Arial"/>
          </w:rPr>
          <w:t>.</w:t>
        </w:r>
      </w:ins>
      <w:r w:rsidRPr="007D0FF0">
        <w:rPr>
          <w:rFonts w:asciiTheme="majorHAnsi" w:hAnsiTheme="majorHAnsi" w:cs="Arial"/>
        </w:rPr>
        <w:t xml:space="preserve"> As a result, detection accuracy for some AI-generated </w:t>
      </w:r>
      <w:proofErr w:type="spellStart"/>
      <w:r w:rsidRPr="007D0FF0">
        <w:rPr>
          <w:rFonts w:asciiTheme="majorHAnsi" w:hAnsiTheme="majorHAnsi" w:cs="Arial"/>
        </w:rPr>
        <w:t>stego</w:t>
      </w:r>
      <w:proofErr w:type="spellEnd"/>
      <w:r w:rsidRPr="007D0FF0">
        <w:rPr>
          <w:rFonts w:asciiTheme="majorHAnsi" w:hAnsiTheme="majorHAnsi" w:cs="Arial"/>
        </w:rPr>
        <w:t>-images drops to approximately 50 percent which is equivalent to randomly guessing which highlight the urgent need for more advanced detection frameworks.</w:t>
      </w:r>
    </w:p>
    <w:p w14:paraId="01950148"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Despite their power, AI-driven methods lack standardized benchmarks and raise reproducibility questions, complicating assessments of Anti-Virus resilience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Dell’Orco</w:t>
      </w:r>
      <w:proofErr w:type="spellEnd"/>
      <w:r w:rsidRPr="007D0FF0">
        <w:rPr>
          <w:rFonts w:asciiTheme="majorHAnsi" w:hAnsiTheme="majorHAnsi" w:cs="Arial"/>
        </w:rPr>
        <w:t>, et al. 2025b)</w:t>
      </w:r>
      <w:r w:rsidRPr="007D0FF0">
        <w:rPr>
          <w:rFonts w:asciiTheme="majorHAnsi" w:hAnsiTheme="majorHAnsi" w:cs="Arial"/>
        </w:rPr>
        <w:fldChar w:fldCharType="end"/>
      </w:r>
      <w:r w:rsidRPr="007D0FF0">
        <w:rPr>
          <w:rFonts w:asciiTheme="majorHAnsi" w:hAnsiTheme="majorHAnsi" w:cs="Arial"/>
        </w:rPr>
        <w:t xml:space="preserve">. The primary forensic challenge in detecting AI-generated steganographic malware is that there is often no "original" carrier file for comparison, which undermines traditional detection methods that rely on identifying statistical deviations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(Raymond and Rick 2023)</w:t>
      </w:r>
      <w:r w:rsidRPr="007D0FF0">
        <w:rPr>
          <w:rFonts w:asciiTheme="majorHAnsi" w:hAnsiTheme="majorHAnsi" w:cs="Arial"/>
        </w:rPr>
        <w:fldChar w:fldCharType="end"/>
      </w:r>
      <w:r w:rsidRPr="007D0FF0">
        <w:rPr>
          <w:rFonts w:asciiTheme="majorHAnsi" w:hAnsiTheme="majorHAnsi" w:cs="Arial"/>
        </w:rPr>
        <w:t xml:space="preserve">. This complicates both YARA rule creation and the training of anomaly detection models, which benefit from a clear baseline of what constitutes a "clean" file. This problem is magnified when threat actors use private or fine-tuned AI systems, as it becomes nearly impossible to reverse-engineer the logic to create reliable detection signatures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(Raymond and Rick 2023)</w:t>
      </w:r>
      <w:r w:rsidRPr="007D0FF0">
        <w:rPr>
          <w:rFonts w:asciiTheme="majorHAnsi" w:hAnsiTheme="majorHAnsi" w:cs="Arial"/>
        </w:rPr>
        <w:fldChar w:fldCharType="end"/>
      </w:r>
      <w:r w:rsidRPr="007D0FF0">
        <w:rPr>
          <w:rFonts w:asciiTheme="majorHAnsi" w:hAnsiTheme="majorHAnsi" w:cs="Arial"/>
        </w:rPr>
        <w:t xml:space="preserve">. As a result, AV systems often fail to detect malware concealed through steganographic techniques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&lt;EndNote&gt;&lt;Cite&gt;&lt;Author&gt;Almomani&lt;/Author&gt;&lt;Year&gt;2022&lt;/Year&gt;&lt;RecNum&gt;203&lt;/RecNum&gt;&lt;DisplayText&gt;(Almomani, et al. 2022b)&lt;/DisplayText&gt;&lt;record&gt;&lt;rec-number&gt;203&lt;/rec-number&gt;&lt;foreign-keys&gt;&lt;key app="EN" db-id="wpsfper5z25dafer2vjpetstfzzrdwx2029e" timestamp="1770196630"&gt;203&lt;/key&gt;&lt;/foreign-keys&gt;&lt;ref-type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(Almomani, et al. 2022b)</w:t>
      </w:r>
      <w:r w:rsidRPr="007D0FF0">
        <w:rPr>
          <w:rFonts w:asciiTheme="majorHAnsi" w:hAnsiTheme="majorHAnsi" w:cs="Arial"/>
        </w:rPr>
        <w:fldChar w:fldCharType="end"/>
      </w:r>
      <w:r w:rsidRPr="007D0FF0">
        <w:rPr>
          <w:rFonts w:asciiTheme="majorHAnsi" w:hAnsiTheme="majorHAnsi" w:cs="Arial"/>
        </w:rPr>
        <w:t xml:space="preserve">. The ability for these techniques to carry viruses and malware presents major risks, justifying the need for a hybrid detection pipeline that combines signature-based and anomaly-based approaches to counter this evolving threat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Pr="007D0FF0">
        <w:rPr>
          <w:rFonts w:asciiTheme="majorHAnsi" w:hAnsiTheme="majorHAnsi" w:cs="Arial"/>
        </w:rPr>
        <w:fldChar w:fldCharType="separate"/>
      </w:r>
      <w:r w:rsidRPr="007D0FF0">
        <w:rPr>
          <w:rFonts w:asciiTheme="majorHAnsi" w:hAnsiTheme="majorHAnsi" w:cs="Arial"/>
        </w:rPr>
        <w:t>(Williams 2019)</w:t>
      </w:r>
      <w:r w:rsidRPr="007D0FF0">
        <w:rPr>
          <w:rFonts w:asciiTheme="majorHAnsi" w:hAnsiTheme="majorHAnsi" w:cs="Arial"/>
        </w:rPr>
        <w:fldChar w:fldCharType="end"/>
      </w:r>
      <w:r w:rsidRPr="007D0FF0">
        <w:rPr>
          <w:rFonts w:asciiTheme="majorHAnsi" w:hAnsiTheme="majorHAnsi" w:cs="Arial"/>
        </w:rPr>
        <w:t>.</w:t>
      </w:r>
    </w:p>
    <w:p w14:paraId="4C5ED3D0" w14:textId="77777777" w:rsidR="007D0FF0" w:rsidRPr="007D0FF0" w:rsidRDefault="007D0FF0" w:rsidP="007D0FF0">
      <w:pPr>
        <w:jc w:val="both"/>
        <w:rPr>
          <w:rFonts w:asciiTheme="majorHAnsi" w:hAnsiTheme="majorHAnsi" w:cs="Arial"/>
        </w:rPr>
      </w:pPr>
    </w:p>
    <w:p w14:paraId="6CF0B64A" w14:textId="77777777" w:rsidR="007D0FF0" w:rsidRPr="007F14C7" w:rsidRDefault="007D0FF0" w:rsidP="007D0FF0">
      <w:pPr>
        <w:pStyle w:val="Heading1"/>
        <w:jc w:val="both"/>
        <w:rPr>
          <w:rFonts w:cs="Arial"/>
          <w:b/>
          <w:bCs/>
          <w:color w:val="auto"/>
          <w:sz w:val="24"/>
          <w:szCs w:val="24"/>
        </w:rPr>
      </w:pPr>
      <w:bookmarkStart w:id="140" w:name="_Toc213429859"/>
      <w:bookmarkStart w:id="141" w:name="_Toc221191394"/>
      <w:r w:rsidRPr="007F14C7">
        <w:rPr>
          <w:rFonts w:cs="Arial"/>
          <w:b/>
          <w:bCs/>
          <w:color w:val="auto"/>
          <w:sz w:val="24"/>
          <w:szCs w:val="24"/>
        </w:rPr>
        <w:t>2.3. Limitations of Current Antivirus Solutions</w:t>
      </w:r>
      <w:bookmarkEnd w:id="140"/>
      <w:bookmarkEnd w:id="141"/>
    </w:p>
    <w:p w14:paraId="698E377B"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As demonstrated in the previous sections, AI-generated steganography integrates malicious data within benign files producing realistic and undetectable files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Pr="007D0FF0">
        <w:rPr>
          <w:rFonts w:asciiTheme="majorHAnsi" w:hAnsiTheme="majorHAnsi" w:cs="Arial"/>
        </w:rPr>
        <w:fldChar w:fldCharType="separate"/>
      </w:r>
      <w:r w:rsidRPr="007D0FF0">
        <w:rPr>
          <w:rFonts w:asciiTheme="majorHAnsi" w:hAnsiTheme="majorHAnsi" w:cs="Arial"/>
        </w:rPr>
        <w:t>(Williams 2019)</w:t>
      </w:r>
      <w:r w:rsidRPr="007D0FF0">
        <w:rPr>
          <w:rFonts w:asciiTheme="majorHAnsi" w:hAnsiTheme="majorHAnsi" w:cs="Arial"/>
        </w:rPr>
        <w:fldChar w:fldCharType="end"/>
      </w:r>
      <w:r w:rsidRPr="007D0FF0">
        <w:rPr>
          <w:rFonts w:asciiTheme="majorHAnsi" w:hAnsiTheme="majorHAnsi" w:cs="Arial"/>
        </w:rPr>
        <w:t xml:space="preserve">. These advances challenge traditional antivirus (AV) systems which primarily rely on static signature-based or heuristic scanning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(Raheel Abbas and Hussain 2025)</w:t>
      </w:r>
      <w:r w:rsidRPr="007D0FF0">
        <w:rPr>
          <w:rFonts w:asciiTheme="majorHAnsi" w:hAnsiTheme="majorHAnsi" w:cs="Arial"/>
        </w:rPr>
        <w:fldChar w:fldCharType="end"/>
      </w:r>
      <w:r w:rsidRPr="007D0FF0">
        <w:rPr>
          <w:rFonts w:asciiTheme="majorHAnsi" w:hAnsiTheme="majorHAnsi" w:cs="Arial"/>
        </w:rPr>
        <w:t xml:space="preserve"> as concealment leaves no recognizable code fragments or metadata anomalies as shown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7D0FF0">
        <w:rPr>
          <w:rFonts w:asciiTheme="majorHAnsi" w:hAnsiTheme="majorHAnsi" w:cs="Arial"/>
        </w:rPr>
        <w:fldChar w:fldCharType="separate"/>
      </w:r>
      <w:proofErr w:type="spellStart"/>
      <w:r w:rsidRPr="007D0FF0">
        <w:rPr>
          <w:rFonts w:asciiTheme="majorHAnsi" w:hAnsiTheme="majorHAnsi" w:cs="Arial"/>
        </w:rPr>
        <w:t>Dell’Orco</w:t>
      </w:r>
      <w:proofErr w:type="spellEnd"/>
      <w:r w:rsidRPr="007D0FF0">
        <w:rPr>
          <w:rFonts w:asciiTheme="majorHAnsi" w:hAnsiTheme="majorHAnsi" w:cs="Arial"/>
        </w:rPr>
        <w:t>, et al. (2025b)</w:t>
      </w:r>
      <w:r w:rsidRPr="007D0FF0">
        <w:rPr>
          <w:rFonts w:asciiTheme="majorHAnsi" w:hAnsiTheme="majorHAnsi" w:cs="Arial"/>
        </w:rPr>
        <w:fldChar w:fldCharType="end"/>
      </w:r>
      <w:r w:rsidRPr="007D0FF0">
        <w:rPr>
          <w:rFonts w:asciiTheme="majorHAnsi" w:hAnsiTheme="majorHAnsi" w:cs="Arial"/>
        </w:rPr>
        <w:t>. This section critically evaluates these limitations, focusing on how conventional detection architectures fail against AI-enhanced steganographic malware and why hybrid, adaptive mechanisms are now required.</w:t>
      </w:r>
    </w:p>
    <w:p w14:paraId="0FF35A9B" w14:textId="77777777" w:rsidR="007D0FF0" w:rsidRPr="007D0FF0" w:rsidRDefault="007D0FF0" w:rsidP="007D0FF0">
      <w:pPr>
        <w:pStyle w:val="Heading2"/>
        <w:jc w:val="both"/>
        <w:rPr>
          <w:rFonts w:cs="Arial"/>
          <w:color w:val="auto"/>
          <w:sz w:val="24"/>
          <w:szCs w:val="24"/>
        </w:rPr>
      </w:pPr>
      <w:bookmarkStart w:id="142" w:name="_Toc213429860"/>
      <w:bookmarkStart w:id="143" w:name="_Toc221191395"/>
      <w:r w:rsidRPr="007D0FF0">
        <w:rPr>
          <w:rFonts w:cs="Arial"/>
          <w:color w:val="auto"/>
          <w:sz w:val="24"/>
          <w:szCs w:val="24"/>
        </w:rPr>
        <w:t>2.3.1. Ineffectiveness of Signature-Based Detection</w:t>
      </w:r>
      <w:bookmarkEnd w:id="142"/>
      <w:bookmarkEnd w:id="143"/>
    </w:p>
    <w:p w14:paraId="05E79586" w14:textId="77777777" w:rsidR="007D0FF0" w:rsidRPr="007D0FF0" w:rsidRDefault="007D0FF0" w:rsidP="007D0FF0">
      <w:pPr>
        <w:jc w:val="both"/>
        <w:rPr>
          <w:rFonts w:asciiTheme="majorHAnsi" w:hAnsiTheme="majorHAnsi" w:cs="Arial"/>
        </w:rPr>
      </w:pPr>
      <w:r w:rsidRPr="007D0FF0">
        <w:rPr>
          <w:rFonts w:asciiTheme="majorHAnsi" w:hAnsiTheme="majorHAnsi" w:cs="Arial"/>
        </w:rPr>
        <w:t>Signature based detection works by looking for certain known byte sequences, code fragments, or digital fingerprints in a large database of signatures which is one of the key process in any anti</w:t>
      </w:r>
      <w:commentRangeStart w:id="144"/>
      <w:r w:rsidRPr="007D0FF0">
        <w:rPr>
          <w:rFonts w:asciiTheme="majorHAnsi" w:hAnsiTheme="majorHAnsi" w:cs="Arial"/>
        </w:rPr>
        <w:t>virus</w:t>
      </w:r>
      <w:commentRangeEnd w:id="144"/>
      <w:r w:rsidRPr="007D0FF0">
        <w:rPr>
          <w:rStyle w:val="CommentReference"/>
          <w:rFonts w:asciiTheme="majorHAnsi" w:hAnsiTheme="majorHAnsi"/>
          <w:sz w:val="24"/>
          <w:szCs w:val="24"/>
        </w:rPr>
        <w:commentReference w:id="144"/>
      </w:r>
      <w:r w:rsidRPr="007D0FF0">
        <w:rPr>
          <w:rFonts w:asciiTheme="majorHAnsi" w:hAnsiTheme="majorHAnsi" w:cs="Arial"/>
        </w:rPr>
        <w:t xml:space="preserve"> system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&lt;EndNote&gt;&lt;Cite&gt;&lt;Author&gt;Al-Asli&lt;/Author&gt;&lt;Year&gt;2019&lt;/Year&gt;&lt;RecNum&gt;190&lt;/RecNum&gt;&lt;DisplayText&gt;(Al-Asli and Ghaleb 2019)&lt;/DisplayText&gt;&lt;record&gt;&lt;rec-number&gt;190&lt;/rec-number&gt;&lt;foreign-keys&gt;&lt;key app="EN" db-id="vr22xts9l0dte4e5w54va9z5xst0ra5ewttv" timestamp="1762190717"&gt;190&lt;/key&gt;&lt;/foreign-keys&gt;&lt;ref-type name="Conference Proceedings"&gt;10&lt;/ref-type&gt;&lt;contributors&gt;&lt;authors&gt;&lt;author&gt;Al-Asli, Mohammed&lt;/author&gt;&lt;author&gt;Ghaleb, Taher Ahmed&lt;/author&gt;&lt;/authors&gt;&lt;/contributors&gt;&lt;titles&gt;&lt;title&gt;Review of signature-based techniques in antivirus products&lt;/title&gt;&lt;secondary-title&gt;2019 International conference on computer and information sciences (ICCIS)&lt;/secondary-title&gt;&lt;/titles&gt;&lt;pages&gt;1-6&lt;/pages&gt;&lt;dates&gt;&lt;year&gt;2019&lt;/year&gt;&lt;/dates&gt;&lt;publisher&gt;IEEE&lt;/publisher&gt;&lt;isbn&gt;1538681250&lt;/isbn&gt;&lt;urls&gt;&lt;/urls&gt;&lt;/record&gt;&lt;/Cite&gt;&lt;/EndNote&gt;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(Al-Asli and Ghaleb 2019)</w:t>
      </w:r>
      <w:r w:rsidRPr="007D0FF0">
        <w:rPr>
          <w:rFonts w:asciiTheme="majorHAnsi" w:hAnsiTheme="majorHAnsi" w:cs="Arial"/>
        </w:rPr>
        <w:fldChar w:fldCharType="end"/>
      </w:r>
      <w:r w:rsidRPr="007D0FF0">
        <w:rPr>
          <w:rFonts w:asciiTheme="majorHAnsi" w:hAnsiTheme="majorHAnsi" w:cs="Arial"/>
        </w:rPr>
        <w:t xml:space="preserve">. These techniques struggle to work when confronted with AI-generated steganography which embeds payloads in ways that leave no detectable signatures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(Raymond and Rick 2023)</w:t>
      </w:r>
      <w:r w:rsidRPr="007D0FF0">
        <w:rPr>
          <w:rFonts w:asciiTheme="majorHAnsi" w:hAnsiTheme="majorHAnsi" w:cs="Arial"/>
        </w:rPr>
        <w:fldChar w:fldCharType="end"/>
      </w:r>
      <w:r w:rsidRPr="007D0FF0">
        <w:rPr>
          <w:rFonts w:asciiTheme="majorHAnsi" w:hAnsiTheme="majorHAnsi" w:cs="Arial"/>
        </w:rPr>
        <w:t xml:space="preserve">. Modern generative models such as Generative Adversarial Networks (GANs) and encoder–decoder architectures produce </w:t>
      </w:r>
      <w:proofErr w:type="spellStart"/>
      <w:r w:rsidRPr="007D0FF0">
        <w:rPr>
          <w:rFonts w:asciiTheme="majorHAnsi" w:hAnsiTheme="majorHAnsi" w:cs="Arial"/>
        </w:rPr>
        <w:t>stego</w:t>
      </w:r>
      <w:proofErr w:type="spellEnd"/>
      <w:r w:rsidRPr="007D0FF0">
        <w:rPr>
          <w:rFonts w:asciiTheme="majorHAnsi" w:hAnsiTheme="majorHAnsi" w:cs="Arial"/>
        </w:rPr>
        <w:t xml:space="preserve">-images that appear entirely authentic by concealing data within the semantic or structural composition of media file as noted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Saputro</w:t>
      </w:r>
      <w:proofErr w:type="spellEnd"/>
      <w:r w:rsidRPr="007D0FF0">
        <w:rPr>
          <w:rFonts w:asciiTheme="majorHAnsi" w:hAnsiTheme="majorHAnsi" w:cs="Arial"/>
        </w:rPr>
        <w:t>, et al. 2024)</w:t>
      </w:r>
      <w:r w:rsidRPr="007D0FF0">
        <w:rPr>
          <w:rFonts w:asciiTheme="majorHAnsi" w:hAnsiTheme="majorHAnsi" w:cs="Arial"/>
        </w:rPr>
        <w:fldChar w:fldCharType="end"/>
      </w:r>
      <w:r w:rsidRPr="007D0FF0">
        <w:rPr>
          <w:rFonts w:asciiTheme="majorHAnsi" w:hAnsiTheme="majorHAnsi" w:cs="Arial"/>
        </w:rPr>
        <w:t xml:space="preserve"> and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(Gao, et al. 2022)</w:t>
      </w:r>
      <w:r w:rsidRPr="007D0FF0">
        <w:rPr>
          <w:rFonts w:asciiTheme="majorHAnsi" w:hAnsiTheme="majorHAnsi" w:cs="Arial"/>
        </w:rPr>
        <w:fldChar w:fldCharType="end"/>
      </w:r>
      <w:r w:rsidRPr="007D0FF0">
        <w:rPr>
          <w:rFonts w:asciiTheme="majorHAnsi" w:hAnsiTheme="majorHAnsi" w:cs="Arial"/>
        </w:rPr>
        <w:t xml:space="preserve">. Unlike traditional Least Significant Bit substitution methods that alter existing pixel data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(Rahman, et al. 2022)</w:t>
      </w:r>
      <w:r w:rsidRPr="007D0FF0">
        <w:rPr>
          <w:rFonts w:asciiTheme="majorHAnsi" w:hAnsiTheme="majorHAnsi" w:cs="Arial"/>
        </w:rPr>
        <w:fldChar w:fldCharType="end"/>
      </w:r>
      <w:r w:rsidRPr="007D0FF0">
        <w:rPr>
          <w:rFonts w:asciiTheme="majorHAnsi" w:hAnsiTheme="majorHAnsi" w:cs="Arial"/>
        </w:rPr>
        <w:t xml:space="preserve">, these AI-driven methods transform entire images leaving no byte patterns or modification artefacts that signature-based systems can recognize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(Raymond and Rick 2023)</w:t>
      </w:r>
      <w:r w:rsidRPr="007D0FF0">
        <w:rPr>
          <w:rFonts w:asciiTheme="majorHAnsi" w:hAnsiTheme="majorHAnsi" w:cs="Arial"/>
        </w:rPr>
        <w:fldChar w:fldCharType="end"/>
      </w:r>
      <w:r w:rsidRPr="007D0FF0">
        <w:rPr>
          <w:rFonts w:asciiTheme="majorHAnsi" w:hAnsiTheme="majorHAnsi" w:cs="Arial"/>
        </w:rPr>
        <w:t xml:space="preserve">. </w:t>
      </w:r>
    </w:p>
    <w:p w14:paraId="205FE569"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It is possible to preserve semantic equivalence between the cover and </w:t>
      </w:r>
      <w:proofErr w:type="spellStart"/>
      <w:r w:rsidRPr="007D0FF0">
        <w:rPr>
          <w:rFonts w:asciiTheme="majorHAnsi" w:hAnsiTheme="majorHAnsi" w:cs="Arial"/>
        </w:rPr>
        <w:t>stego</w:t>
      </w:r>
      <w:proofErr w:type="spellEnd"/>
      <w:r w:rsidRPr="007D0FF0">
        <w:rPr>
          <w:rFonts w:asciiTheme="majorHAnsi" w:hAnsiTheme="majorHAnsi" w:cs="Arial"/>
        </w:rPr>
        <w:t xml:space="preserve"> transcripts reducing the likelihood of detection as malicious content is seamlessly integrated within the context of the host file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(Chang and Echizen 2025)</w:t>
      </w:r>
      <w:r w:rsidRPr="007D0FF0">
        <w:rPr>
          <w:rFonts w:asciiTheme="majorHAnsi" w:hAnsiTheme="majorHAnsi" w:cs="Arial"/>
        </w:rPr>
        <w:fldChar w:fldCharType="end"/>
      </w:r>
      <w:r w:rsidRPr="007D0FF0">
        <w:rPr>
          <w:rFonts w:asciiTheme="majorHAnsi" w:hAnsiTheme="majorHAnsi" w:cs="Arial"/>
        </w:rPr>
        <w:t xml:space="preserve">. This creates a serious problem during detection, since there’s usually no original version of the file to compare against and without that baseline, it becomes nearly impossible to verify authenticity using traditional statistical or signature-based methods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(Raymond and Rick 2023)</w:t>
      </w:r>
      <w:r w:rsidRPr="007D0FF0">
        <w:rPr>
          <w:rFonts w:asciiTheme="majorHAnsi" w:hAnsiTheme="majorHAnsi" w:cs="Arial"/>
        </w:rPr>
        <w:fldChar w:fldCharType="end"/>
      </w:r>
      <w:r w:rsidRPr="007D0FF0">
        <w:rPr>
          <w:rFonts w:asciiTheme="majorHAnsi" w:hAnsiTheme="majorHAnsi" w:cs="Arial"/>
        </w:rPr>
        <w:t xml:space="preserve">. As a result, antivirus programs that rely on fixed signatures or rule-based detection often can’t spot these hidden payloads. Research shows that when malicious code is hidden inside multimedia files, traditional antivirus tools frequently miss them sometimes failing to detect as much as half of the concealed threats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&lt;EndNote&gt;&lt;Cite&gt;&lt;Author&gt;Almomani&lt;/Author&gt;&lt;Year&gt;2022&lt;/Year&gt;&lt;RecNum&gt;203&lt;/RecNum&gt;&lt;DisplayText&gt;(Almomani, et al. 2022b)&lt;/DisplayText&gt;&lt;record&gt;&lt;rec-number&gt;203&lt;/rec-number&gt;&lt;foreign-keys&gt;&lt;key app="EN" db-id="wpsfper5z25dafer2vjpetstfzzrdwx2029e" timestamp="1770196630"&gt;203&lt;/key&gt;&lt;/foreign-keys&gt;&lt;ref-type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(Almomani, et al. 2022b)</w:t>
      </w:r>
      <w:r w:rsidRPr="007D0FF0">
        <w:rPr>
          <w:rFonts w:asciiTheme="majorHAnsi" w:hAnsiTheme="majorHAnsi" w:cs="Arial"/>
        </w:rPr>
        <w:fldChar w:fldCharType="end"/>
      </w:r>
      <w:r w:rsidRPr="007D0FF0">
        <w:rPr>
          <w:rFonts w:asciiTheme="majorHAnsi" w:hAnsiTheme="majorHAnsi" w:cs="Arial"/>
        </w:rPr>
        <w:t>.</w:t>
      </w:r>
    </w:p>
    <w:p w14:paraId="19F0BBAC" w14:textId="77777777" w:rsidR="007D0FF0" w:rsidRPr="007D0FF0" w:rsidRDefault="007D0FF0" w:rsidP="007D0FF0">
      <w:pPr>
        <w:pStyle w:val="Heading2"/>
        <w:jc w:val="both"/>
        <w:rPr>
          <w:rFonts w:cs="Arial"/>
          <w:color w:val="auto"/>
          <w:sz w:val="24"/>
          <w:szCs w:val="24"/>
        </w:rPr>
      </w:pPr>
      <w:bookmarkStart w:id="145" w:name="_Toc213429861"/>
      <w:bookmarkStart w:id="146" w:name="_Toc221191396"/>
      <w:r w:rsidRPr="007D0FF0">
        <w:rPr>
          <w:rFonts w:cs="Arial"/>
          <w:color w:val="auto"/>
          <w:sz w:val="24"/>
          <w:szCs w:val="24"/>
        </w:rPr>
        <w:t>2.3.2. Failure Against Concealed Malware</w:t>
      </w:r>
      <w:bookmarkEnd w:id="145"/>
      <w:bookmarkEnd w:id="146"/>
    </w:p>
    <w:p w14:paraId="435C76BF"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While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Pr="007D0FF0">
        <w:rPr>
          <w:rFonts w:asciiTheme="majorHAnsi" w:hAnsiTheme="majorHAnsi" w:cs="Arial"/>
        </w:rPr>
        <w:fldChar w:fldCharType="separate"/>
      </w:r>
      <w:r w:rsidRPr="007D0FF0">
        <w:rPr>
          <w:rFonts w:asciiTheme="majorHAnsi" w:hAnsiTheme="majorHAnsi" w:cs="Arial"/>
        </w:rPr>
        <w:t>Williams (2019)</w:t>
      </w:r>
      <w:r w:rsidRPr="007D0FF0">
        <w:rPr>
          <w:rFonts w:asciiTheme="majorHAnsi" w:hAnsiTheme="majorHAnsi" w:cs="Arial"/>
        </w:rPr>
        <w:fldChar w:fldCharType="end"/>
      </w:r>
      <w:r w:rsidRPr="007D0FF0">
        <w:rPr>
          <w:rFonts w:asciiTheme="majorHAnsi" w:hAnsiTheme="majorHAnsi" w:cs="Arial"/>
        </w:rPr>
        <w:t xml:space="preserve"> highlights that the detection of AI-generated steganography is becoming increasingly difficult for cybersecurity experts, exposing organizations to significant risks,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AuthorYear="1"&gt;&lt;Author&gt;Joyce&lt;/Author&gt;&lt;Year&gt;2023&lt;/Year&gt;&lt;RecNum&gt;191&lt;/RecNum&gt;&lt;DisplayText&gt;Joyce, et al. (2023)&lt;/DisplayText&gt;&lt;record&gt;&lt;rec-number&gt;191&lt;/rec-number&gt;&lt;foreign-keys&gt;&lt;key app="EN" db-id="vr22xts9l0dte4e5w54va9z5xst0ra5ewttv" timestamp="1762195029"&gt;191&lt;/key&gt;&lt;/foreign-keys&gt;&lt;ref-type name="Conference Proceedings"&gt;10&lt;/ref-type&gt;&lt;contributors&gt;&lt;authors&gt;&lt;author&gt;Joyce, Robert J&lt;/author&gt;&lt;author&gt;Patel, Tirth&lt;/author&gt;&lt;author&gt;Nicholas, Charles&lt;/author&gt;&lt;author&gt;Raff, Edward&lt;/author&gt;&lt;/authors&gt;&lt;/contributors&gt;&lt;titles&gt;&lt;title&gt;Avscan2vec: Feature learning on antivirus scan data for production-scale malware corpora&lt;/title&gt;&lt;secondary-title&gt;Proceedings of the 16th ACM Workshop on Artificial Intelligence and Security&lt;/secondary-title&gt;&lt;/titles&gt;&lt;pages&gt;185-196&lt;/pages&gt;&lt;dates&gt;&lt;year&gt;2023&lt;/year&gt;&lt;/dates&gt;&lt;urls&gt;&lt;/urls&gt;&lt;/record&gt;&lt;/Cite&gt;&lt;/EndNote&gt;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Joyce, et al. (2023)</w:t>
      </w:r>
      <w:r w:rsidRPr="007D0FF0">
        <w:rPr>
          <w:rFonts w:asciiTheme="majorHAnsi" w:hAnsiTheme="majorHAnsi" w:cs="Arial"/>
        </w:rPr>
        <w:fldChar w:fldCharType="end"/>
      </w:r>
      <w:r w:rsidRPr="007D0FF0">
        <w:rPr>
          <w:rFonts w:asciiTheme="majorHAnsi" w:hAnsiTheme="majorHAnsi" w:cs="Arial"/>
        </w:rPr>
        <w:t xml:space="preserve"> provide the technical basis with their findings showing challenges with some deep malware analysis methods as they are computationally expensive and cannot feasibly scale to the volume of files processed by antivirus engines. In one study, while many antivirus engines detected a ransomware sample in its original format, none could identify it after it was concealed within an HEVC video stream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&lt;EndNote&gt;&lt;Cite&gt;&lt;Author&gt;Almomani&lt;/Author&gt;&lt;Year&gt;2022&lt;/Year&gt;&lt;RecNum&gt;203&lt;/RecNum&gt;&lt;DisplayText&gt;(Almomani, et al. 2022b)&lt;/DisplayText&gt;&lt;record&gt;&lt;rec-number&gt;203&lt;/rec-number&gt;&lt;foreign-keys&gt;&lt;key app="EN" db-id="wpsfper5z25dafer2vjpetstfzzrdwx2029e" timestamp="1770196630"&gt;203&lt;/key&gt;&lt;/foreign-keys&gt;&lt;ref-type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(Almomani, et al. 2022b)</w:t>
      </w:r>
      <w:r w:rsidRPr="007D0FF0">
        <w:rPr>
          <w:rFonts w:asciiTheme="majorHAnsi" w:hAnsiTheme="majorHAnsi" w:cs="Arial"/>
        </w:rPr>
        <w:fldChar w:fldCharType="end"/>
      </w:r>
      <w:r w:rsidRPr="007D0FF0">
        <w:rPr>
          <w:rFonts w:asciiTheme="majorHAnsi" w:hAnsiTheme="majorHAnsi" w:cs="Arial"/>
        </w:rPr>
        <w:t xml:space="preserve">. Similarly, image-based concealment has been shown to bypass detection by 90% against commercial antivirus tools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Dell’Orco</w:t>
      </w:r>
      <w:proofErr w:type="spellEnd"/>
      <w:r w:rsidRPr="007D0FF0">
        <w:rPr>
          <w:rFonts w:asciiTheme="majorHAnsi" w:hAnsiTheme="majorHAnsi" w:cs="Arial"/>
        </w:rPr>
        <w:t>, et al. 2025b)</w:t>
      </w:r>
      <w:r w:rsidRPr="007D0FF0">
        <w:rPr>
          <w:rFonts w:asciiTheme="majorHAnsi" w:hAnsiTheme="majorHAnsi" w:cs="Arial"/>
        </w:rPr>
        <w:fldChar w:fldCharType="end"/>
      </w:r>
      <w:r w:rsidRPr="007D0FF0">
        <w:rPr>
          <w:rFonts w:asciiTheme="majorHAnsi" w:hAnsiTheme="majorHAnsi" w:cs="Arial"/>
        </w:rPr>
        <w:t xml:space="preserve">. This evasion is effective because deep scanning is prone to high rates of false positives, as many legitimate applications perform image manipulation operations that are structurally similar to steganographic decoding as further shown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7D0FF0">
        <w:rPr>
          <w:rFonts w:asciiTheme="majorHAnsi" w:hAnsiTheme="majorHAnsi" w:cs="Arial"/>
        </w:rPr>
        <w:fldChar w:fldCharType="separate"/>
      </w:r>
      <w:proofErr w:type="spellStart"/>
      <w:r w:rsidRPr="007D0FF0">
        <w:rPr>
          <w:rFonts w:asciiTheme="majorHAnsi" w:hAnsiTheme="majorHAnsi" w:cs="Arial"/>
        </w:rPr>
        <w:t>Dell’Orco</w:t>
      </w:r>
      <w:proofErr w:type="spellEnd"/>
      <w:r w:rsidRPr="007D0FF0">
        <w:rPr>
          <w:rFonts w:asciiTheme="majorHAnsi" w:hAnsiTheme="majorHAnsi" w:cs="Arial"/>
        </w:rPr>
        <w:t>, et al. (2025b)</w:t>
      </w:r>
      <w:r w:rsidRPr="007D0FF0">
        <w:rPr>
          <w:rFonts w:asciiTheme="majorHAnsi" w:hAnsiTheme="majorHAnsi" w:cs="Arial"/>
        </w:rPr>
        <w:fldChar w:fldCharType="end"/>
      </w:r>
      <w:r w:rsidRPr="007D0FF0">
        <w:rPr>
          <w:rFonts w:asciiTheme="majorHAnsi" w:hAnsiTheme="majorHAnsi" w:cs="Arial"/>
        </w:rPr>
        <w:t xml:space="preserve">. Attackers take advantage of this weakness by hiding harmful code inside ordinary-looking files, such as JPEG images, allowing them to slip past security software undetected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&lt;EndNote&gt;&lt;Cite&gt;&lt;Author&gt;Knöchel&lt;/Author&gt;&lt;Year&gt;2024&lt;/Year&gt;&lt;RecNum&gt;85&lt;/RecNum&gt;&lt;DisplayText&gt;(Knöchel and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Knöchel</w:t>
      </w:r>
      <w:proofErr w:type="spellEnd"/>
      <w:r w:rsidRPr="007D0FF0">
        <w:rPr>
          <w:rFonts w:asciiTheme="majorHAnsi" w:hAnsiTheme="majorHAnsi" w:cs="Arial"/>
        </w:rPr>
        <w:t xml:space="preserve"> and Karius 2024)</w:t>
      </w:r>
      <w:r w:rsidRPr="007D0FF0">
        <w:rPr>
          <w:rFonts w:asciiTheme="majorHAnsi" w:hAnsiTheme="majorHAnsi" w:cs="Arial"/>
        </w:rPr>
        <w:fldChar w:fldCharType="end"/>
      </w:r>
      <w:r w:rsidRPr="007D0FF0">
        <w:rPr>
          <w:rFonts w:asciiTheme="majorHAnsi" w:hAnsiTheme="majorHAnsi" w:cs="Arial"/>
        </w:rPr>
        <w:t xml:space="preserve"> and as a result, steganography tools and the malware hidden within them can easily slip past perimeter defences such as web filters and antivirus systems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(Frith 2007)</w:t>
      </w:r>
      <w:r w:rsidRPr="007D0FF0">
        <w:rPr>
          <w:rFonts w:asciiTheme="majorHAnsi" w:hAnsiTheme="majorHAnsi" w:cs="Arial"/>
        </w:rPr>
        <w:fldChar w:fldCharType="end"/>
      </w:r>
      <w:r w:rsidRPr="007D0FF0">
        <w:rPr>
          <w:rFonts w:asciiTheme="majorHAnsi" w:hAnsiTheme="majorHAnsi" w:cs="Arial"/>
        </w:rPr>
        <w:t>.</w:t>
      </w:r>
    </w:p>
    <w:p w14:paraId="4D445F3E"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A primary advantage of stegomalware is its ability to bypass static analysis because the malicious payload is only revealed at runtime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Dell’Orco</w:t>
      </w:r>
      <w:proofErr w:type="spellEnd"/>
      <w:r w:rsidRPr="007D0FF0">
        <w:rPr>
          <w:rFonts w:asciiTheme="majorHAnsi" w:hAnsiTheme="majorHAnsi" w:cs="Arial"/>
        </w:rPr>
        <w:t>, et al. 2025b)</w:t>
      </w:r>
      <w:r w:rsidRPr="007D0FF0">
        <w:rPr>
          <w:rFonts w:asciiTheme="majorHAnsi" w:hAnsiTheme="majorHAnsi" w:cs="Arial"/>
        </w:rPr>
        <w:fldChar w:fldCharType="end"/>
      </w:r>
      <w:r w:rsidRPr="007D0FF0">
        <w:rPr>
          <w:rFonts w:asciiTheme="majorHAnsi" w:hAnsiTheme="majorHAnsi" w:cs="Arial"/>
        </w:rPr>
        <w:t>. This creates a critical time-to-detection problem, as experiments show it can take several days for AV engines to adapt their signatures after a new threat is submitted</w:t>
      </w:r>
      <w:ins w:id="147" w:author="Du Plessis, Daniel" w:date="2025-12-11T09:59:00Z" w16du:dateUtc="2025-12-11T07:59:00Z">
        <w:r w:rsidRPr="007D0FF0">
          <w:rPr>
            <w:rFonts w:asciiTheme="majorHAnsi" w:hAnsiTheme="majorHAnsi" w:cs="Arial"/>
          </w:rPr>
          <w:t>.</w:t>
        </w:r>
      </w:ins>
      <w:r w:rsidRPr="007D0FF0">
        <w:rPr>
          <w:rFonts w:asciiTheme="majorHAnsi" w:hAnsiTheme="majorHAnsi" w:cs="Arial"/>
        </w:rPr>
        <w:t xml:space="preserve">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7D0FF0">
        <w:rPr>
          <w:rFonts w:asciiTheme="majorHAnsi" w:hAnsiTheme="majorHAnsi" w:cs="Arial"/>
        </w:rPr>
        <w:fldChar w:fldCharType="separate"/>
      </w:r>
      <w:proofErr w:type="spellStart"/>
      <w:r w:rsidRPr="007D0FF0">
        <w:rPr>
          <w:rFonts w:asciiTheme="majorHAnsi" w:hAnsiTheme="majorHAnsi" w:cs="Arial"/>
        </w:rPr>
        <w:t>Dell’Orco</w:t>
      </w:r>
      <w:proofErr w:type="spellEnd"/>
      <w:r w:rsidRPr="007D0FF0">
        <w:rPr>
          <w:rFonts w:asciiTheme="majorHAnsi" w:hAnsiTheme="majorHAnsi" w:cs="Arial"/>
        </w:rPr>
        <w:t>, et al. (2025b)</w:t>
      </w:r>
      <w:r w:rsidRPr="007D0FF0">
        <w:rPr>
          <w:rFonts w:asciiTheme="majorHAnsi" w:hAnsiTheme="majorHAnsi" w:cs="Arial"/>
        </w:rPr>
        <w:fldChar w:fldCharType="end"/>
      </w:r>
      <w:r w:rsidRPr="007D0FF0">
        <w:rPr>
          <w:rFonts w:asciiTheme="majorHAnsi" w:hAnsiTheme="majorHAnsi" w:cs="Arial"/>
        </w:rPr>
        <w:t xml:space="preserve"> further </w:t>
      </w:r>
      <w:proofErr w:type="spellStart"/>
      <w:r w:rsidRPr="007D0FF0">
        <w:rPr>
          <w:rFonts w:asciiTheme="majorHAnsi" w:hAnsiTheme="majorHAnsi" w:cs="Arial"/>
        </w:rPr>
        <w:t>explaine</w:t>
      </w:r>
      <w:ins w:id="148" w:author="Du Plessis, Daniel" w:date="2025-12-11T09:59:00Z" w16du:dateUtc="2025-12-11T07:59:00Z">
        <w:r w:rsidRPr="007D0FF0">
          <w:rPr>
            <w:rFonts w:asciiTheme="majorHAnsi" w:hAnsiTheme="majorHAnsi" w:cs="Arial"/>
          </w:rPr>
          <w:t>s</w:t>
        </w:r>
      </w:ins>
      <w:proofErr w:type="spellEnd"/>
      <w:del w:id="149" w:author="Du Plessis, Daniel" w:date="2025-12-11T09:59:00Z" w16du:dateUtc="2025-12-11T07:59:00Z">
        <w:r w:rsidRPr="007D0FF0" w:rsidDel="00A5561E">
          <w:rPr>
            <w:rFonts w:asciiTheme="majorHAnsi" w:hAnsiTheme="majorHAnsi" w:cs="Arial"/>
          </w:rPr>
          <w:delText>d. This</w:delText>
        </w:r>
      </w:del>
      <w:r w:rsidRPr="007D0FF0">
        <w:rPr>
          <w:rFonts w:asciiTheme="majorHAnsi" w:hAnsiTheme="majorHAnsi" w:cs="Arial"/>
        </w:rPr>
        <w:t xml:space="preserve"> </w:t>
      </w:r>
      <w:ins w:id="150" w:author="Du Plessis, Daniel" w:date="2025-12-11T10:00:00Z" w16du:dateUtc="2025-12-11T08:00:00Z">
        <w:r w:rsidRPr="007D0FF0">
          <w:rPr>
            <w:rFonts w:asciiTheme="majorHAnsi" w:hAnsiTheme="majorHAnsi" w:cs="Arial"/>
          </w:rPr>
          <w:t xml:space="preserve"> that this </w:t>
        </w:r>
      </w:ins>
      <w:r w:rsidRPr="007D0FF0">
        <w:rPr>
          <w:rFonts w:asciiTheme="majorHAnsi" w:hAnsiTheme="majorHAnsi" w:cs="Arial"/>
        </w:rPr>
        <w:t xml:space="preserve">operational window allows the malware to establish a connection to its Command &amp; Control (C&amp;C) servers to download additional malicious code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&lt;EndNote&gt;&lt;Cite&gt;&lt;Author&gt;Knöchel&lt;/Author&gt;&lt;Year&gt;2024&lt;/Year&gt;&lt;RecNum&gt;85&lt;/RecNum&gt;&lt;DisplayText&gt;(Knöchel and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Knöchel</w:t>
      </w:r>
      <w:proofErr w:type="spellEnd"/>
      <w:r w:rsidRPr="007D0FF0">
        <w:rPr>
          <w:rFonts w:asciiTheme="majorHAnsi" w:hAnsiTheme="majorHAnsi" w:cs="Arial"/>
        </w:rPr>
        <w:t xml:space="preserve"> and Karius 2024)</w:t>
      </w:r>
      <w:r w:rsidRPr="007D0FF0">
        <w:rPr>
          <w:rFonts w:asciiTheme="majorHAnsi" w:hAnsiTheme="majorHAnsi" w:cs="Arial"/>
        </w:rPr>
        <w:fldChar w:fldCharType="end"/>
      </w:r>
      <w:r w:rsidRPr="007D0FF0">
        <w:rPr>
          <w:rFonts w:asciiTheme="majorHAnsi" w:hAnsiTheme="majorHAnsi" w:cs="Arial"/>
        </w:rPr>
        <w:t xml:space="preserve"> and attackers often take advantage of this delay to quietly steal sensitive information, using steganographic methods to move files or confidential company data out of the organization without being noticed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(Frith 2007)</w:t>
      </w:r>
      <w:r w:rsidRPr="007D0FF0">
        <w:rPr>
          <w:rFonts w:asciiTheme="majorHAnsi" w:hAnsiTheme="majorHAnsi" w:cs="Arial"/>
        </w:rPr>
        <w:fldChar w:fldCharType="end"/>
      </w:r>
      <w:r w:rsidRPr="007D0FF0">
        <w:rPr>
          <w:rFonts w:asciiTheme="majorHAnsi" w:hAnsiTheme="majorHAnsi" w:cs="Arial"/>
        </w:rPr>
        <w:t xml:space="preserve">. Because the malicious activity only commences after the payload is extracted from its benign-looking carrier, behaviour-based detection systems are placed at a disadvantage, reacting to the attack only after the initial infiltration has succeeded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(Frith 2007)</w:t>
      </w:r>
      <w:r w:rsidRPr="007D0FF0">
        <w:rPr>
          <w:rFonts w:asciiTheme="majorHAnsi" w:hAnsiTheme="majorHAnsi" w:cs="Arial"/>
        </w:rPr>
        <w:fldChar w:fldCharType="end"/>
      </w:r>
      <w:r w:rsidRPr="007D0FF0">
        <w:rPr>
          <w:rFonts w:asciiTheme="majorHAnsi" w:hAnsiTheme="majorHAnsi" w:cs="Arial"/>
        </w:rPr>
        <w:t xml:space="preserve">. </w:t>
      </w:r>
    </w:p>
    <w:p w14:paraId="5306AFE7" w14:textId="77777777" w:rsidR="007D0FF0" w:rsidRPr="007D0FF0" w:rsidRDefault="007D0FF0" w:rsidP="007D0FF0">
      <w:pPr>
        <w:jc w:val="both"/>
        <w:rPr>
          <w:rFonts w:asciiTheme="majorHAnsi" w:hAnsiTheme="majorHAnsi" w:cs="Arial"/>
        </w:rPr>
      </w:pPr>
    </w:p>
    <w:p w14:paraId="42971DB7" w14:textId="77777777" w:rsidR="007D0FF0" w:rsidRPr="007F14C7" w:rsidRDefault="007D0FF0" w:rsidP="007D0FF0">
      <w:pPr>
        <w:pStyle w:val="Heading1"/>
        <w:jc w:val="both"/>
        <w:rPr>
          <w:rFonts w:cs="Arial"/>
          <w:b/>
          <w:bCs/>
          <w:color w:val="auto"/>
          <w:sz w:val="24"/>
          <w:szCs w:val="24"/>
        </w:rPr>
      </w:pPr>
      <w:bookmarkStart w:id="151" w:name="_Toc213429862"/>
      <w:bookmarkStart w:id="152" w:name="_Toc221191397"/>
      <w:r w:rsidRPr="007F14C7">
        <w:rPr>
          <w:rFonts w:cs="Arial"/>
          <w:b/>
          <w:bCs/>
          <w:color w:val="auto"/>
          <w:sz w:val="24"/>
          <w:szCs w:val="24"/>
        </w:rPr>
        <w:t>2.4. Detection Challenges for Steganographic Malware</w:t>
      </w:r>
      <w:bookmarkEnd w:id="151"/>
      <w:bookmarkEnd w:id="152"/>
    </w:p>
    <w:p w14:paraId="3A5BC56E"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Steganography can be used to secretly share the data for legitimate purpose such as digital watermarking, privacy-preserving communication, and copyright protection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&lt;EndNote&gt;&lt;Cite&gt;&lt;Author&gt;Bamanga&lt;/Author&gt;&lt;Year&gt;2024&lt;/Year&gt;&lt;RecNum&gt;68&lt;/RecNum&gt;&lt;DisplayText&gt;(Bamanga and Babando 2024)&lt;/DisplayText&gt;&lt;record&gt;&lt;rec-number&gt;68&lt;/rec-number&gt;&lt;foreign-keys&gt;&lt;key app="EN" db-id="vr22xts9l0dte4e5w54va9z5xst0ra5ewttv" timestamp="1744140875"&gt;68&lt;/key&gt;&lt;/foreign-keys&gt;&lt;ref-type name="Journal Article"&gt;17&lt;/ref-type&gt;&lt;contributors&gt;&lt;authors&gt;&lt;author&gt;Bamanga, Mahmud Ahmad&lt;/author&gt;&lt;author&gt;Babando, Aliyu Kamalu&lt;/author&gt;&lt;/authors&gt;&lt;/contributors&gt;&lt;titles&gt;&lt;title&gt;Recent Advances in Steganography&lt;/title&gt;&lt;secondary-title&gt;Steganography-The Art of Hiding Information: The Art of Hiding Information&lt;/secondary-title&gt;&lt;/titles&gt;&lt;periodical&gt;&lt;full-title&gt;Steganography-The Art of Hiding Information: The Art of Hiding Information&lt;/full-title&gt;&lt;/periodical&gt;&lt;pages&gt;23&lt;/pages&gt;&lt;dates&gt;&lt;year&gt;2024&lt;/year&gt;&lt;/dates&gt;&lt;isbn&gt;0854669027&lt;/isbn&gt;&lt;urls&gt;&lt;/urls&gt;&lt;/record&gt;&lt;/Cite&gt;&lt;/EndNote&gt;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(Bamanga and Babando 2024)</w:t>
      </w:r>
      <w:r w:rsidRPr="007D0FF0">
        <w:rPr>
          <w:rFonts w:asciiTheme="majorHAnsi" w:hAnsiTheme="majorHAnsi" w:cs="Arial"/>
        </w:rPr>
        <w:fldChar w:fldCharType="end"/>
      </w:r>
      <w:r w:rsidRPr="007D0FF0">
        <w:rPr>
          <w:rFonts w:asciiTheme="majorHAnsi" w:hAnsiTheme="majorHAnsi" w:cs="Arial"/>
        </w:rPr>
        <w:t xml:space="preserve">, but adversaries increasingly misuse these same techniques to conceal malicious payloads and evade detection mechanisms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&lt;EndNote&gt;&lt;Cite&gt;&lt;Author&gt;Chaganti&lt;/Author&gt;&lt;Year&gt;2021&lt;/Year&gt;&lt;RecNum&gt;198&lt;/RecNum&gt;&lt;DisplayText&gt;(Chaganti, et al. 2021)&lt;/DisplayText&gt;&lt;record&gt;&lt;rec-number&gt;198&lt;/rec-number&gt;&lt;foreign-keys&gt;&lt;key app="EN" db-id="wpsfper5z25dafer2vjpetstfzzrdwx2029e" timestamp="1770193016"&gt;198&lt;/key&gt;&lt;/foreign-keys&gt;&lt;ref-type name="Journal Article"&gt;17&lt;/ref-type&gt;&lt;contributors&gt;&lt;authors&gt;&lt;author&gt;Chaganti, Rajasekhar&lt;/author&gt;&lt;author&gt;Ravi, Vinayakumar&lt;/author&gt;&lt;author&gt;Alazab, Mamoun&lt;/author&gt;&lt;author&gt;Pham, Tuan D&lt;/author&gt;&lt;/authors&gt;&lt;/contributors&gt;&lt;titles&gt;&lt;title&gt;Stegomalware: A systematic survey of MalwareHiding and detection in images, machine LearningModels and research challenges&lt;/title&gt;&lt;secondary-title&gt;arXiv preprint arXiv:2110.02504&lt;/secondary-title&gt;&lt;/titles&gt;&lt;periodical&gt;&lt;full-title&gt;arXiv preprint arXiv:2110.02504&lt;/full-title&gt;&lt;/periodical&gt;&lt;dates&gt;&lt;year&gt;2021&lt;/year&gt;&lt;/dates&gt;&lt;urls&gt;&lt;/urls&gt;&lt;/record&gt;&lt;/Cite&gt;&lt;/EndNote&gt;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(Chaganti, et al. 2021)</w:t>
      </w:r>
      <w:r w:rsidRPr="007D0FF0">
        <w:rPr>
          <w:rFonts w:asciiTheme="majorHAnsi" w:hAnsiTheme="majorHAnsi" w:cs="Arial"/>
        </w:rPr>
        <w:fldChar w:fldCharType="end"/>
      </w:r>
      <w:r w:rsidRPr="007D0FF0">
        <w:rPr>
          <w:rFonts w:asciiTheme="majorHAnsi" w:hAnsiTheme="majorHAnsi" w:cs="Arial"/>
        </w:rPr>
        <w:t xml:space="preserve">. Identifying these kind of stegomalware is especially difficult for security systems because the hidden data blends in well that it looks just like the harmless content of the original file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&lt;EndNote&gt;&lt;Cite&gt;&lt;Author&gt;Alazab&lt;/Author&gt;&lt;Year&gt;2023&lt;/Year&gt;&lt;RecNum&gt;200&lt;/RecNum&gt;&lt;DisplayText&gt;(Alazab and Pham 2023)&lt;/DisplayText&gt;&lt;record&gt;&lt;rec-number&gt;200&lt;/rec-number&gt;&lt;foreign-keys&gt;&lt;key app="EN" db-id="wpsfper5z25dafer2vjpetstfzzrdwx2029e" timestamp="1770193704"&gt;200&lt;/key&gt;&lt;/foreign-keys&gt;&lt;ref-type name="Journal Article"&gt;17&lt;/ref-type&gt;&lt;contributors&gt;&lt;authors&gt;&lt;author&gt;Alazab, Mamoun&lt;/author&gt;&lt;author&gt;Pham, Tuan&lt;/author&gt;&lt;/authors&gt;&lt;/contributors&gt;&lt;titles&gt;&lt;title&gt;Stegomalware: A systematic survey of malware hiding and detection in images, machine learning models and research challenges&lt;/title&gt;&lt;secondary-title&gt;Authorea Preprints&lt;/secondary-title&gt;&lt;/titles&gt;&lt;periodical&gt;&lt;full-title&gt;Authorea Preprints&lt;/full-title&gt;&lt;/periodical&gt;&lt;dates&gt;&lt;year&gt;2023&lt;/year&gt;&lt;/dates&gt;&lt;urls&gt;&lt;/urls&gt;&lt;/record&gt;&lt;/Cite&gt;&lt;/EndNote&gt;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(Alazab and Pham 2023)</w:t>
      </w:r>
      <w:r w:rsidRPr="007D0FF0">
        <w:rPr>
          <w:rFonts w:asciiTheme="majorHAnsi" w:hAnsiTheme="majorHAnsi" w:cs="Arial"/>
        </w:rPr>
        <w:fldChar w:fldCharType="end"/>
      </w:r>
      <w:r w:rsidRPr="007D0FF0">
        <w:rPr>
          <w:rFonts w:asciiTheme="majorHAnsi" w:hAnsiTheme="majorHAnsi" w:cs="Arial"/>
        </w:rPr>
        <w:t xml:space="preserve">. </w:t>
      </w:r>
    </w:p>
    <w:p w14:paraId="6DB1DF88"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Data can be hidden in multiple levels, from imperceptible pixel-level modifications in images to small semantic manipulations in AI-generated text, audio, and video, making it hard for conventional antivirus and steganalysis tools to detect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&lt;EndNote&gt;&lt;Cite&gt;&lt;Author&gt;Luo&lt;/Author&gt;&lt;Year&gt;2024&lt;/Year&gt;&lt;RecNum&gt;148&lt;/RecNum&gt;&lt;DisplayText&gt;(Luo, et al.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(Luo, et al. 2024)</w:t>
      </w:r>
      <w:r w:rsidRPr="007D0FF0">
        <w:rPr>
          <w:rFonts w:asciiTheme="majorHAnsi" w:hAnsiTheme="majorHAnsi" w:cs="Arial"/>
        </w:rPr>
        <w:fldChar w:fldCharType="end"/>
      </w:r>
      <w:r w:rsidRPr="007D0FF0">
        <w:rPr>
          <w:rFonts w:asciiTheme="majorHAnsi" w:hAnsiTheme="majorHAnsi" w:cs="Arial"/>
        </w:rPr>
        <w:t xml:space="preserve">. The wide variety of file types, encodings, and encryption methods further expands the detection search space and increases both computational cost and false-positive rates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&lt;EndNote&gt;&lt;Cite&gt;&lt;Author&gt;Sanjalawe&lt;/Author&gt;&lt;Year&gt;2025&lt;/Year&gt;&lt;RecNum&gt;192&lt;/RecNum&gt;&lt;DisplayText&gt;(Sanjalawe, et al. 2025)&lt;/DisplayText&gt;&lt;record&gt;&lt;rec-number&gt;192&lt;/rec-number&gt;&lt;foreign-keys&gt;&lt;key app="EN" db-id="vr22xts9l0dte4e5w54va9z5xst0ra5ewttv" timestamp="1762196671"&gt;192&lt;/key&gt;&lt;/foreign-keys&gt;&lt;ref-type name="Journal Article"&gt;17&lt;/ref-type&gt;&lt;contributors&gt;&lt;authors&gt;&lt;author&gt;Sanjalawe, Yousef&lt;/author&gt;&lt;author&gt;Al-E’mari, Salam&lt;/author&gt;&lt;author&gt;Fraihat, Salam&lt;/author&gt;&lt;author&gt;Abualhaj, Mosleh&lt;/author&gt;&lt;author&gt;Alzubi, Emran&lt;/author&gt;&lt;/authors&gt;&lt;/contributors&gt;&lt;titles&gt;&lt;title&gt;A deep learning-driven multi-layered steganographic approach for enhanced data security&lt;/title&gt;&lt;secondary-title&gt;Scientific Reports&lt;/secondary-title&gt;&lt;/titles&gt;&lt;periodical&gt;&lt;full-title&gt;Scientific Reports&lt;/full-title&gt;&lt;/periodical&gt;&lt;pages&gt;4761&lt;/pages&gt;&lt;volume&gt;15&lt;/volume&gt;&lt;number&gt;1&lt;/number&gt;&lt;dates&gt;&lt;year&gt;2025&lt;/year&gt;&lt;/dates&gt;&lt;isbn&gt;2045-2322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Sanjalawe</w:t>
      </w:r>
      <w:proofErr w:type="spellEnd"/>
      <w:r w:rsidRPr="007D0FF0">
        <w:rPr>
          <w:rFonts w:asciiTheme="majorHAnsi" w:hAnsiTheme="majorHAnsi" w:cs="Arial"/>
        </w:rPr>
        <w:t>, et al. 2025)</w:t>
      </w:r>
      <w:r w:rsidRPr="007D0FF0">
        <w:rPr>
          <w:rFonts w:asciiTheme="majorHAnsi" w:hAnsiTheme="majorHAnsi" w:cs="Arial"/>
        </w:rPr>
        <w:fldChar w:fldCharType="end"/>
      </w:r>
      <w:r w:rsidRPr="007D0FF0">
        <w:rPr>
          <w:rFonts w:asciiTheme="majorHAnsi" w:hAnsiTheme="majorHAnsi" w:cs="Arial"/>
        </w:rPr>
        <w:t xml:space="preserve">. Thus, detecting steganographic malware demands approaches that can analyse large datasets and integrate statistical, behavioural, and intelligent anomaly-detection techniques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&lt;EndNote&gt;&lt;Cite&gt;&lt;Author&gt;Wang&lt;/Author&gt;&lt;Year&gt;2023&lt;/Year&gt;&lt;RecNum&gt;193&lt;/RecNum&gt;&lt;DisplayText&gt;(Wang, et al. 2023)&lt;/DisplayText&gt;&lt;record&gt;&lt;rec-number&gt;193&lt;/rec-number&gt;&lt;foreign-keys&gt;&lt;key app="EN" db-id="vr22xts9l0dte4e5w54va9z5xst0ra5ewttv" timestamp="1762196737"&gt;193&lt;/key&gt;&lt;/foreign-keys&gt;&lt;ref-type name="Journal Article"&gt;17&lt;/ref-type&gt;&lt;contributors&gt;&lt;authors&gt;&lt;author&gt;Wang, Zihan&lt;/author&gt;&lt;author&gt;Byrnes, Olivia&lt;/author&gt;&lt;author&gt;Wang, Hu&lt;/author&gt;&lt;author&gt;Sun, Ruoxi&lt;/author&gt;&lt;author&gt;Ma, Congbo&lt;/author&gt;&lt;author&gt;Chen, Huaming&lt;/author&gt;&lt;author&gt;Wu, Qi&lt;/author&gt;&lt;author&gt;Xue, Minhui&lt;/author&gt;&lt;/authors&gt;&lt;/contributors&gt;&lt;titles&gt;&lt;title&gt;Data hiding with deep learning: A survey unifying digital watermarking and steganography&lt;/title&gt;&lt;secondary-title&gt;IEEE Transactions on Computational Social Systems&lt;/secondary-title&gt;&lt;/titles&gt;&lt;periodical&gt;&lt;full-title&gt;IEEE Transactions on Computational Social Systems&lt;/full-title&gt;&lt;/periodical&gt;&lt;pages&gt;2985-2999&lt;/pages&gt;&lt;volume&gt;10&lt;/volume&gt;&lt;number&gt;6&lt;/number&gt;&lt;dates&gt;&lt;year&gt;2023&lt;/year&gt;&lt;/dates&gt;&lt;isbn&gt;2329-924X&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(Wang, et al. 2023)</w:t>
      </w:r>
      <w:r w:rsidRPr="007D0FF0">
        <w:rPr>
          <w:rFonts w:asciiTheme="majorHAnsi" w:hAnsiTheme="majorHAnsi" w:cs="Arial"/>
        </w:rPr>
        <w:fldChar w:fldCharType="end"/>
      </w:r>
      <w:r w:rsidRPr="007D0FF0">
        <w:rPr>
          <w:rFonts w:asciiTheme="majorHAnsi" w:hAnsiTheme="majorHAnsi" w:cs="Arial"/>
        </w:rPr>
        <w:t>. This section looks at the main technical and practical challenges that make it difficult to reliably detect this growing steganography threat.</w:t>
      </w:r>
    </w:p>
    <w:p w14:paraId="5BD944B0" w14:textId="77777777" w:rsidR="007D0FF0" w:rsidRPr="007D0FF0" w:rsidRDefault="007D0FF0" w:rsidP="007D0FF0">
      <w:pPr>
        <w:pStyle w:val="Heading2"/>
        <w:jc w:val="both"/>
        <w:rPr>
          <w:rFonts w:cs="Arial"/>
          <w:color w:val="auto"/>
          <w:sz w:val="24"/>
          <w:szCs w:val="24"/>
        </w:rPr>
      </w:pPr>
      <w:bookmarkStart w:id="153" w:name="_2.4.1._Ineffectiveness_of"/>
      <w:bookmarkStart w:id="154" w:name="_Toc213429863"/>
      <w:bookmarkStart w:id="155" w:name="_Toc221191398"/>
      <w:bookmarkEnd w:id="153"/>
      <w:r w:rsidRPr="007D0FF0">
        <w:rPr>
          <w:rFonts w:cs="Arial"/>
          <w:color w:val="auto"/>
          <w:sz w:val="24"/>
          <w:szCs w:val="24"/>
        </w:rPr>
        <w:t>2.4.1. Ineffectiveness of Existing Tools</w:t>
      </w:r>
      <w:bookmarkEnd w:id="154"/>
      <w:bookmarkEnd w:id="155"/>
    </w:p>
    <w:p w14:paraId="392CFD83"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There has been increasing use of security software such as antivirus (AV) software which has improved the general resistance in systems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&lt;EndNote&gt;&lt;Cite&gt;&lt;Author&gt;Knöchel&lt;/Author&gt;&lt;Year&gt;2024&lt;/Year&gt;&lt;RecNum&gt;85&lt;/RecNum&gt;&lt;DisplayText&gt;(Knöchel and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Knöchel</w:t>
      </w:r>
      <w:proofErr w:type="spellEnd"/>
      <w:r w:rsidRPr="007D0FF0">
        <w:rPr>
          <w:rFonts w:asciiTheme="majorHAnsi" w:hAnsiTheme="majorHAnsi" w:cs="Arial"/>
        </w:rPr>
        <w:t xml:space="preserve"> and Karius 2024)</w:t>
      </w:r>
      <w:r w:rsidRPr="007D0FF0">
        <w:rPr>
          <w:rFonts w:asciiTheme="majorHAnsi" w:hAnsiTheme="majorHAnsi" w:cs="Arial"/>
        </w:rPr>
        <w:fldChar w:fldCharType="end"/>
      </w:r>
      <w:r w:rsidRPr="007D0FF0">
        <w:rPr>
          <w:rFonts w:asciiTheme="majorHAnsi" w:hAnsiTheme="majorHAnsi" w:cs="Arial"/>
        </w:rPr>
        <w:t xml:space="preserve">. However, most commercial antivirus solutions primarily rely on signature-based detection, identifying malware only after its signature code or binary patterns has been analysed and catalogued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Dell’Orco</w:t>
      </w:r>
      <w:proofErr w:type="spellEnd"/>
      <w:r w:rsidRPr="007D0FF0">
        <w:rPr>
          <w:rFonts w:asciiTheme="majorHAnsi" w:hAnsiTheme="majorHAnsi" w:cs="Arial"/>
        </w:rPr>
        <w:t>, et al. 2025b)</w:t>
      </w:r>
      <w:r w:rsidRPr="007D0FF0">
        <w:rPr>
          <w:rFonts w:asciiTheme="majorHAnsi" w:hAnsiTheme="majorHAnsi" w:cs="Arial"/>
        </w:rPr>
        <w:fldChar w:fldCharType="end"/>
      </w:r>
      <w:r w:rsidRPr="007D0FF0">
        <w:rPr>
          <w:rFonts w:asciiTheme="majorHAnsi" w:hAnsiTheme="majorHAnsi" w:cs="Arial"/>
        </w:rPr>
        <w:t xml:space="preserve">. Since steganography principle is to hide secret information without being noticed by a third party by modifying redundant regions in digital media, this mechanism is inherently ineffective against the practice and as a result, steganographic content can pass undetected through conventional signature-based defences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&lt;EndNote&gt;&lt;Cite&gt;&lt;Author&gt;Wu&lt;/Author&gt;&lt;Year&gt;2021&lt;/Year&gt;&lt;RecNum&gt;173&lt;/RecNum&gt;&lt;DisplayText&gt;(Wu, et al. 2021)&lt;/DisplayText&gt;&lt;record&gt;&lt;rec-number&gt;173&lt;/rec-number&gt;&lt;foreign-keys&gt;&lt;key app="EN" db-id="vr22xts9l0dte4e5w54va9z5xst0ra5ewttv" timestamp="1758487865"&gt;173&lt;/key&gt;&lt;/foreign-keys&gt;&lt;ref-type name="Journal Article"&gt;17&lt;/ref-type&gt;&lt;contributors&gt;&lt;authors&gt;&lt;author&gt;Wu, Zhijun&lt;/author&gt;&lt;author&gt;Guo, Junjun&lt;/author&gt;&lt;author&gt;Zhang, Chenlei&lt;/author&gt;&lt;author&gt;Li, Changliang&lt;/author&gt;&lt;/authors&gt;&lt;/contributors&gt;&lt;titles&gt;&lt;title&gt;Steganography and steganalysis in voice over IP: A review&lt;/title&gt;&lt;secondary-title&gt;Sensors&lt;/secondary-title&gt;&lt;/titles&gt;&lt;periodical&gt;&lt;full-title&gt;Sensors&lt;/full-title&gt;&lt;/periodical&gt;&lt;pages&gt;1032&lt;/pages&gt;&lt;volume&gt;21&lt;/volume&gt;&lt;number&gt;4&lt;/number&gt;&lt;dates&gt;&lt;year&gt;2021&lt;/year&gt;&lt;/dates&gt;&lt;isbn&gt;1424-8220&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(Wu, et al. 2021)</w:t>
      </w:r>
      <w:r w:rsidRPr="007D0FF0">
        <w:rPr>
          <w:rFonts w:asciiTheme="majorHAnsi" w:hAnsiTheme="majorHAnsi" w:cs="Arial"/>
        </w:rPr>
        <w:fldChar w:fldCharType="end"/>
      </w:r>
      <w:r w:rsidRPr="007D0FF0">
        <w:rPr>
          <w:rFonts w:asciiTheme="majorHAnsi" w:hAnsiTheme="majorHAnsi" w:cs="Arial"/>
        </w:rPr>
        <w:t>.</w:t>
      </w:r>
    </w:p>
    <w:p w14:paraId="0E0661CF" w14:textId="77777777" w:rsidR="007D0FF0" w:rsidRPr="007D0FF0" w:rsidRDefault="007D0FF0" w:rsidP="007D0FF0">
      <w:pPr>
        <w:jc w:val="both"/>
        <w:rPr>
          <w:rFonts w:asciiTheme="majorHAnsi" w:hAnsiTheme="majorHAnsi" w:cs="Arial"/>
        </w:rPr>
      </w:pP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AuthorYear="1"&gt;&lt;Author&gt;Suarez-Tangil&lt;/Author&gt;&lt;Year&gt;2014&lt;/Year&gt;&lt;RecNum&gt;176&lt;/RecNum&gt;&lt;DisplayText&gt;Suarez-Tangil, et al. (2014)&lt;/DisplayText&gt;&lt;record&gt;&lt;rec-number&gt;176&lt;/rec-number&gt;&lt;foreign-keys&gt;&lt;key app="EN" db-id="vr22xts9l0dte4e5w54va9z5xst0ra5ewttv" timestamp="1758534486"&gt;176&lt;/key&gt;&lt;/foreign-keys&gt;&lt;ref-type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Suarez-Tangil, et al. (2014)</w:t>
      </w:r>
      <w:r w:rsidRPr="007D0FF0">
        <w:rPr>
          <w:rFonts w:asciiTheme="majorHAnsi" w:hAnsiTheme="majorHAnsi" w:cs="Arial"/>
        </w:rPr>
        <w:fldChar w:fldCharType="end"/>
      </w:r>
      <w:r w:rsidRPr="007D0FF0">
        <w:rPr>
          <w:rFonts w:asciiTheme="majorHAnsi" w:hAnsiTheme="majorHAnsi" w:cs="Arial"/>
        </w:rPr>
        <w:t xml:space="preserve"> demonstrated in their study that the current static malware detection techniques fail to identify malicious components when they are embedded separately from the code for example, when the payload is concealed within an image. Their findings showed that the malicious part only becomes active when the file is run, so even if the asset is scanned beforehand, no static signature can detect it. Similarly,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AuthorYear="1"&gt;&lt;Author&gt;Badhani&lt;/Author&gt;&lt;Year&gt;2018&lt;/Year&gt;&lt;RecNum&gt;177&lt;/RecNum&gt;&lt;DisplayText&gt;Badhani and Muttoo (2018)&lt;/DisplayText&gt;&lt;record&gt;&lt;rec-number&gt;177&lt;/rec-number&gt;&lt;foreign-keys&gt;&lt;key app="EN" db-id="vr22xts9l0dte4e5w54va9z5xst0ra5ewttv" timestamp="1758535120"&gt;177&lt;/key&gt;&lt;/foreign-keys&gt;&lt;ref-type name="Journal Article"&gt;17&lt;/ref-type&gt;&lt;contributors&gt;&lt;authors&gt;&lt;author&gt;Badhani, Shikha&lt;/author&gt;&lt;author&gt;Muttoo, Sunil K&lt;/author&gt;&lt;/authors&gt;&lt;/contributors&gt;&lt;titles&gt;&lt;title&gt;Evading android anti-malware by hiding malicious application inside images&lt;/title&gt;&lt;secondary-title&gt;International Journal of System Assurance Engineering and Management&lt;/secondary-title&gt;&lt;/titles&gt;&lt;periodical&gt;&lt;full-title&gt;International Journal of System Assurance Engineering and Management&lt;/full-title&gt;&lt;/periodical&gt;&lt;pages&gt;482-493&lt;/pages&gt;&lt;volume&gt;9&lt;/volume&gt;&lt;number&gt;2&lt;/number&gt;&lt;dates&gt;&lt;year&gt;2018&lt;/year&gt;&lt;/dates&gt;&lt;isbn&gt;0975-6809&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Badhani and Muttoo (2018)</w:t>
      </w:r>
      <w:r w:rsidRPr="007D0FF0">
        <w:rPr>
          <w:rFonts w:asciiTheme="majorHAnsi" w:hAnsiTheme="majorHAnsi" w:cs="Arial"/>
        </w:rPr>
        <w:fldChar w:fldCharType="end"/>
      </w:r>
      <w:r w:rsidRPr="007D0FF0">
        <w:rPr>
          <w:rFonts w:asciiTheme="majorHAnsi" w:hAnsiTheme="majorHAnsi" w:cs="Arial"/>
        </w:rPr>
        <w:t xml:space="preserve"> evaluated ten commercial anti-malware programs to see if they could detect malicious applications hidden inside images using various techniques, nine of the ten programs were unable to detect any of the hiding techniques, while the most effective one still failed against malware hidden with encryption or steganography.</w:t>
      </w:r>
    </w:p>
    <w:p w14:paraId="25E30629"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A more recent study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AuthorYear="1"&gt;&lt;Author&gt;Dell’Orco&lt;/Author&gt;&lt;Year&gt;2025&lt;/Year&gt;&lt;RecNum&gt;178&lt;/RecNum&gt;&lt;DisplayText&gt;Dell’Orco, et al. (2025a)&lt;/DisplayText&gt;&lt;record&gt;&lt;rec-number&gt;178&lt;/rec-number&gt;&lt;foreign-keys&gt;&lt;key app="EN" db-id="vr22xts9l0dte4e5w54va9z5xst0ra5ewttv" timestamp="1758535277"&gt;178&lt;/key&gt;&lt;/foreign-keys&gt;&lt;ref-type name="Journal Article"&gt;17&lt;/ref-type&gt;&lt;contributors&gt;&lt;authors&gt;&lt;author&gt;Dell’Orco, Danilo&lt;/author&gt;&lt;author&gt;Bernardinetti, Giorgio&lt;/author&gt;&lt;author&gt;Bianchi, Giuseppe&lt;/author&gt;&lt;author&gt;Merlo, Alessio&lt;/author&gt;&lt;author&gt;Pellegrini, Alessandro&lt;/author&gt;&lt;/authors&gt;&lt;/contributors&gt;&lt;titles&gt;&lt;title&gt;Would you mind hiding my malware? Building malicious Android apps with StegoPack&lt;/title&gt;&lt;secondary-title&gt;Pervasive and Mobile Computing&lt;/secondary-title&gt;&lt;/titles&gt;&lt;periodical&gt;&lt;full-title&gt;Pervasive and Mobile Computing&lt;/full-title&gt;&lt;/periodical&gt;&lt;pages&gt;102060&lt;/pages&gt;&lt;dates&gt;&lt;year&gt;2025&lt;/year&gt;&lt;/dates&gt;&lt;isbn&gt;1574-1192&lt;/isbn&gt;&lt;urls&gt;&lt;/urls&gt;&lt;/record&gt;&lt;/Cite&gt;&lt;/EndNote&gt;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Dell’Orco, et al. (2025a)</w:t>
      </w:r>
      <w:r w:rsidRPr="007D0FF0">
        <w:rPr>
          <w:rFonts w:asciiTheme="majorHAnsi" w:hAnsiTheme="majorHAnsi" w:cs="Arial"/>
        </w:rPr>
        <w:fldChar w:fldCharType="end"/>
      </w:r>
      <w:r w:rsidRPr="007D0FF0">
        <w:rPr>
          <w:rFonts w:asciiTheme="majorHAnsi" w:hAnsiTheme="majorHAnsi" w:cs="Arial"/>
        </w:rPr>
        <w:t xml:space="preserve"> confirms that existing AV systems remain ineffective against stegomalware. Although the proposed solution combines steganalysis with dynamic analysis to improve detection of stegomalware, developing a detection mechanism that operates independently of specific embedding schemes remains an open challenge.</w:t>
      </w:r>
    </w:p>
    <w:p w14:paraId="11702312" w14:textId="77777777" w:rsidR="007D0FF0" w:rsidRPr="007D0FF0" w:rsidRDefault="007D0FF0" w:rsidP="007D0FF0">
      <w:pPr>
        <w:pStyle w:val="Heading2"/>
        <w:jc w:val="both"/>
        <w:rPr>
          <w:rFonts w:cs="Arial"/>
          <w:color w:val="auto"/>
          <w:sz w:val="24"/>
          <w:szCs w:val="24"/>
        </w:rPr>
      </w:pPr>
      <w:bookmarkStart w:id="156" w:name="_2.4.2._Evasion_Techniques"/>
      <w:bookmarkStart w:id="157" w:name="_Toc213429864"/>
      <w:bookmarkStart w:id="158" w:name="_Toc221191399"/>
      <w:bookmarkEnd w:id="156"/>
      <w:r w:rsidRPr="007D0FF0">
        <w:rPr>
          <w:rFonts w:cs="Arial"/>
          <w:color w:val="auto"/>
          <w:sz w:val="24"/>
          <w:szCs w:val="24"/>
        </w:rPr>
        <w:t>2.4.2. Evasion Techniques</w:t>
      </w:r>
      <w:bookmarkEnd w:id="157"/>
      <w:bookmarkEnd w:id="158"/>
    </w:p>
    <w:p w14:paraId="15FE2AA8"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Morden stegomalware incorporates different adversarial evasion strategies to bypass machine learning based and steganalysis models and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AuthorYear="1"&gt;&lt;Author&gt;Ghamizi&lt;/Author&gt;&lt;Year&gt;2021&lt;/Year&gt;&lt;RecNum&gt;179&lt;/RecNum&gt;&lt;DisplayText&gt;Ghamizi, et al. (2021)&lt;/DisplayText&gt;&lt;record&gt;&lt;rec-number&gt;179&lt;/rec-number&gt;&lt;foreign-keys&gt;&lt;key app="EN" db-id="vr22xts9l0dte4e5w54va9z5xst0ra5ewttv" timestamp="1758536619"&gt;179&lt;/key&gt;&lt;/foreign-keys&gt;&lt;ref-type name="Conference Proceedings"&gt;10&lt;/ref-type&gt;&lt;contributors&gt;&lt;authors&gt;&lt;author&gt;Ghamizi, Salah&lt;/author&gt;&lt;author&gt;Cordy, Maxime&lt;/author&gt;&lt;author&gt;Papadakis, Mike&lt;/author&gt;&lt;author&gt;Le Traon, Yves&lt;/author&gt;&lt;/authors&gt;&lt;/contributors&gt;&lt;titles&gt;&lt;title&gt;Evasion attack steganography: Turning vulnerability of machine learning to adversarial attacks into a real-world application&lt;/title&gt;&lt;secondary-title&gt;Proceedings of the IEEE/CVF International conference on computer vision&lt;/secondary-title&gt;&lt;/titles&gt;&lt;pages&gt;31-40&lt;/pages&gt;&lt;dates&gt;&lt;year&gt;2021&lt;/year&gt;&lt;/dates&gt;&lt;urls&gt;&lt;/urls&gt;&lt;/record&gt;&lt;/Cite&gt;&lt;/EndNote&gt;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Ghamizi, et al. (2021)</w:t>
      </w:r>
      <w:r w:rsidRPr="007D0FF0">
        <w:rPr>
          <w:rFonts w:asciiTheme="majorHAnsi" w:hAnsiTheme="majorHAnsi" w:cs="Arial"/>
        </w:rPr>
        <w:fldChar w:fldCharType="end"/>
      </w:r>
      <w:r w:rsidRPr="007D0FF0">
        <w:rPr>
          <w:rFonts w:asciiTheme="majorHAnsi" w:hAnsiTheme="majorHAnsi" w:cs="Arial"/>
        </w:rPr>
        <w:t xml:space="preserve">  identified several approaches that demonstrate how attackers adapt embedding strategies to defeat evolving detection systems:</w:t>
      </w:r>
    </w:p>
    <w:p w14:paraId="52B71C96"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EAST (Evasion Attack Steganography): </w:t>
      </w:r>
    </w:p>
    <w:p w14:paraId="55D0911D"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Regarded as a new steganography and watermarking technique, it works by encoding secret messages within adversarial images generated through a multi-label targeted evasion attack ensuring that the resulting </w:t>
      </w:r>
      <w:proofErr w:type="spellStart"/>
      <w:r w:rsidRPr="007D0FF0">
        <w:rPr>
          <w:rFonts w:asciiTheme="majorHAnsi" w:hAnsiTheme="majorHAnsi" w:cs="Arial"/>
        </w:rPr>
        <w:t>stego</w:t>
      </w:r>
      <w:proofErr w:type="spellEnd"/>
      <w:r w:rsidRPr="007D0FF0">
        <w:rPr>
          <w:rFonts w:asciiTheme="majorHAnsi" w:hAnsiTheme="majorHAnsi" w:cs="Arial"/>
        </w:rPr>
        <w:t>-images are visually convincing and optimised to mislead steganalysis and image-classification models simultaneously.</w:t>
      </w:r>
    </w:p>
    <w:p w14:paraId="3D5BF195"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ADV-EMB: </w:t>
      </w:r>
    </w:p>
    <w:p w14:paraId="0B4FB820" w14:textId="77777777" w:rsidR="007D0FF0" w:rsidRPr="007D0FF0" w:rsidRDefault="007D0FF0" w:rsidP="007D0FF0">
      <w:pPr>
        <w:jc w:val="both"/>
        <w:rPr>
          <w:rFonts w:asciiTheme="majorHAnsi" w:hAnsiTheme="majorHAnsi" w:cs="Arial"/>
        </w:rPr>
      </w:pPr>
      <w:r w:rsidRPr="007D0FF0">
        <w:rPr>
          <w:rFonts w:asciiTheme="majorHAnsi" w:hAnsiTheme="majorHAnsi" w:cs="Arial"/>
        </w:rPr>
        <w:t>This technique combines the traditional statistical heuristics embedding (such as UNIWARD) against a detector. The technique embeds the payload using statistical methods, then iteratively modifies the image to reduce detector confidence, making it less detectable in the feature.</w:t>
      </w:r>
    </w:p>
    <w:p w14:paraId="0C5752AF"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SGAN (Steganographic Generative Adversarial Networks):  </w:t>
      </w:r>
    </w:p>
    <w:p w14:paraId="0D0BB9C0"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It adds the </w:t>
      </w:r>
      <w:proofErr w:type="spellStart"/>
      <w:r w:rsidRPr="007D0FF0">
        <w:rPr>
          <w:rFonts w:asciiTheme="majorHAnsi" w:hAnsiTheme="majorHAnsi" w:cs="Arial"/>
        </w:rPr>
        <w:t>steganalyser</w:t>
      </w:r>
      <w:proofErr w:type="spellEnd"/>
      <w:r w:rsidRPr="007D0FF0">
        <w:rPr>
          <w:rFonts w:asciiTheme="majorHAnsi" w:hAnsiTheme="majorHAnsi" w:cs="Arial"/>
        </w:rPr>
        <w:t xml:space="preserve"> to the conventional GAN framework that will see the difference between a clean and </w:t>
      </w:r>
      <w:proofErr w:type="spellStart"/>
      <w:r w:rsidRPr="007D0FF0">
        <w:rPr>
          <w:rFonts w:asciiTheme="majorHAnsi" w:hAnsiTheme="majorHAnsi" w:cs="Arial"/>
        </w:rPr>
        <w:t>stego</w:t>
      </w:r>
      <w:proofErr w:type="spellEnd"/>
      <w:r w:rsidRPr="007D0FF0">
        <w:rPr>
          <w:rFonts w:asciiTheme="majorHAnsi" w:hAnsiTheme="majorHAnsi" w:cs="Arial"/>
        </w:rPr>
        <w:t xml:space="preserve"> image. The generator is then trained to deceive both the </w:t>
      </w:r>
      <w:proofErr w:type="spellStart"/>
      <w:r w:rsidRPr="007D0FF0">
        <w:rPr>
          <w:rFonts w:asciiTheme="majorHAnsi" w:hAnsiTheme="majorHAnsi" w:cs="Arial"/>
        </w:rPr>
        <w:t>steganalyser</w:t>
      </w:r>
      <w:proofErr w:type="spellEnd"/>
      <w:r w:rsidRPr="007D0FF0">
        <w:rPr>
          <w:rFonts w:asciiTheme="majorHAnsi" w:hAnsiTheme="majorHAnsi" w:cs="Arial"/>
        </w:rPr>
        <w:t xml:space="preserve"> and the discriminator producing cover images that are more realistic and evasive.</w:t>
      </w:r>
    </w:p>
    <w:p w14:paraId="15E1BABE"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Hidden: </w:t>
      </w:r>
    </w:p>
    <w:p w14:paraId="0FC5C326"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This technique introduces differentiable noise layer between the encoder and decoder, allowing the model to learn embeddings to common image transformations such as compression, resizing, or noise. This allows the generation of </w:t>
      </w:r>
      <w:proofErr w:type="spellStart"/>
      <w:r w:rsidRPr="007D0FF0">
        <w:rPr>
          <w:rFonts w:asciiTheme="majorHAnsi" w:hAnsiTheme="majorHAnsi" w:cs="Arial"/>
        </w:rPr>
        <w:t>stego</w:t>
      </w:r>
      <w:proofErr w:type="spellEnd"/>
      <w:r w:rsidRPr="007D0FF0">
        <w:rPr>
          <w:rFonts w:asciiTheme="majorHAnsi" w:hAnsiTheme="majorHAnsi" w:cs="Arial"/>
        </w:rPr>
        <w:t>-images that remain undetectable even after real-world distortions.</w:t>
      </w:r>
    </w:p>
    <w:p w14:paraId="30DC3E28"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These evasion techniques show how deep learning allows attackers to create flexible and advanced image concealment strategies that can encode and decode information with high precision and minimal distortion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&lt;EndNote&gt;&lt;Cite&gt;&lt;Author&gt;Sadeq&lt;/Author&gt;&lt;Year&gt;2023&lt;/Year&gt;&lt;RecNum&gt;194&lt;/RecNum&gt;&lt;DisplayText&gt;(Sadeq and Kapure 2023)&lt;/DisplayText&gt;&lt;record&gt;&lt;rec-number&gt;194&lt;/rec-number&gt;&lt;foreign-keys&gt;&lt;key app="EN" db-id="vr22xts9l0dte4e5w54va9z5xst0ra5ewttv" timestamp="1762247507"&gt;194&lt;/key&gt;&lt;/foreign-keys&gt;&lt;ref-type name="Journal Article"&gt;17&lt;/ref-type&gt;&lt;contributors&gt;&lt;authors&gt;&lt;author&gt;Sadeq, Hafiz&lt;/author&gt;&lt;author&gt;Kapure, Anil&lt;/author&gt;&lt;/authors&gt;&lt;/contributors&gt;&lt;titles&gt;&lt;title&gt;Image Processing and AI for Intelligent Data Concealment in Edge Devices&lt;/title&gt;&lt;/titles&gt;&lt;dates&gt;&lt;year&gt;2023&lt;/year&gt;&lt;/dates&gt;&lt;urls&gt;&lt;/urls&gt;&lt;/record&gt;&lt;/Cite&gt;&lt;/EndNote&gt;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(Sadeq and Kapure 2023)</w:t>
      </w:r>
      <w:r w:rsidRPr="007D0FF0">
        <w:rPr>
          <w:rFonts w:asciiTheme="majorHAnsi" w:hAnsiTheme="majorHAnsi" w:cs="Arial"/>
        </w:rPr>
        <w:fldChar w:fldCharType="end"/>
      </w:r>
      <w:r w:rsidRPr="007D0FF0">
        <w:rPr>
          <w:rFonts w:asciiTheme="majorHAnsi" w:hAnsiTheme="majorHAnsi" w:cs="Arial"/>
        </w:rPr>
        <w:t xml:space="preserve">. The growing challenge of these techniques underscores the need for an approach that combines rule-based and machine learning techniques to enhance the interpretability of anomaly detection systems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&lt;EndNote&gt;&lt;Cite&gt;&lt;Author&gt;Mohite&lt;/Author&gt;&lt;Year&gt;2024&lt;/Year&gt;&lt;RecNum&gt;196&lt;/RecNum&gt;&lt;DisplayText&gt;(Mohite and Ouarbya 2024)&lt;/DisplayText&gt;&lt;record&gt;&lt;rec-number&gt;196&lt;/rec-number&gt;&lt;foreign-keys&gt;&lt;key app="EN" db-id="vr22xts9l0dte4e5w54va9z5xst0ra5ewttv" timestamp="1762248309"&gt;196&lt;/key&gt;&lt;/foreign-keys&gt;&lt;ref-type name="Conference Proceedings"&gt;10&lt;/ref-type&gt;&lt;contributors&gt;&lt;authors&gt;&lt;author&gt;Mohite, Rahul&lt;/author&gt;&lt;author&gt;Ouarbya, Lahcen&lt;/author&gt;&lt;/authors&gt;&lt;/contributors&gt;&lt;titles&gt;&lt;title&gt;Interpretable anomaly detection: A hybrid approach using rule-based and machine learning techniques&lt;/title&gt;&lt;secondary-title&gt;2024 IEEE 9th International Conference for Convergence in Technology (I2CT)&lt;/secondary-title&gt;&lt;/titles&gt;&lt;pages&gt;1-10&lt;/pages&gt;&lt;dates&gt;&lt;year&gt;2024&lt;/year&gt;&lt;/dates&gt;&lt;publisher&gt;IEEE&lt;/publisher&gt;&lt;isbn&gt;9798350394474&lt;/isbn&gt;&lt;urls&gt;&lt;/urls&gt;&lt;/record&gt;&lt;/Cite&gt;&lt;/EndNote&gt;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(Mohite and Ouarbya 2024)</w:t>
      </w:r>
      <w:r w:rsidRPr="007D0FF0">
        <w:rPr>
          <w:rFonts w:asciiTheme="majorHAnsi" w:hAnsiTheme="majorHAnsi" w:cs="Arial"/>
        </w:rPr>
        <w:fldChar w:fldCharType="end"/>
      </w:r>
      <w:r w:rsidRPr="007D0FF0">
        <w:rPr>
          <w:rFonts w:asciiTheme="majorHAnsi" w:hAnsiTheme="majorHAnsi" w:cs="Arial"/>
        </w:rPr>
        <w:t>.</w:t>
      </w:r>
    </w:p>
    <w:p w14:paraId="0C494499" w14:textId="77777777" w:rsidR="007D0FF0" w:rsidRPr="007D0FF0" w:rsidRDefault="007D0FF0" w:rsidP="007D0FF0">
      <w:pPr>
        <w:pStyle w:val="Heading2"/>
        <w:jc w:val="both"/>
        <w:rPr>
          <w:rFonts w:cs="Arial"/>
          <w:color w:val="auto"/>
          <w:sz w:val="24"/>
          <w:szCs w:val="24"/>
        </w:rPr>
      </w:pPr>
      <w:bookmarkStart w:id="159" w:name="_Toc213429865"/>
      <w:bookmarkStart w:id="160" w:name="_Toc221191400"/>
      <w:r w:rsidRPr="007D0FF0">
        <w:rPr>
          <w:rFonts w:cs="Arial"/>
          <w:color w:val="auto"/>
          <w:sz w:val="24"/>
          <w:szCs w:val="24"/>
        </w:rPr>
        <w:t>2.4.3. Need for Advanced Algorithms</w:t>
      </w:r>
      <w:bookmarkEnd w:id="159"/>
      <w:bookmarkEnd w:id="160"/>
    </w:p>
    <w:p w14:paraId="71D960AB"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The demonstrated ineffectiveness of existing signature-based tools explained on </w:t>
      </w:r>
      <w:hyperlink w:anchor="_2.4.1._Ineffectiveness_of" w:history="1">
        <w:r w:rsidRPr="007D0FF0">
          <w:rPr>
            <w:rStyle w:val="Hyperlink"/>
            <w:rFonts w:asciiTheme="majorHAnsi" w:hAnsiTheme="majorHAnsi" w:cs="Arial"/>
            <w:color w:val="auto"/>
          </w:rPr>
          <w:t>2.4.1</w:t>
        </w:r>
      </w:hyperlink>
      <w:r w:rsidRPr="007D0FF0">
        <w:rPr>
          <w:rFonts w:asciiTheme="majorHAnsi" w:hAnsiTheme="majorHAnsi" w:cs="Arial"/>
        </w:rPr>
        <w:t xml:space="preserve"> coupled with the development of sophisticated, AI-driven evasion techniques shown on </w:t>
      </w:r>
      <w:hyperlink w:anchor="_2.4.2._Evasion_Techniques" w:history="1">
        <w:r w:rsidRPr="007D0FF0">
          <w:rPr>
            <w:rStyle w:val="Hyperlink"/>
            <w:rFonts w:asciiTheme="majorHAnsi" w:hAnsiTheme="majorHAnsi" w:cs="Arial"/>
            <w:color w:val="auto"/>
          </w:rPr>
          <w:t>2.4.2</w:t>
        </w:r>
      </w:hyperlink>
      <w:r w:rsidRPr="007D0FF0">
        <w:rPr>
          <w:rFonts w:asciiTheme="majorHAnsi" w:hAnsiTheme="majorHAnsi" w:cs="Arial"/>
        </w:rPr>
        <w:t xml:space="preserve"> creates a significant security gap. As demonstrated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AuthorYear="1"&gt;&lt;Author&gt;Suarez-Tangil&lt;/Author&gt;&lt;Year&gt;2014&lt;/Year&gt;&lt;RecNum&gt;176&lt;/RecNum&gt;&lt;DisplayText&gt;Suarez-Tangil, et al. (2014)&lt;/DisplayText&gt;&lt;record&gt;&lt;rec-number&gt;176&lt;/rec-number&gt;&lt;foreign-keys&gt;&lt;key app="EN" db-id="vr22xts9l0dte4e5w54va9z5xst0ra5ewttv" timestamp="1758534486"&gt;176&lt;/key&gt;&lt;/foreign-keys&gt;&lt;ref-type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Pr="007D0FF0">
        <w:rPr>
          <w:rFonts w:asciiTheme="majorHAnsi" w:hAnsiTheme="majorHAnsi" w:cs="Arial"/>
        </w:rPr>
        <w:fldChar w:fldCharType="separate"/>
      </w:r>
      <w:r w:rsidRPr="007D0FF0">
        <w:rPr>
          <w:rFonts w:asciiTheme="majorHAnsi" w:hAnsiTheme="majorHAnsi" w:cs="Arial"/>
        </w:rPr>
        <w:t>Suarez-</w:t>
      </w:r>
      <w:proofErr w:type="spellStart"/>
      <w:r w:rsidRPr="007D0FF0">
        <w:rPr>
          <w:rFonts w:asciiTheme="majorHAnsi" w:hAnsiTheme="majorHAnsi" w:cs="Arial"/>
        </w:rPr>
        <w:t>Tangil</w:t>
      </w:r>
      <w:proofErr w:type="spellEnd"/>
      <w:r w:rsidRPr="007D0FF0">
        <w:rPr>
          <w:rFonts w:asciiTheme="majorHAnsi" w:hAnsiTheme="majorHAnsi" w:cs="Arial"/>
        </w:rPr>
        <w:t>, et al. (2014)</w:t>
      </w:r>
      <w:r w:rsidRPr="007D0FF0">
        <w:rPr>
          <w:rFonts w:asciiTheme="majorHAnsi" w:hAnsiTheme="majorHAnsi" w:cs="Arial"/>
        </w:rPr>
        <w:fldChar w:fldCharType="end"/>
      </w:r>
      <w:r w:rsidRPr="007D0FF0">
        <w:rPr>
          <w:rFonts w:asciiTheme="majorHAnsi" w:hAnsiTheme="majorHAnsi" w:cs="Arial"/>
        </w:rPr>
        <w:t xml:space="preserve"> and later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AuthorYear="1"&gt;&lt;Author&gt;Badhani&lt;/Author&gt;&lt;Year&gt;2018&lt;/Year&gt;&lt;RecNum&gt;177&lt;/RecNum&gt;&lt;DisplayText&gt;Badhani and Muttoo (2018)&lt;/DisplayText&gt;&lt;record&gt;&lt;rec-number&gt;177&lt;/rec-number&gt;&lt;foreign-keys&gt;&lt;key app="EN" db-id="vr22xts9l0dte4e5w54va9z5xst0ra5ewttv" timestamp="1758535120"&gt;177&lt;/key&gt;&lt;/foreign-keys&gt;&lt;ref-type name="Journal Article"&gt;17&lt;/ref-type&gt;&lt;contributors&gt;&lt;authors&gt;&lt;author&gt;Badhani, Shikha&lt;/author&gt;&lt;author&gt;Muttoo, Sunil K&lt;/author&gt;&lt;/authors&gt;&lt;/contributors&gt;&lt;titles&gt;&lt;title&gt;Evading android anti-malware by hiding malicious application inside images&lt;/title&gt;&lt;secondary-title&gt;International Journal of System Assurance Engineering and Management&lt;/secondary-title&gt;&lt;/titles&gt;&lt;periodical&gt;&lt;full-title&gt;International Journal of System Assurance Engineering and Management&lt;/full-title&gt;&lt;/periodical&gt;&lt;pages&gt;482-493&lt;/pages&gt;&lt;volume&gt;9&lt;/volume&gt;&lt;number&gt;2&lt;/number&gt;&lt;dates&gt;&lt;year&gt;2018&lt;/year&gt;&lt;/dates&gt;&lt;isbn&gt;0975-6809&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 xml:space="preserve">Badhani and </w:t>
      </w:r>
      <w:proofErr w:type="spellStart"/>
      <w:r w:rsidRPr="007D0FF0">
        <w:rPr>
          <w:rFonts w:asciiTheme="majorHAnsi" w:hAnsiTheme="majorHAnsi" w:cs="Arial"/>
        </w:rPr>
        <w:t>Muttoo</w:t>
      </w:r>
      <w:proofErr w:type="spellEnd"/>
      <w:r w:rsidRPr="007D0FF0">
        <w:rPr>
          <w:rFonts w:asciiTheme="majorHAnsi" w:hAnsiTheme="majorHAnsi" w:cs="Arial"/>
        </w:rPr>
        <w:t xml:space="preserve"> (2018)</w:t>
      </w:r>
      <w:r w:rsidRPr="007D0FF0">
        <w:rPr>
          <w:rFonts w:asciiTheme="majorHAnsi" w:hAnsiTheme="majorHAnsi" w:cs="Arial"/>
        </w:rPr>
        <w:fldChar w:fldCharType="end"/>
      </w:r>
      <w:r w:rsidRPr="007D0FF0">
        <w:rPr>
          <w:rFonts w:asciiTheme="majorHAnsi" w:hAnsiTheme="majorHAnsi" w:cs="Arial"/>
        </w:rPr>
        <w:t>, traditional antivirus solutions are fundamentally ill-equipped to handle the dynamic and subtle nature of modern stegomalware, as they rely on detecting known patterns.</w:t>
      </w:r>
    </w:p>
    <w:p w14:paraId="3B5E7E13"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The evasion methods detailed, such as SGAN and EAST, are not merely hiding data; they are leveraging advanced machine learning concepts like Generative Adversarial Networks and adversarial attacks to actively fool detection systems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&lt;EndNote&gt;&lt;Cite&gt;&lt;Author&gt;Ghamizi&lt;/Author&gt;&lt;Year&gt;2021&lt;/Year&gt;&lt;RecNum&gt;179&lt;/RecNum&gt;&lt;DisplayText&gt;(Ghamizi, et al. 2021)&lt;/DisplayText&gt;&lt;record&gt;&lt;rec-number&gt;179&lt;/rec-number&gt;&lt;foreign-keys&gt;&lt;key app="EN" db-id="vr22xts9l0dte4e5w54va9z5xst0ra5ewttv" timestamp="1758536619"&gt;179&lt;/key&gt;&lt;/foreign-keys&gt;&lt;ref-type name="Conference Proceedings"&gt;10&lt;/ref-type&gt;&lt;contributors&gt;&lt;authors&gt;&lt;author&gt;Ghamizi, Salah&lt;/author&gt;&lt;author&gt;Cordy, Maxime&lt;/author&gt;&lt;author&gt;Papadakis, Mike&lt;/author&gt;&lt;author&gt;Le Traon, Yves&lt;/author&gt;&lt;/authors&gt;&lt;/contributors&gt;&lt;titles&gt;&lt;title&gt;Evasion attack steganography: Turning vulnerability of machine learning to adversarial attacks into a real-world application&lt;/title&gt;&lt;secondary-title&gt;Proceedings of the IEEE/CVF International conference on computer vision&lt;/secondary-title&gt;&lt;/titles&gt;&lt;pages&gt;31-40&lt;/pages&gt;&lt;dates&gt;&lt;year&gt;2021&lt;/year&gt;&lt;/dates&gt;&lt;urls&gt;&lt;/urls&gt;&lt;/record&gt;&lt;/Cite&gt;&lt;/EndNote&gt;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Ghamizi</w:t>
      </w:r>
      <w:proofErr w:type="spellEnd"/>
      <w:r w:rsidRPr="007D0FF0">
        <w:rPr>
          <w:rFonts w:asciiTheme="majorHAnsi" w:hAnsiTheme="majorHAnsi" w:cs="Arial"/>
        </w:rPr>
        <w:t>, et al. 2021)</w:t>
      </w:r>
      <w:r w:rsidRPr="007D0FF0">
        <w:rPr>
          <w:rFonts w:asciiTheme="majorHAnsi" w:hAnsiTheme="majorHAnsi" w:cs="Arial"/>
        </w:rPr>
        <w:fldChar w:fldCharType="end"/>
      </w:r>
      <w:r w:rsidRPr="007D0FF0">
        <w:rPr>
          <w:rFonts w:asciiTheme="majorHAnsi" w:hAnsiTheme="majorHAnsi" w:cs="Arial"/>
        </w:rPr>
        <w:t xml:space="preserve">. This represents a shift where attackers are using intelligent algorithms to create steganographic content that is statistically indistinguishable from legitimate media making the reactive signature-based defences no longer viable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&lt;EndNote&gt;&lt;Cite&gt;&lt;Author&gt;Rafy&lt;/Author&gt;&lt;Year&gt;2024&lt;/Year&gt;&lt;RecNum&gt;197&lt;/RecNum&gt;&lt;DisplayText&gt;(Rafy 2024)&lt;/DisplayText&gt;&lt;record&gt;&lt;rec-number&gt;197&lt;/rec-number&gt;&lt;foreign-keys&gt;&lt;key app="EN" db-id="vr22xts9l0dte4e5w54va9z5xst0ra5ewttv" timestamp="1762248993"&gt;197&lt;/key&gt;&lt;/foreign-keys&gt;&lt;ref-type name="Journal Article"&gt;17&lt;/ref-type&gt;&lt;contributors&gt;&lt;authors&gt;&lt;author&gt;Rafy, Md Fazley&lt;/author&gt;&lt;/authors&gt;&lt;/contributors&gt;&lt;titles&gt;&lt;title&gt;Artificial intelligence in cyber security&lt;/title&gt;&lt;secondary-title&gt;Available at SSRN 4687831&lt;/secondary-title&gt;&lt;/titles&gt;&lt;periodical&gt;&lt;full-title&gt;Available at SSRN 4687831&lt;/full-title&gt;&lt;/periodical&gt;&lt;dates&gt;&lt;year&gt;2024&lt;/year&gt;&lt;/dates&gt;&lt;urls&gt;&lt;/urls&gt;&lt;/record&gt;&lt;/Cite&gt;&lt;/EndNote&gt;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(Rafy 2024)</w:t>
      </w:r>
      <w:r w:rsidRPr="007D0FF0">
        <w:rPr>
          <w:rFonts w:asciiTheme="majorHAnsi" w:hAnsiTheme="majorHAnsi" w:cs="Arial"/>
        </w:rPr>
        <w:fldChar w:fldCharType="end"/>
      </w:r>
      <w:r w:rsidRPr="007D0FF0">
        <w:rPr>
          <w:rFonts w:asciiTheme="majorHAnsi" w:hAnsiTheme="majorHAnsi" w:cs="Arial"/>
        </w:rPr>
        <w:t xml:space="preserve">. </w:t>
      </w:r>
    </w:p>
    <w:p w14:paraId="331785C8"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Dealing with these threats calls for a new type of detection algorithm that goes beyond simple pattern matching and uses adaptive, learning-based methods to uncover hidden data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&lt;EndNote&gt;&lt;Cite&gt;&lt;Author&gt;Apau&lt;/Author&gt;&lt;Year&gt;2024&lt;/Year&gt;&lt;RecNum&gt;198&lt;/RecNum&gt;&lt;DisplayText&gt;(Apau, et al. 2024)&lt;/DisplayText&gt;&lt;record&gt;&lt;rec-number&gt;198&lt;/rec-number&gt;&lt;foreign-keys&gt;&lt;key app="EN" db-id="vr22xts9l0dte4e5w54va9z5xst0ra5ewttv" timestamp="1762413846"&gt;198&lt;/key&gt;&lt;/foreign-keys&gt;&lt;ref-type name="Journal Article"&gt;17&lt;/ref-type&gt;&lt;contributors&gt;&lt;authors&gt;&lt;author&gt;Apau, Richard&lt;/author&gt;&lt;author&gt;Asante, Michael&lt;/author&gt;&lt;author&gt;Twum, Frimpong&lt;/author&gt;&lt;author&gt;Ben Hayfron-Acquah, James&lt;/author&gt;&lt;author&gt;Peasah, Kwame Ofosuhene&lt;/author&gt;&lt;/authors&gt;&lt;/contributors&gt;&lt;titles&gt;&lt;title&gt;Image steganography techniques for resisting statistical steganalysis attacks: A systematic literature review&lt;/title&gt;&lt;secondary-title&gt;PloS one&lt;/secondary-title&gt;&lt;/titles&gt;&lt;periodical&gt;&lt;full-title&gt;PloS one&lt;/full-title&gt;&lt;/periodical&gt;&lt;pages&gt;e0308807&lt;/pages&gt;&lt;volume&gt;19&lt;/volume&gt;&lt;number&gt;9&lt;/number&gt;&lt;dates&gt;&lt;year&gt;2024&lt;/year&gt;&lt;/dates&gt;&lt;isbn&gt;1932-6203&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(Apau, et al. 2024)</w:t>
      </w:r>
      <w:r w:rsidRPr="007D0FF0">
        <w:rPr>
          <w:rFonts w:asciiTheme="majorHAnsi" w:hAnsiTheme="majorHAnsi" w:cs="Arial"/>
        </w:rPr>
        <w:fldChar w:fldCharType="end"/>
      </w:r>
      <w:r w:rsidRPr="007D0FF0">
        <w:rPr>
          <w:rFonts w:asciiTheme="majorHAnsi" w:hAnsiTheme="majorHAnsi" w:cs="Arial"/>
        </w:rPr>
        <w:t xml:space="preserve">.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AuthorYear="1"&gt;&lt;Author&gt;De La Croix&lt;/Author&gt;&lt;Year&gt;2024&lt;/Year&gt;&lt;RecNum&gt;199&lt;/RecNum&gt;&lt;DisplayText&gt;De La Croix, et al. (2024)&lt;/DisplayText&gt;&lt;record&gt;&lt;rec-number&gt;199&lt;/rec-number&gt;&lt;foreign-keys&gt;&lt;key app="EN" db-id="vr22xts9l0dte4e5w54va9z5xst0ra5ewttv" timestamp="1762413943"&gt;199&lt;/key&gt;&lt;/foreign-keys&gt;&lt;ref-type name="Journal Article"&gt;17&lt;/ref-type&gt;&lt;contributors&gt;&lt;authors&gt;&lt;author&gt;De La Croix, Ntivuguruzwa Jean&lt;/author&gt;&lt;author&gt;Ahmad, Tohari&lt;/author&gt;&lt;author&gt;Han, Fengling&lt;/author&gt;&lt;/authors&gt;&lt;/contributors&gt;&lt;titles&gt;&lt;title&gt;Comprehensive survey on image steganalysis using deep learning&lt;/title&gt;&lt;secondary-title&gt;array&lt;/secondary-title&gt;&lt;/titles&gt;&lt;periodical&gt;&lt;full-title&gt;array&lt;/full-title&gt;&lt;/periodical&gt;&lt;pages&gt;100353&lt;/pages&gt;&lt;volume&gt;22&lt;/volume&gt;&lt;dates&gt;&lt;year&gt;2024&lt;/year&gt;&lt;/dates&gt;&lt;isbn&gt;2590-0056&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De La Croix, et al. (2024)</w:t>
      </w:r>
      <w:r w:rsidRPr="007D0FF0">
        <w:rPr>
          <w:rFonts w:asciiTheme="majorHAnsi" w:hAnsiTheme="majorHAnsi" w:cs="Arial"/>
        </w:rPr>
        <w:fldChar w:fldCharType="end"/>
      </w:r>
      <w:r w:rsidRPr="007D0FF0">
        <w:rPr>
          <w:rFonts w:asciiTheme="majorHAnsi" w:hAnsiTheme="majorHAnsi" w:cs="Arial"/>
        </w:rPr>
        <w:t xml:space="preserve"> described how such systems can combine statistical feature analysis, deep learning models, and anomaly detection tools to spot the small patterns left behind by AI-generated steganography. In addition, these models need to be resilient against adversarial attacks and able to adapt to new embedding methods, maintaining their effectiveness across different image changes and attack conditions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&lt;EndNote&gt;&lt;Cite&gt;&lt;Author&gt;Alrusaini&lt;/Author&gt;&lt;Year&gt;2025&lt;/Year&gt;&lt;RecNum&gt;200&lt;/RecNum&gt;&lt;DisplayText&gt;(Alrusaini 2025)&lt;/DisplayText&gt;&lt;record&gt;&lt;rec-number&gt;200&lt;/rec-number&gt;&lt;foreign-keys&gt;&lt;key app="EN" db-id="vr22xts9l0dte4e5w54va9z5xst0ra5ewttv" timestamp="1762427069"&gt;200&lt;/key&gt;&lt;/foreign-keys&gt;&lt;ref-type name="Journal Article"&gt;17&lt;/ref-type&gt;&lt;contributors&gt;&lt;authors&gt;&lt;author&gt;Alrusaini, Othman A&lt;/author&gt;&lt;/authors&gt;&lt;/contributors&gt;&lt;titles&gt;&lt;title&gt;Deep learning for steganalysis: evaluating model robustness against image transformations&lt;/title&gt;&lt;secondary-title&gt;Frontiers in Artificial Intelligence&lt;/secondary-title&gt;&lt;/titles&gt;&lt;periodical&gt;&lt;full-title&gt;Frontiers in Artificial Intelligence&lt;/full-title&gt;&lt;/periodical&gt;&lt;pages&gt;1532895&lt;/pages&gt;&lt;volume&gt;8&lt;/volume&gt;&lt;dates&gt;&lt;year&gt;2025&lt;/year&gt;&lt;/dates&gt;&lt;isbn&gt;2624-8212&lt;/isbn&gt;&lt;urls&gt;&lt;/urls&gt;&lt;/record&gt;&lt;/Cite&gt;&lt;/EndNote&gt;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(Alrusaini 2025)</w:t>
      </w:r>
      <w:r w:rsidRPr="007D0FF0">
        <w:rPr>
          <w:rFonts w:asciiTheme="majorHAnsi" w:hAnsiTheme="majorHAnsi" w:cs="Arial"/>
        </w:rPr>
        <w:fldChar w:fldCharType="end"/>
      </w:r>
      <w:r w:rsidRPr="007D0FF0">
        <w:rPr>
          <w:rFonts w:asciiTheme="majorHAnsi" w:hAnsiTheme="majorHAnsi" w:cs="Arial"/>
        </w:rPr>
        <w:t>. The next section examines how rule-based tools like YARA can form the foundation of hybrid detection systems that merge traditional pattern-matching with intelligent, learning-based methods for detecting anomalies.</w:t>
      </w:r>
    </w:p>
    <w:p w14:paraId="28740C32" w14:textId="77777777" w:rsidR="007D0FF0" w:rsidRPr="007F14C7" w:rsidRDefault="007D0FF0" w:rsidP="007D0FF0">
      <w:pPr>
        <w:pStyle w:val="Heading1"/>
        <w:jc w:val="both"/>
        <w:rPr>
          <w:rFonts w:cs="Arial"/>
          <w:b/>
          <w:bCs/>
          <w:color w:val="auto"/>
          <w:sz w:val="24"/>
          <w:szCs w:val="24"/>
        </w:rPr>
      </w:pPr>
      <w:bookmarkStart w:id="161" w:name="_Toc213429866"/>
      <w:bookmarkStart w:id="162" w:name="_Toc221191401"/>
      <w:r w:rsidRPr="007F14C7">
        <w:rPr>
          <w:rFonts w:cs="Arial"/>
          <w:b/>
          <w:bCs/>
          <w:color w:val="auto"/>
          <w:sz w:val="24"/>
          <w:szCs w:val="24"/>
        </w:rPr>
        <w:t>2.5. YARA: Capabilities and Limitations</w:t>
      </w:r>
      <w:bookmarkEnd w:id="161"/>
      <w:bookmarkEnd w:id="162"/>
    </w:p>
    <w:p w14:paraId="07049908"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YARA is a powerful tool used for pattern matching and rule-based classification that has become a critical component in modern malware identification and mitigation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7D0FF0">
        <w:rPr>
          <w:rFonts w:asciiTheme="majorHAnsi" w:hAnsiTheme="majorHAnsi" w:cs="Arial"/>
        </w:rPr>
        <w:fldChar w:fldCharType="separate"/>
      </w:r>
      <w:r w:rsidRPr="007D0FF0">
        <w:rPr>
          <w:rFonts w:asciiTheme="majorHAnsi" w:hAnsiTheme="majorHAnsi" w:cs="Arial"/>
        </w:rPr>
        <w:t>(Vinay Patil 2025)</w:t>
      </w:r>
      <w:r w:rsidRPr="007D0FF0">
        <w:rPr>
          <w:rFonts w:asciiTheme="majorHAnsi" w:hAnsiTheme="majorHAnsi" w:cs="Arial"/>
        </w:rPr>
        <w:fldChar w:fldCharType="end"/>
      </w:r>
      <w:r w:rsidRPr="007D0FF0">
        <w:rPr>
          <w:rFonts w:asciiTheme="majorHAnsi" w:hAnsiTheme="majorHAnsi" w:cs="Arial"/>
        </w:rPr>
        <w:t xml:space="preserve">. YARA enables security professionals to create custom rules that detect specific patterns in files, memory, or network traffic, moving beyond the limitations of traditional hash-based indicators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7D0FF0">
        <w:rPr>
          <w:rFonts w:asciiTheme="majorHAnsi" w:hAnsiTheme="majorHAnsi" w:cs="Arial"/>
        </w:rPr>
        <w:fldChar w:fldCharType="separate"/>
      </w:r>
      <w:r w:rsidRPr="007D0FF0">
        <w:rPr>
          <w:rFonts w:asciiTheme="majorHAnsi" w:hAnsiTheme="majorHAnsi" w:cs="Arial"/>
        </w:rPr>
        <w:t>(NCCIC 2015)</w:t>
      </w:r>
      <w:r w:rsidRPr="007D0FF0">
        <w:rPr>
          <w:rFonts w:asciiTheme="majorHAnsi" w:hAnsiTheme="majorHAnsi" w:cs="Arial"/>
        </w:rPr>
        <w:fldChar w:fldCharType="end"/>
      </w:r>
      <w:r w:rsidRPr="007D0FF0">
        <w:rPr>
          <w:rFonts w:asciiTheme="majorHAnsi" w:hAnsiTheme="majorHAnsi" w:cs="Arial"/>
        </w:rPr>
        <w:t xml:space="preserve">. Understanding both the extensive capabilities and the inherent limitations of this signature-based approach is essential for using it effectively and for developing a comprehensive, layered defence against evolving cyber threats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7D0FF0">
        <w:rPr>
          <w:rFonts w:asciiTheme="majorHAnsi" w:hAnsiTheme="majorHAnsi" w:cs="Arial"/>
        </w:rPr>
        <w:fldChar w:fldCharType="separate"/>
      </w:r>
      <w:r w:rsidRPr="007D0FF0">
        <w:rPr>
          <w:rFonts w:asciiTheme="majorHAnsi" w:hAnsiTheme="majorHAnsi" w:cs="Arial"/>
        </w:rPr>
        <w:t>(Vinay Patil 2025)</w:t>
      </w:r>
      <w:r w:rsidRPr="007D0FF0">
        <w:rPr>
          <w:rFonts w:asciiTheme="majorHAnsi" w:hAnsiTheme="majorHAnsi" w:cs="Arial"/>
        </w:rPr>
        <w:fldChar w:fldCharType="end"/>
      </w:r>
      <w:r w:rsidRPr="007D0FF0">
        <w:rPr>
          <w:rFonts w:asciiTheme="majorHAnsi" w:hAnsiTheme="majorHAnsi" w:cs="Arial"/>
        </w:rPr>
        <w:t>. This section looks at the tool’s roles and capabilities in relation to this study and further explore the limitations.</w:t>
      </w:r>
    </w:p>
    <w:p w14:paraId="566F8A97" w14:textId="77777777" w:rsidR="007D0FF0" w:rsidRPr="007D0FF0" w:rsidRDefault="007D0FF0" w:rsidP="007D0FF0">
      <w:pPr>
        <w:pStyle w:val="Heading2"/>
        <w:jc w:val="both"/>
        <w:rPr>
          <w:rFonts w:cs="Arial"/>
          <w:color w:val="auto"/>
          <w:sz w:val="24"/>
          <w:szCs w:val="24"/>
        </w:rPr>
      </w:pPr>
      <w:bookmarkStart w:id="163" w:name="_Toc213429867"/>
      <w:bookmarkStart w:id="164" w:name="_Toc221191402"/>
      <w:r w:rsidRPr="007D0FF0">
        <w:rPr>
          <w:rFonts w:cs="Arial"/>
          <w:color w:val="auto"/>
          <w:sz w:val="24"/>
          <w:szCs w:val="24"/>
        </w:rPr>
        <w:t>2.5.1. YARA’s Role and Capabilities</w:t>
      </w:r>
      <w:bookmarkEnd w:id="163"/>
      <w:bookmarkEnd w:id="164"/>
    </w:p>
    <w:p w14:paraId="1024B606"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YARA, often described as "The pattern matching Swiss knife for malware researchers ",  serves as a de-facto standard for malware identification and classification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&lt;EndNote&gt;&lt;Cite&gt;&lt;Author&gt;VirusTotal&lt;/Author&gt;&lt;Year&gt;2019&lt;/Year&gt;&lt;RecNum&gt;129&lt;/RecNum&gt;&lt;DisplayText&gt;(VirusTotal 2019)&lt;/DisplayText&gt;&lt;record&gt;&lt;rec-number&gt;129&lt;/rec-number&gt;&lt;foreign-keys&gt;&lt;key app="EN" db-id="vr22xts9l0dte4e5w54va9z5xst0ra5ewttv" timestamp="1757697804"&gt;129&lt;/key&gt;&lt;/foreign-keys&gt;&lt;ref-type name="Journal Article"&gt;17&lt;/ref-type&gt;&lt;contributors&gt;&lt;authors&gt;&lt;author&gt;VirusTotal&lt;/author&gt;&lt;/authors&gt;&lt;/contributors&gt;&lt;titles&gt;&lt;title&gt; YARA in a nutshell&lt;/title&gt;&lt;/titles&gt;&lt;dates&gt;&lt;year&gt;2019&lt;/year&gt;&lt;/dates&gt;&lt;urls&gt;&lt;related-urls&gt;&lt;url&gt;https://virustotal.github.io/yara/&lt;/url&gt;&lt;/related-urls&gt;&lt;/urls&gt;&lt;/record&gt;&lt;/Cite&gt;&lt;/EndNote&gt;</w:instrText>
      </w:r>
      <w:r w:rsidRPr="007D0FF0">
        <w:rPr>
          <w:rFonts w:asciiTheme="majorHAnsi" w:hAnsiTheme="majorHAnsi" w:cs="Arial"/>
        </w:rPr>
        <w:fldChar w:fldCharType="separate"/>
      </w:r>
      <w:r w:rsidRPr="007D0FF0">
        <w:rPr>
          <w:rFonts w:asciiTheme="majorHAnsi" w:hAnsiTheme="majorHAnsi" w:cs="Arial"/>
        </w:rPr>
        <w:t>(</w:t>
      </w:r>
      <w:proofErr w:type="spellStart"/>
      <w:r w:rsidRPr="007D0FF0">
        <w:rPr>
          <w:rFonts w:asciiTheme="majorHAnsi" w:hAnsiTheme="majorHAnsi" w:cs="Arial"/>
        </w:rPr>
        <w:t>VirusTotal</w:t>
      </w:r>
      <w:proofErr w:type="spellEnd"/>
      <w:r w:rsidRPr="007D0FF0">
        <w:rPr>
          <w:rFonts w:asciiTheme="majorHAnsi" w:hAnsiTheme="majorHAnsi" w:cs="Arial"/>
        </w:rPr>
        <w:t xml:space="preserve"> 2019)</w:t>
      </w:r>
      <w:r w:rsidRPr="007D0FF0">
        <w:rPr>
          <w:rFonts w:asciiTheme="majorHAnsi" w:hAnsiTheme="majorHAnsi" w:cs="Arial"/>
        </w:rPr>
        <w:fldChar w:fldCharType="end"/>
      </w:r>
      <w:r w:rsidRPr="007D0FF0">
        <w:rPr>
          <w:rFonts w:asciiTheme="majorHAnsi" w:hAnsiTheme="majorHAnsi" w:cs="Arial"/>
        </w:rPr>
        <w:t xml:space="preserve">. Its primary function is to identify and classify malware by creating rules that search for specific patterns, which can be either textual or binary in nature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(Lockett 2021)</w:t>
      </w:r>
      <w:r w:rsidRPr="007D0FF0">
        <w:rPr>
          <w:rFonts w:asciiTheme="majorHAnsi" w:hAnsiTheme="majorHAnsi" w:cs="Arial"/>
        </w:rPr>
        <w:fldChar w:fldCharType="end"/>
      </w:r>
      <w:r w:rsidRPr="007D0FF0">
        <w:rPr>
          <w:rFonts w:asciiTheme="majorHAnsi" w:hAnsiTheme="majorHAnsi" w:cs="Arial"/>
        </w:rPr>
        <w:t xml:space="preserve">. Unlike traditional cryptographic hashing that looks for exact file matches, YARA excels at identifying entire malware families by exploiting common code similarities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7D0FF0">
        <w:rPr>
          <w:rFonts w:asciiTheme="majorHAnsi" w:hAnsiTheme="majorHAnsi" w:cs="Arial"/>
        </w:rPr>
        <w:fldChar w:fldCharType="separate"/>
      </w:r>
      <w:r w:rsidRPr="007D0FF0">
        <w:rPr>
          <w:rFonts w:asciiTheme="majorHAnsi" w:hAnsiTheme="majorHAnsi" w:cs="Arial"/>
        </w:rPr>
        <w:t>(NCCIC 2015)</w:t>
      </w:r>
      <w:r w:rsidRPr="007D0FF0">
        <w:rPr>
          <w:rFonts w:asciiTheme="majorHAnsi" w:hAnsiTheme="majorHAnsi" w:cs="Arial"/>
        </w:rPr>
        <w:fldChar w:fldCharType="end"/>
      </w:r>
      <w:r w:rsidRPr="007D0FF0">
        <w:rPr>
          <w:rFonts w:asciiTheme="majorHAnsi" w:hAnsiTheme="majorHAnsi" w:cs="Arial"/>
        </w:rPr>
        <w:t xml:space="preserve">. As demonstrated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AuthorYear="1"&gt;&lt;Author&gt;Coscia&lt;/Author&gt;&lt;Year&gt;2025&lt;/Year&gt;&lt;RecNum&gt;94&lt;/RecNum&gt;&lt;DisplayText&gt;Coscia, et al.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Coscia, et al. (2025)</w:t>
      </w:r>
      <w:r w:rsidRPr="007D0FF0">
        <w:rPr>
          <w:rFonts w:asciiTheme="majorHAnsi" w:hAnsiTheme="majorHAnsi" w:cs="Arial"/>
        </w:rPr>
        <w:fldChar w:fldCharType="end"/>
      </w:r>
      <w:r w:rsidRPr="007D0FF0">
        <w:rPr>
          <w:rFonts w:asciiTheme="majorHAnsi" w:hAnsiTheme="majorHAnsi" w:cs="Arial"/>
        </w:rPr>
        <w:t xml:space="preserve">, a YARA rule which is a created pattern, is composed of a meta section for descriptive information, a strings section where patterns are defined, and a condition section that contains a Boolean expression determining when the rule should trigger a match, this is further explained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AuthorYear="1"&gt;&lt;Author&gt;Dittmann&lt;/Author&gt;&lt;Year&gt;2024&lt;/Year&gt;&lt;RecNum&gt;131&lt;/RecNum&gt;&lt;DisplayText&gt;Dittmann, et al.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Dittmann, et al. (2024)</w:t>
      </w:r>
      <w:r w:rsidRPr="007D0FF0">
        <w:rPr>
          <w:rFonts w:asciiTheme="majorHAnsi" w:hAnsiTheme="majorHAnsi" w:cs="Arial"/>
        </w:rPr>
        <w:fldChar w:fldCharType="end"/>
      </w:r>
      <w:r w:rsidRPr="007D0FF0">
        <w:rPr>
          <w:rFonts w:asciiTheme="majorHAnsi" w:hAnsiTheme="majorHAnsi" w:cs="Arial"/>
        </w:rPr>
        <w:t xml:space="preserve"> who discussed some of the key capabilities of YARA shown below:</w:t>
      </w:r>
    </w:p>
    <w:p w14:paraId="6B67BE9F"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Flexibility and Customization: </w:t>
      </w:r>
    </w:p>
    <w:p w14:paraId="0608CDAE"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YARA is widely accepted for its flexible and customizable nature, which allows malware analysts to develop rules tailored to the requirements of a specific security domain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(Naik, et al. 2020)</w:t>
      </w:r>
      <w:r w:rsidRPr="007D0FF0">
        <w:rPr>
          <w:rFonts w:asciiTheme="majorHAnsi" w:hAnsiTheme="majorHAnsi" w:cs="Arial"/>
        </w:rPr>
        <w:fldChar w:fldCharType="end"/>
      </w:r>
      <w:r w:rsidRPr="007D0FF0">
        <w:rPr>
          <w:rFonts w:asciiTheme="majorHAnsi" w:hAnsiTheme="majorHAnsi" w:cs="Arial"/>
        </w:rPr>
        <w:t xml:space="preserve">. Rules can be crafted with great precision using text strings, hexadecimal strings, and regular expressions to define patterns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&lt;EndNote&gt;&lt;Cite&gt;&lt;Author&gt;Coscia&lt;/Author&gt;&lt;Year&gt;2025&lt;/Year&gt;&lt;RecNum&gt;94&lt;/RecNum&gt;&lt;DisplayText&gt;(Coscia, et al.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(Coscia, et al. 2025)</w:t>
      </w:r>
      <w:r w:rsidRPr="007D0FF0">
        <w:rPr>
          <w:rFonts w:asciiTheme="majorHAnsi" w:hAnsiTheme="majorHAnsi" w:cs="Arial"/>
        </w:rPr>
        <w:fldChar w:fldCharType="end"/>
      </w:r>
      <w:r w:rsidRPr="007D0FF0">
        <w:rPr>
          <w:rFonts w:asciiTheme="majorHAnsi" w:hAnsiTheme="majorHAnsi" w:cs="Arial"/>
        </w:rPr>
        <w:t>.</w:t>
      </w:r>
    </w:p>
    <w:p w14:paraId="1AC73FB0" w14:textId="77777777" w:rsidR="007D0FF0" w:rsidRPr="007D0FF0" w:rsidRDefault="007D0FF0" w:rsidP="007D0FF0">
      <w:pPr>
        <w:jc w:val="both"/>
        <w:rPr>
          <w:rFonts w:asciiTheme="majorHAnsi" w:hAnsiTheme="majorHAnsi" w:cs="Arial"/>
          <w:b/>
          <w:bCs/>
        </w:rPr>
      </w:pPr>
      <w:r w:rsidRPr="007D0FF0">
        <w:rPr>
          <w:rFonts w:asciiTheme="majorHAnsi" w:hAnsiTheme="majorHAnsi" w:cs="Arial"/>
          <w:b/>
          <w:bCs/>
        </w:rPr>
        <w:t xml:space="preserve">Platform Support and Integration: </w:t>
      </w:r>
    </w:p>
    <w:p w14:paraId="68E3149B"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It is an open-source, multi-platform tool that works on Windows, Linux, and Mac OS explained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Naik, et al. (2020)</w:t>
      </w:r>
      <w:r w:rsidRPr="007D0FF0">
        <w:rPr>
          <w:rFonts w:asciiTheme="majorHAnsi" w:hAnsiTheme="majorHAnsi" w:cs="Arial"/>
        </w:rPr>
        <w:fldChar w:fldCharType="end"/>
      </w:r>
      <w:r w:rsidRPr="007D0FF0">
        <w:rPr>
          <w:rFonts w:asciiTheme="majorHAnsi" w:hAnsiTheme="majorHAnsi" w:cs="Arial"/>
        </w:rPr>
        <w:t xml:space="preserve"> and further noted that YARA can be integrated as a library into other applications and programming languages, including popular antivirus engines like </w:t>
      </w:r>
      <w:proofErr w:type="spellStart"/>
      <w:r w:rsidRPr="007D0FF0">
        <w:rPr>
          <w:rFonts w:asciiTheme="majorHAnsi" w:hAnsiTheme="majorHAnsi" w:cs="Arial"/>
        </w:rPr>
        <w:t>ClamAV</w:t>
      </w:r>
      <w:proofErr w:type="spellEnd"/>
      <w:r w:rsidRPr="007D0FF0">
        <w:rPr>
          <w:rFonts w:asciiTheme="majorHAnsi" w:hAnsiTheme="majorHAnsi" w:cs="Arial"/>
        </w:rPr>
        <w:t>, Python, and C/C++.</w:t>
      </w:r>
    </w:p>
    <w:p w14:paraId="6A9A7E0F" w14:textId="77777777" w:rsidR="007D0FF0" w:rsidRPr="007D0FF0" w:rsidRDefault="007D0FF0" w:rsidP="007D0FF0">
      <w:pPr>
        <w:jc w:val="both"/>
        <w:rPr>
          <w:rFonts w:asciiTheme="majorHAnsi" w:hAnsiTheme="majorHAnsi" w:cs="Arial"/>
          <w:b/>
          <w:bCs/>
        </w:rPr>
      </w:pPr>
      <w:r w:rsidRPr="007D0FF0">
        <w:rPr>
          <w:rFonts w:asciiTheme="majorHAnsi" w:hAnsiTheme="majorHAnsi" w:cs="Arial"/>
          <w:b/>
          <w:bCs/>
        </w:rPr>
        <w:t xml:space="preserve">Versatility in Analysis: </w:t>
      </w:r>
    </w:p>
    <w:p w14:paraId="43E2FA0A"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The tool can be used for both static and dynamic malware analysis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(Naik, et al. 2020)</w:t>
      </w:r>
      <w:r w:rsidRPr="007D0FF0">
        <w:rPr>
          <w:rFonts w:asciiTheme="majorHAnsi" w:hAnsiTheme="majorHAnsi" w:cs="Arial"/>
        </w:rPr>
        <w:fldChar w:fldCharType="end"/>
      </w:r>
      <w:r w:rsidRPr="007D0FF0">
        <w:rPr>
          <w:rFonts w:asciiTheme="majorHAnsi" w:hAnsiTheme="majorHAnsi" w:cs="Arial"/>
        </w:rPr>
        <w:t xml:space="preserve">. It is effective at detecting disguised malware, as rules can be built to identify specific obfuscation techniques like packing or anti-debugging capabilities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(Lockett 2021)</w:t>
      </w:r>
      <w:r w:rsidRPr="007D0FF0">
        <w:rPr>
          <w:rFonts w:asciiTheme="majorHAnsi" w:hAnsiTheme="majorHAnsi" w:cs="Arial"/>
        </w:rPr>
        <w:fldChar w:fldCharType="end"/>
      </w:r>
      <w:r w:rsidRPr="007D0FF0">
        <w:rPr>
          <w:rFonts w:asciiTheme="majorHAnsi" w:hAnsiTheme="majorHAnsi" w:cs="Arial"/>
        </w:rPr>
        <w:t>.</w:t>
      </w:r>
    </w:p>
    <w:p w14:paraId="759F1D62" w14:textId="77777777" w:rsidR="007D0FF0" w:rsidRPr="007D0FF0" w:rsidRDefault="007D0FF0" w:rsidP="007D0FF0">
      <w:pPr>
        <w:jc w:val="both"/>
        <w:rPr>
          <w:rFonts w:asciiTheme="majorHAnsi" w:hAnsiTheme="majorHAnsi" w:cs="Arial"/>
        </w:rPr>
      </w:pPr>
      <w:r w:rsidRPr="007D0FF0">
        <w:rPr>
          <w:rFonts w:asciiTheme="majorHAnsi" w:hAnsiTheme="majorHAnsi" w:cs="Arial"/>
          <w:b/>
          <w:bCs/>
        </w:rPr>
        <w:t>Extensibility</w:t>
      </w:r>
      <w:r w:rsidRPr="007D0FF0">
        <w:rPr>
          <w:rFonts w:asciiTheme="majorHAnsi" w:hAnsiTheme="majorHAnsi" w:cs="Arial"/>
        </w:rPr>
        <w:t xml:space="preserve">: </w:t>
      </w:r>
    </w:p>
    <w:p w14:paraId="74372AF0"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For conditions that are too complex for the default syntax, YARA’s functionality can be extended with custom modules that provide additional metrics and functions not available in the default toolset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&lt;EndNote&gt;&lt;Cite&gt;&lt;Author&gt;Dittmann&lt;/Author&gt;&lt;Year&gt;2024&lt;/Year&gt;&lt;RecNum&gt;131&lt;/RecNum&gt;&lt;DisplayText&gt;(Dittmann, et al.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(Dittmann, et al. 2024)</w:t>
      </w:r>
      <w:r w:rsidRPr="007D0FF0">
        <w:rPr>
          <w:rFonts w:asciiTheme="majorHAnsi" w:hAnsiTheme="majorHAnsi" w:cs="Arial"/>
        </w:rPr>
        <w:fldChar w:fldCharType="end"/>
      </w:r>
      <w:r w:rsidRPr="007D0FF0">
        <w:rPr>
          <w:rFonts w:asciiTheme="majorHAnsi" w:hAnsiTheme="majorHAnsi" w:cs="Arial"/>
        </w:rPr>
        <w:t>.</w:t>
      </w:r>
    </w:p>
    <w:p w14:paraId="03774096" w14:textId="77777777" w:rsidR="007D0FF0" w:rsidRPr="007D0FF0" w:rsidRDefault="007D0FF0" w:rsidP="007D0FF0">
      <w:pPr>
        <w:pStyle w:val="ListParagraph"/>
        <w:jc w:val="both"/>
        <w:rPr>
          <w:rFonts w:asciiTheme="majorHAnsi" w:hAnsiTheme="majorHAnsi" w:cs="Arial"/>
        </w:rPr>
      </w:pPr>
    </w:p>
    <w:p w14:paraId="10F576AA" w14:textId="77777777" w:rsidR="007D0FF0" w:rsidRPr="007D0FF0" w:rsidRDefault="007D0FF0" w:rsidP="007D0FF0">
      <w:pPr>
        <w:pStyle w:val="Heading2"/>
        <w:jc w:val="both"/>
        <w:rPr>
          <w:rFonts w:cs="Arial"/>
          <w:color w:val="auto"/>
          <w:sz w:val="24"/>
          <w:szCs w:val="24"/>
        </w:rPr>
      </w:pPr>
      <w:bookmarkStart w:id="165" w:name="_Toc213429868"/>
      <w:bookmarkStart w:id="166" w:name="_Toc221191403"/>
      <w:r w:rsidRPr="007D0FF0">
        <w:rPr>
          <w:rFonts w:cs="Arial"/>
          <w:color w:val="auto"/>
          <w:sz w:val="24"/>
          <w:szCs w:val="24"/>
        </w:rPr>
        <w:t>2.5.2. YARA’s Limitations</w:t>
      </w:r>
      <w:bookmarkEnd w:id="165"/>
      <w:bookmarkEnd w:id="166"/>
    </w:p>
    <w:p w14:paraId="33D605C4"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Despite its widespread use and capabilities, YARA is not a complete solution and has several limitations, many of which are inherent to its nature as a signature-based detection tool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(Lockett 2021)</w:t>
      </w:r>
      <w:r w:rsidRPr="007D0FF0">
        <w:rPr>
          <w:rFonts w:asciiTheme="majorHAnsi" w:hAnsiTheme="majorHAnsi" w:cs="Arial"/>
        </w:rPr>
        <w:fldChar w:fldCharType="end"/>
      </w:r>
      <w:r w:rsidRPr="007D0FF0">
        <w:rPr>
          <w:rFonts w:asciiTheme="majorHAnsi" w:hAnsiTheme="majorHAnsi" w:cs="Arial"/>
        </w:rPr>
        <w:t>.</w:t>
      </w:r>
    </w:p>
    <w:p w14:paraId="34A7F7E9" w14:textId="77777777" w:rsidR="007D0FF0" w:rsidRPr="007D0FF0" w:rsidRDefault="007D0FF0" w:rsidP="007D0FF0">
      <w:pPr>
        <w:jc w:val="both"/>
        <w:rPr>
          <w:rFonts w:asciiTheme="majorHAnsi" w:hAnsiTheme="majorHAnsi" w:cs="Arial"/>
          <w:b/>
          <w:bCs/>
        </w:rPr>
      </w:pPr>
      <w:r w:rsidRPr="007D0FF0">
        <w:rPr>
          <w:rFonts w:asciiTheme="majorHAnsi" w:hAnsiTheme="majorHAnsi" w:cs="Arial"/>
          <w:b/>
          <w:bCs/>
        </w:rPr>
        <w:t xml:space="preserve">Evasion by Attackers: </w:t>
      </w:r>
    </w:p>
    <w:p w14:paraId="2ADE78F7"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The effectiveness of YARA rules is dependent on their defined Indicator of Compromise (IoC) strings, but attackers can manipulate, encrypt, or replace these strings to evade detection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(Naik, et al. 2020)</w:t>
      </w:r>
      <w:r w:rsidRPr="007D0FF0">
        <w:rPr>
          <w:rFonts w:asciiTheme="majorHAnsi" w:hAnsiTheme="majorHAnsi" w:cs="Arial"/>
        </w:rPr>
        <w:fldChar w:fldCharType="end"/>
      </w:r>
      <w:r w:rsidRPr="007D0FF0">
        <w:rPr>
          <w:rFonts w:asciiTheme="majorHAnsi" w:hAnsiTheme="majorHAnsi" w:cs="Arial"/>
        </w:rPr>
        <w:t xml:space="preserve">. Static rules that rely on fixed byte sequences are often ineffective against polymorphic or metamorphic malware, which is designed to constantly change its code structure to avoid signature matching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7D0FF0">
        <w:rPr>
          <w:rFonts w:asciiTheme="majorHAnsi" w:hAnsiTheme="majorHAnsi" w:cs="Arial"/>
        </w:rPr>
        <w:fldChar w:fldCharType="separate"/>
      </w:r>
      <w:r w:rsidRPr="007D0FF0">
        <w:rPr>
          <w:rFonts w:asciiTheme="majorHAnsi" w:hAnsiTheme="majorHAnsi" w:cs="Arial"/>
        </w:rPr>
        <w:t>(Vinay Patil 2025)</w:t>
      </w:r>
      <w:r w:rsidRPr="007D0FF0">
        <w:rPr>
          <w:rFonts w:asciiTheme="majorHAnsi" w:hAnsiTheme="majorHAnsi" w:cs="Arial"/>
        </w:rPr>
        <w:fldChar w:fldCharType="end"/>
      </w:r>
      <w:r w:rsidRPr="007D0FF0">
        <w:rPr>
          <w:rFonts w:asciiTheme="majorHAnsi" w:hAnsiTheme="majorHAnsi" w:cs="Arial"/>
        </w:rPr>
        <w:t>.</w:t>
      </w:r>
    </w:p>
    <w:p w14:paraId="33D374F9" w14:textId="77777777" w:rsidR="007D0FF0" w:rsidRPr="007D0FF0" w:rsidRDefault="007D0FF0" w:rsidP="007D0FF0">
      <w:pPr>
        <w:jc w:val="both"/>
        <w:rPr>
          <w:rFonts w:asciiTheme="majorHAnsi" w:hAnsiTheme="majorHAnsi" w:cs="Arial"/>
          <w:b/>
          <w:bCs/>
        </w:rPr>
      </w:pPr>
      <w:r w:rsidRPr="007D0FF0">
        <w:rPr>
          <w:rFonts w:asciiTheme="majorHAnsi" w:hAnsiTheme="majorHAnsi" w:cs="Arial"/>
          <w:b/>
          <w:bCs/>
        </w:rPr>
        <w:t xml:space="preserve">Rule Creation and Maintenance: </w:t>
      </w:r>
    </w:p>
    <w:p w14:paraId="523B34BF"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Writing high-quality, effective YARA rules is a tedious process that requires a highly specialized skill-set and expert knowledge of malware analysis. As new malware variants are constantly developed, the continuous maintenance, refinement, and updating of rule sets can be a complex and time-consuming task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&lt;EndNote&gt;&lt;Cite&gt;&lt;Author&gt;Khalid&lt;/Author&gt;&lt;Year&gt;2020&lt;/Year&gt;&lt;RecNum&gt;109&lt;/RecNum&gt;&lt;DisplayText&gt;(Khalid, et al.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(Khalid, et al. 2020)</w:t>
      </w:r>
      <w:r w:rsidRPr="007D0FF0">
        <w:rPr>
          <w:rFonts w:asciiTheme="majorHAnsi" w:hAnsiTheme="majorHAnsi" w:cs="Arial"/>
        </w:rPr>
        <w:fldChar w:fldCharType="end"/>
      </w:r>
      <w:r w:rsidRPr="007D0FF0">
        <w:rPr>
          <w:rFonts w:asciiTheme="majorHAnsi" w:hAnsiTheme="majorHAnsi" w:cs="Arial"/>
        </w:rPr>
        <w:t>.</w:t>
      </w:r>
    </w:p>
    <w:p w14:paraId="44635762" w14:textId="77777777" w:rsidR="007D0FF0" w:rsidRPr="007D0FF0" w:rsidRDefault="007D0FF0" w:rsidP="007D0FF0">
      <w:pPr>
        <w:jc w:val="both"/>
        <w:rPr>
          <w:rFonts w:asciiTheme="majorHAnsi" w:hAnsiTheme="majorHAnsi" w:cs="Arial"/>
          <w:b/>
          <w:bCs/>
        </w:rPr>
      </w:pPr>
      <w:r w:rsidRPr="007D0FF0">
        <w:rPr>
          <w:rFonts w:asciiTheme="majorHAnsi" w:hAnsiTheme="majorHAnsi" w:cs="Arial"/>
          <w:b/>
          <w:bCs/>
        </w:rPr>
        <w:t xml:space="preserve">Balancing False Positives and Negatives: </w:t>
      </w:r>
    </w:p>
    <w:p w14:paraId="321C15D5"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Creating a good rule involves a difficult trade-off between sensitivity and precision. A rule that is too specific might miss new malware variants, while a rule that is too general can produce a high number of false positives by incorrectly flagging benign files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7D0FF0">
        <w:rPr>
          <w:rFonts w:asciiTheme="majorHAnsi" w:hAnsiTheme="majorHAnsi" w:cs="Arial"/>
        </w:rPr>
        <w:fldChar w:fldCharType="separate"/>
      </w:r>
      <w:r w:rsidRPr="007D0FF0">
        <w:rPr>
          <w:rFonts w:asciiTheme="majorHAnsi" w:hAnsiTheme="majorHAnsi" w:cs="Arial"/>
        </w:rPr>
        <w:t>(Vinay Patil 2025)</w:t>
      </w:r>
      <w:r w:rsidRPr="007D0FF0">
        <w:rPr>
          <w:rFonts w:asciiTheme="majorHAnsi" w:hAnsiTheme="majorHAnsi" w:cs="Arial"/>
        </w:rPr>
        <w:fldChar w:fldCharType="end"/>
      </w:r>
      <w:r w:rsidRPr="007D0FF0">
        <w:rPr>
          <w:rFonts w:asciiTheme="majorHAnsi" w:hAnsiTheme="majorHAnsi" w:cs="Arial"/>
        </w:rPr>
        <w:t xml:space="preserve">. The success of YARA depends on achieving a challenging balance of the right types and number of IoC strings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(Naik, et al. 2020)</w:t>
      </w:r>
      <w:r w:rsidRPr="007D0FF0">
        <w:rPr>
          <w:rFonts w:asciiTheme="majorHAnsi" w:hAnsiTheme="majorHAnsi" w:cs="Arial"/>
        </w:rPr>
        <w:fldChar w:fldCharType="end"/>
      </w:r>
      <w:r w:rsidRPr="007D0FF0">
        <w:rPr>
          <w:rFonts w:asciiTheme="majorHAnsi" w:hAnsiTheme="majorHAnsi" w:cs="Arial"/>
        </w:rPr>
        <w:t>.</w:t>
      </w:r>
    </w:p>
    <w:p w14:paraId="7A7E4DF0" w14:textId="77777777" w:rsidR="007D0FF0" w:rsidRPr="007D0FF0" w:rsidRDefault="007D0FF0" w:rsidP="007D0FF0">
      <w:pPr>
        <w:jc w:val="both"/>
        <w:rPr>
          <w:rFonts w:asciiTheme="majorHAnsi" w:hAnsiTheme="majorHAnsi" w:cs="Arial"/>
          <w:b/>
          <w:bCs/>
        </w:rPr>
      </w:pPr>
      <w:r w:rsidRPr="007D0FF0">
        <w:rPr>
          <w:rFonts w:asciiTheme="majorHAnsi" w:hAnsiTheme="majorHAnsi" w:cs="Arial"/>
          <w:b/>
          <w:bCs/>
        </w:rPr>
        <w:t xml:space="preserve">Detection of Novel Threats: </w:t>
      </w:r>
    </w:p>
    <w:p w14:paraId="5A80EDEA"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YARA is most effective in detecting already existing malware families and variants. It may fail to detect entirely new or unique malware strains for which no signatures have yet been created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(Naik, et al. 2020)</w:t>
      </w:r>
      <w:r w:rsidRPr="007D0FF0">
        <w:rPr>
          <w:rFonts w:asciiTheme="majorHAnsi" w:hAnsiTheme="majorHAnsi" w:cs="Arial"/>
        </w:rPr>
        <w:fldChar w:fldCharType="end"/>
      </w:r>
      <w:r w:rsidRPr="007D0FF0">
        <w:rPr>
          <w:rFonts w:asciiTheme="majorHAnsi" w:hAnsiTheme="majorHAnsi" w:cs="Arial"/>
        </w:rPr>
        <w:t>.</w:t>
      </w:r>
    </w:p>
    <w:p w14:paraId="1F34226B" w14:textId="77777777" w:rsidR="007D0FF0" w:rsidRPr="007D0FF0" w:rsidRDefault="007D0FF0" w:rsidP="007D0FF0">
      <w:pPr>
        <w:jc w:val="both"/>
        <w:rPr>
          <w:rFonts w:asciiTheme="majorHAnsi" w:hAnsiTheme="majorHAnsi" w:cs="Arial"/>
        </w:rPr>
      </w:pPr>
      <w:r w:rsidRPr="007D0FF0">
        <w:rPr>
          <w:rFonts w:asciiTheme="majorHAnsi" w:hAnsiTheme="majorHAnsi" w:cs="Arial"/>
          <w:b/>
          <w:bCs/>
        </w:rPr>
        <w:t>Automated Rule Generation</w:t>
      </w:r>
      <w:r w:rsidRPr="007D0FF0">
        <w:rPr>
          <w:rFonts w:asciiTheme="majorHAnsi" w:hAnsiTheme="majorHAnsi" w:cs="Arial"/>
        </w:rPr>
        <w:t xml:space="preserve">: </w:t>
      </w:r>
    </w:p>
    <w:p w14:paraId="2E1938BE"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While tools that automatically generate YARA rules exist, their output often requires manual post-processing and optimization to be effective and may not perform as well as rules created manually by an expert analyst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(Naik, et al. 2020)</w:t>
      </w:r>
      <w:r w:rsidRPr="007D0FF0">
        <w:rPr>
          <w:rFonts w:asciiTheme="majorHAnsi" w:hAnsiTheme="majorHAnsi" w:cs="Arial"/>
        </w:rPr>
        <w:fldChar w:fldCharType="end"/>
      </w:r>
      <w:r w:rsidRPr="007D0FF0">
        <w:rPr>
          <w:rFonts w:asciiTheme="majorHAnsi" w:hAnsiTheme="majorHAnsi" w:cs="Arial"/>
        </w:rPr>
        <w:t>.</w:t>
      </w:r>
    </w:p>
    <w:p w14:paraId="18A28AA5" w14:textId="77777777" w:rsidR="007D0FF0" w:rsidRPr="007D0FF0" w:rsidRDefault="007D0FF0" w:rsidP="007D0FF0">
      <w:pPr>
        <w:pStyle w:val="Heading2"/>
        <w:jc w:val="both"/>
        <w:rPr>
          <w:rFonts w:cs="Arial"/>
          <w:color w:val="auto"/>
          <w:sz w:val="24"/>
          <w:szCs w:val="24"/>
        </w:rPr>
      </w:pPr>
      <w:bookmarkStart w:id="167" w:name="_Toc213429869"/>
      <w:bookmarkStart w:id="168" w:name="_Toc221191404"/>
      <w:r w:rsidRPr="007D0FF0">
        <w:rPr>
          <w:rFonts w:cs="Arial"/>
          <w:color w:val="auto"/>
          <w:sz w:val="24"/>
          <w:szCs w:val="24"/>
        </w:rPr>
        <w:t>2.5.3. The Need for a Hybrid Approach</w:t>
      </w:r>
      <w:bookmarkEnd w:id="167"/>
      <w:bookmarkEnd w:id="168"/>
    </w:p>
    <w:p w14:paraId="2EADA992" w14:textId="77777777" w:rsidR="007D0FF0" w:rsidRPr="007D0FF0" w:rsidRDefault="007D0FF0" w:rsidP="007D0FF0">
      <w:pPr>
        <w:jc w:val="both"/>
        <w:rPr>
          <w:rFonts w:asciiTheme="majorHAnsi" w:hAnsiTheme="majorHAnsi" w:cs="Arial"/>
        </w:rPr>
      </w:pP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7D0FF0">
        <w:rPr>
          <w:rFonts w:asciiTheme="majorHAnsi" w:hAnsiTheme="majorHAnsi" w:cs="Arial"/>
        </w:rPr>
        <w:fldChar w:fldCharType="separate"/>
      </w:r>
      <w:r w:rsidRPr="007D0FF0">
        <w:rPr>
          <w:rFonts w:asciiTheme="majorHAnsi" w:hAnsiTheme="majorHAnsi" w:cs="Arial"/>
          <w:noProof/>
        </w:rPr>
        <w:t>Vinay Patil (2025)</w:t>
      </w:r>
      <w:r w:rsidRPr="007D0FF0">
        <w:rPr>
          <w:rFonts w:asciiTheme="majorHAnsi" w:hAnsiTheme="majorHAnsi" w:cs="Arial"/>
        </w:rPr>
        <w:fldChar w:fldCharType="end"/>
      </w:r>
      <w:r w:rsidRPr="007D0FF0">
        <w:rPr>
          <w:rFonts w:asciiTheme="majorHAnsi" w:hAnsiTheme="majorHAnsi" w:cs="Arial"/>
        </w:rPr>
        <w:t xml:space="preserve"> highlighted the necessity of adopting a hybrid strategy that combines YARA with other detection techniques to create a more resilient and effective defence due to the limitations YARA offers as a standalone signature-based tool   The limitations of YARA as a standalone, signature-based tool. They further describe how since static YARA rules can be bypassed, especially by evasive malware, they must be augmented with more dynamic and flexible methods.</w:t>
      </w:r>
    </w:p>
    <w:p w14:paraId="574F0068"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One proposed hybrid solution is to enhance YARA rules by integrating them with fuzzy hashing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(Naik, et al. 2020)</w:t>
      </w:r>
      <w:r w:rsidRPr="007D0FF0">
        <w:rPr>
          <w:rFonts w:asciiTheme="majorHAnsi" w:hAnsiTheme="majorHAnsi" w:cs="Arial"/>
        </w:rPr>
        <w:fldChar w:fldCharType="end"/>
      </w:r>
      <w:r w:rsidRPr="007D0FF0">
        <w:rPr>
          <w:rFonts w:asciiTheme="majorHAnsi" w:hAnsiTheme="majorHAnsi" w:cs="Arial"/>
        </w:rPr>
        <w:t xml:space="preserve"> which complements YARA by identifying structural similarities between files. This method is effective even when specific strings or byte sequences have been modified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(Naik, et al. 2020)</w:t>
      </w:r>
      <w:r w:rsidRPr="007D0FF0">
        <w:rPr>
          <w:rFonts w:asciiTheme="majorHAnsi" w:hAnsiTheme="majorHAnsi" w:cs="Arial"/>
        </w:rPr>
        <w:fldChar w:fldCharType="end"/>
      </w:r>
      <w:r w:rsidRPr="007D0FF0">
        <w:rPr>
          <w:rFonts w:asciiTheme="majorHAnsi" w:hAnsiTheme="majorHAnsi" w:cs="Arial"/>
        </w:rPr>
        <w:t xml:space="preserve"> and this combined search can increase the accuracy of detection and the overall confidence in the analysis results as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Naik, et al. (2020)</w:t>
      </w:r>
      <w:r w:rsidRPr="007D0FF0">
        <w:rPr>
          <w:rFonts w:asciiTheme="majorHAnsi" w:hAnsiTheme="majorHAnsi" w:cs="Arial"/>
        </w:rPr>
        <w:fldChar w:fldCharType="end"/>
      </w:r>
      <w:r w:rsidRPr="007D0FF0">
        <w:rPr>
          <w:rFonts w:asciiTheme="majorHAnsi" w:hAnsiTheme="majorHAnsi" w:cs="Arial"/>
        </w:rPr>
        <w:t xml:space="preserve"> described and further research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Lockett (2021)</w:t>
      </w:r>
      <w:r w:rsidRPr="007D0FF0">
        <w:rPr>
          <w:rFonts w:asciiTheme="majorHAnsi" w:hAnsiTheme="majorHAnsi" w:cs="Arial"/>
        </w:rPr>
        <w:fldChar w:fldCharType="end"/>
      </w:r>
      <w:r w:rsidRPr="007D0FF0">
        <w:rPr>
          <w:rFonts w:asciiTheme="majorHAnsi" w:hAnsiTheme="majorHAnsi" w:cs="Arial"/>
        </w:rPr>
        <w:t xml:space="preserve"> has also suggested building fuzzy hashing functionality directly into YARA rules which can help in strengthening the rules.</w:t>
      </w:r>
    </w:p>
    <w:p w14:paraId="0CCF82BB"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Furthermore, the weakness of signature-based detection against new and evasive threats highlights the need to incorporate behaviour-based analysis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(Lockett 2021)</w:t>
      </w:r>
      <w:r w:rsidRPr="007D0FF0">
        <w:rPr>
          <w:rFonts w:asciiTheme="majorHAnsi" w:hAnsiTheme="majorHAnsi" w:cs="Arial"/>
        </w:rPr>
        <w:fldChar w:fldCharType="end"/>
      </w:r>
      <w:r w:rsidRPr="007D0FF0">
        <w:rPr>
          <w:rFonts w:asciiTheme="majorHAnsi" w:hAnsiTheme="majorHAnsi" w:cs="Arial"/>
        </w:rPr>
        <w:t xml:space="preserve">. A hybrid strategy that combines YARA’s static pattern matching with dynamic analysis which focuses on runtime actions such as suspicious API calls, system modifications, and network activity is far more effective at spotting complex risks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7D0FF0">
        <w:rPr>
          <w:rFonts w:asciiTheme="majorHAnsi" w:hAnsiTheme="majorHAnsi" w:cs="Arial"/>
        </w:rPr>
        <w:fldChar w:fldCharType="separate"/>
      </w:r>
      <w:r w:rsidRPr="007D0FF0">
        <w:rPr>
          <w:rFonts w:asciiTheme="majorHAnsi" w:hAnsiTheme="majorHAnsi" w:cs="Arial"/>
        </w:rPr>
        <w:t>(Vinay Patil 2025)</w:t>
      </w:r>
      <w:r w:rsidRPr="007D0FF0">
        <w:rPr>
          <w:rFonts w:asciiTheme="majorHAnsi" w:hAnsiTheme="majorHAnsi" w:cs="Arial"/>
        </w:rPr>
        <w:fldChar w:fldCharType="end"/>
      </w:r>
      <w:r w:rsidRPr="007D0FF0">
        <w:rPr>
          <w:rFonts w:asciiTheme="majorHAnsi" w:hAnsiTheme="majorHAnsi" w:cs="Arial"/>
        </w:rPr>
        <w:t xml:space="preserve">. This study explores the integration of machine learning with YARA to automatically generate more adaptive and intelligent rules, helping to overcome the difficulties and time constraints of manual rule creation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7D0FF0">
        <w:rPr>
          <w:rFonts w:asciiTheme="majorHAnsi" w:hAnsiTheme="majorHAnsi" w:cs="Arial"/>
        </w:rPr>
        <w:fldChar w:fldCharType="separate"/>
      </w:r>
      <w:r w:rsidRPr="007D0FF0">
        <w:rPr>
          <w:rFonts w:asciiTheme="majorHAnsi" w:hAnsiTheme="majorHAnsi" w:cs="Arial"/>
        </w:rPr>
        <w:t>(Vinay Patil 2025)</w:t>
      </w:r>
      <w:r w:rsidRPr="007D0FF0">
        <w:rPr>
          <w:rFonts w:asciiTheme="majorHAnsi" w:hAnsiTheme="majorHAnsi" w:cs="Arial"/>
        </w:rPr>
        <w:fldChar w:fldCharType="end"/>
      </w:r>
      <w:r w:rsidRPr="007D0FF0">
        <w:rPr>
          <w:rFonts w:asciiTheme="majorHAnsi" w:hAnsiTheme="majorHAnsi" w:cs="Arial"/>
        </w:rPr>
        <w:t>.</w:t>
      </w:r>
    </w:p>
    <w:p w14:paraId="0FD6F775" w14:textId="77777777" w:rsidR="007D0FF0" w:rsidRPr="007D0FF0" w:rsidRDefault="007D0FF0" w:rsidP="007D0FF0">
      <w:pPr>
        <w:jc w:val="both"/>
        <w:rPr>
          <w:rFonts w:asciiTheme="majorHAnsi" w:hAnsiTheme="majorHAnsi" w:cs="Arial"/>
        </w:rPr>
      </w:pPr>
    </w:p>
    <w:p w14:paraId="44E00DD5" w14:textId="77777777" w:rsidR="007D0FF0" w:rsidRPr="007F14C7" w:rsidRDefault="007D0FF0" w:rsidP="007D0FF0">
      <w:pPr>
        <w:pStyle w:val="Heading1"/>
        <w:jc w:val="both"/>
        <w:rPr>
          <w:rFonts w:cs="Arial"/>
          <w:b/>
          <w:bCs/>
          <w:color w:val="auto"/>
          <w:sz w:val="24"/>
          <w:szCs w:val="24"/>
        </w:rPr>
      </w:pPr>
      <w:bookmarkStart w:id="169" w:name="_Toc213429870"/>
      <w:bookmarkStart w:id="170" w:name="_Toc221191405"/>
      <w:r w:rsidRPr="007F14C7">
        <w:rPr>
          <w:rFonts w:cs="Arial"/>
          <w:b/>
          <w:bCs/>
          <w:color w:val="auto"/>
          <w:sz w:val="24"/>
          <w:szCs w:val="24"/>
        </w:rPr>
        <w:t xml:space="preserve">2.6. The Role of </w:t>
      </w:r>
      <w:proofErr w:type="spellStart"/>
      <w:r w:rsidRPr="007F14C7">
        <w:rPr>
          <w:rFonts w:cs="Arial"/>
          <w:b/>
          <w:bCs/>
          <w:color w:val="auto"/>
          <w:sz w:val="24"/>
          <w:szCs w:val="24"/>
        </w:rPr>
        <w:t>VirusTotal</w:t>
      </w:r>
      <w:proofErr w:type="spellEnd"/>
      <w:r w:rsidRPr="007F14C7">
        <w:rPr>
          <w:rFonts w:cs="Arial"/>
          <w:b/>
          <w:bCs/>
          <w:color w:val="auto"/>
          <w:sz w:val="24"/>
          <w:szCs w:val="24"/>
        </w:rPr>
        <w:t xml:space="preserve"> in Testing</w:t>
      </w:r>
      <w:bookmarkEnd w:id="169"/>
      <w:bookmarkEnd w:id="170"/>
    </w:p>
    <w:p w14:paraId="627F8569" w14:textId="77777777" w:rsidR="007D0FF0" w:rsidRPr="007D0FF0" w:rsidRDefault="007D0FF0" w:rsidP="007D0FF0">
      <w:pPr>
        <w:jc w:val="both"/>
        <w:rPr>
          <w:rFonts w:asciiTheme="majorHAnsi" w:hAnsiTheme="majorHAnsi" w:cs="Arial"/>
        </w:rPr>
      </w:pPr>
      <w:proofErr w:type="spellStart"/>
      <w:r w:rsidRPr="007D0FF0">
        <w:rPr>
          <w:rFonts w:asciiTheme="majorHAnsi" w:hAnsiTheme="majorHAnsi" w:cs="Arial"/>
        </w:rPr>
        <w:t>VirusTotal</w:t>
      </w:r>
      <w:proofErr w:type="spellEnd"/>
      <w:r w:rsidRPr="007D0FF0">
        <w:rPr>
          <w:rFonts w:asciiTheme="majorHAnsi" w:hAnsiTheme="majorHAnsi" w:cs="Arial"/>
        </w:rPr>
        <w:t xml:space="preserve"> is a free online tool that one of the most popular malware scanning platforms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&lt;EndNote&gt;&lt;Cite&gt;&lt;Author&gt;Leka&lt;/Author&gt;&lt;Year&gt;2022&lt;/Year&gt;&lt;RecNum&gt;181&lt;/RecNum&gt;&lt;DisplayText&gt;(Leka, et al. 2022)&lt;/DisplayText&gt;&lt;record&gt;&lt;rec-number&gt;181&lt;/rec-number&gt;&lt;foreign-keys&gt;&lt;key app="EN" db-id="vr22xts9l0dte4e5w54va9z5xst0ra5ewttv" timestamp="1759920006"&gt;181&lt;/key&gt;&lt;/foreign-keys&gt;&lt;ref-type name="Conference Proceedings"&gt;10&lt;/ref-type&gt;&lt;contributors&gt;&lt;authors&gt;&lt;author&gt;Leka, Christian&lt;/author&gt;&lt;author&gt;Ntantogian, Christoforos&lt;/author&gt;&lt;author&gt;Karagiannis, Stylianos&lt;/author&gt;&lt;author&gt;Magkos, Emmanouil&lt;/author&gt;&lt;author&gt;Verykios, Vassilios S&lt;/author&gt;&lt;/authors&gt;&lt;/contributors&gt;&lt;titles&gt;&lt;title&gt;A comparative analysis of virustotal and desktop antivirus detection capabilities&lt;/title&gt;&lt;secondary-title&gt;2022 13th International Conference on Information, Intelligence, Systems &amp;amp; Applications (IISA)&lt;/secondary-title&gt;&lt;/titles&gt;&lt;pages&gt;1-6&lt;/pages&gt;&lt;dates&gt;&lt;year&gt;2022&lt;/year&gt;&lt;/dates&gt;&lt;publisher&gt;IEEE&lt;/publisher&gt;&lt;isbn&gt;1665463902&lt;/isbn&gt;&lt;urls&gt;&lt;/urls&gt;&lt;/record&gt;&lt;/Cite&gt;&lt;/EndNote&gt;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(Leka, et al. 2022)</w:t>
      </w:r>
      <w:r w:rsidRPr="007D0FF0">
        <w:rPr>
          <w:rFonts w:asciiTheme="majorHAnsi" w:hAnsiTheme="majorHAnsi" w:cs="Arial"/>
        </w:rPr>
        <w:fldChar w:fldCharType="end"/>
      </w:r>
      <w:r w:rsidRPr="007D0FF0">
        <w:rPr>
          <w:rFonts w:asciiTheme="majorHAnsi" w:hAnsiTheme="majorHAnsi" w:cs="Arial"/>
        </w:rPr>
        <w:t xml:space="preserve"> which plays a crucial role in the testing and analysis of potentially malicious files and URLs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 xml:space="preserve">(Masri and </w:t>
      </w:r>
      <w:proofErr w:type="spellStart"/>
      <w:r w:rsidRPr="007D0FF0">
        <w:rPr>
          <w:rFonts w:asciiTheme="majorHAnsi" w:hAnsiTheme="majorHAnsi" w:cs="Arial"/>
        </w:rPr>
        <w:t>Aldwairi</w:t>
      </w:r>
      <w:proofErr w:type="spellEnd"/>
      <w:r w:rsidRPr="007D0FF0">
        <w:rPr>
          <w:rFonts w:asciiTheme="majorHAnsi" w:hAnsiTheme="majorHAnsi" w:cs="Arial"/>
        </w:rPr>
        <w:t xml:space="preserve"> 2017)</w:t>
      </w:r>
      <w:r w:rsidRPr="007D0FF0">
        <w:rPr>
          <w:rFonts w:asciiTheme="majorHAnsi" w:hAnsiTheme="majorHAnsi" w:cs="Arial"/>
        </w:rPr>
        <w:fldChar w:fldCharType="end"/>
      </w:r>
      <w:r w:rsidRPr="007D0FF0">
        <w:rPr>
          <w:rFonts w:asciiTheme="majorHAnsi" w:hAnsiTheme="majorHAnsi" w:cs="Arial"/>
        </w:rPr>
        <w:t xml:space="preserve">. Its primary function is to analyse submissions using a vast collection of different antivirus engines, website scanners, and domain blacklists to detect various types of malwares, including viruses, worms, and trojans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 xml:space="preserve">(Masri and </w:t>
      </w:r>
      <w:proofErr w:type="spellStart"/>
      <w:r w:rsidRPr="007D0FF0">
        <w:rPr>
          <w:rFonts w:asciiTheme="majorHAnsi" w:hAnsiTheme="majorHAnsi" w:cs="Arial"/>
        </w:rPr>
        <w:t>Aldwairi</w:t>
      </w:r>
      <w:proofErr w:type="spellEnd"/>
      <w:r w:rsidRPr="007D0FF0">
        <w:rPr>
          <w:rFonts w:asciiTheme="majorHAnsi" w:hAnsiTheme="majorHAnsi" w:cs="Arial"/>
        </w:rPr>
        <w:t xml:space="preserve"> 2017)</w:t>
      </w:r>
      <w:r w:rsidRPr="007D0FF0">
        <w:rPr>
          <w:rFonts w:asciiTheme="majorHAnsi" w:hAnsiTheme="majorHAnsi" w:cs="Arial"/>
        </w:rPr>
        <w:fldChar w:fldCharType="end"/>
      </w:r>
      <w:r w:rsidRPr="007D0FF0">
        <w:rPr>
          <w:rFonts w:asciiTheme="majorHAnsi" w:hAnsiTheme="majorHAnsi" w:cs="Arial"/>
        </w:rPr>
        <w:t xml:space="preserve">. </w:t>
      </w:r>
    </w:p>
    <w:p w14:paraId="512DEF99" w14:textId="77777777" w:rsidR="007D0FF0" w:rsidRPr="007D0FF0" w:rsidRDefault="007D0FF0" w:rsidP="007D0FF0">
      <w:pPr>
        <w:jc w:val="both"/>
        <w:rPr>
          <w:rFonts w:asciiTheme="majorHAnsi" w:hAnsiTheme="majorHAnsi" w:cs="Arial"/>
        </w:rPr>
      </w:pPr>
      <w:proofErr w:type="spellStart"/>
      <w:r w:rsidRPr="007D0FF0">
        <w:rPr>
          <w:rFonts w:asciiTheme="majorHAnsi" w:hAnsiTheme="majorHAnsi" w:cs="Arial"/>
        </w:rPr>
        <w:t>VirusTotal</w:t>
      </w:r>
      <w:proofErr w:type="spellEnd"/>
      <w:r w:rsidRPr="007D0FF0">
        <w:rPr>
          <w:rFonts w:asciiTheme="majorHAnsi" w:hAnsiTheme="majorHAnsi" w:cs="Arial"/>
        </w:rPr>
        <w:t xml:space="preserve"> contains the YARA framework which highlights the organization’s key role, ongoing contribution to the malware research community and its central role in the malware research community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&lt;EndNote&gt;&lt;Cite&gt;&lt;Author&gt;Dittmann&lt;/Author&gt;&lt;Year&gt;2024&lt;/Year&gt;&lt;RecNum&gt;131&lt;/RecNum&gt;&lt;DisplayText&gt;(Dittmann, et al.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(Dittmann, et al. 2024)</w:t>
      </w:r>
      <w:r w:rsidRPr="007D0FF0">
        <w:rPr>
          <w:rFonts w:asciiTheme="majorHAnsi" w:hAnsiTheme="majorHAnsi" w:cs="Arial"/>
        </w:rPr>
        <w:fldChar w:fldCharType="end"/>
      </w:r>
      <w:r w:rsidRPr="007D0FF0">
        <w:rPr>
          <w:rFonts w:asciiTheme="majorHAnsi" w:hAnsiTheme="majorHAnsi" w:cs="Arial"/>
        </w:rPr>
        <w:t xml:space="preserve">. In experimental and research settings, </w:t>
      </w:r>
      <w:proofErr w:type="spellStart"/>
      <w:r w:rsidRPr="007D0FF0">
        <w:rPr>
          <w:rFonts w:asciiTheme="majorHAnsi" w:hAnsiTheme="majorHAnsi" w:cs="Arial"/>
        </w:rPr>
        <w:t>VirusTotal</w:t>
      </w:r>
      <w:proofErr w:type="spellEnd"/>
      <w:r w:rsidRPr="007D0FF0">
        <w:rPr>
          <w:rFonts w:asciiTheme="majorHAnsi" w:hAnsiTheme="majorHAnsi" w:cs="Arial"/>
        </w:rPr>
        <w:t xml:space="preserve"> is frequently used as a definitive source to validate whether samples are malicious and to verify their correct classifications which can be achieved uploading script of a URL or binary and retrieve the “ detection ratio” (number of engines that label it malicious)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(Lockett 2021)</w:t>
      </w:r>
      <w:r w:rsidRPr="007D0FF0">
        <w:rPr>
          <w:rFonts w:asciiTheme="majorHAnsi" w:hAnsiTheme="majorHAnsi" w:cs="Arial"/>
        </w:rPr>
        <w:fldChar w:fldCharType="end"/>
      </w:r>
      <w:r w:rsidRPr="007D0FF0">
        <w:rPr>
          <w:rFonts w:asciiTheme="majorHAnsi" w:hAnsiTheme="majorHAnsi" w:cs="Arial"/>
        </w:rPr>
        <w:t xml:space="preserve">. Its extensive database of known malware hashes and domains makes it invaluable for validation as it allows researchers frequently cross-reference their samples against </w:t>
      </w:r>
      <w:proofErr w:type="spellStart"/>
      <w:r w:rsidRPr="007D0FF0">
        <w:rPr>
          <w:rFonts w:asciiTheme="majorHAnsi" w:hAnsiTheme="majorHAnsi" w:cs="Arial"/>
        </w:rPr>
        <w:t>VirusTotal</w:t>
      </w:r>
      <w:proofErr w:type="spellEnd"/>
      <w:r w:rsidRPr="007D0FF0">
        <w:rPr>
          <w:rFonts w:asciiTheme="majorHAnsi" w:hAnsiTheme="majorHAnsi" w:cs="Arial"/>
        </w:rPr>
        <w:t xml:space="preserve"> to ensure correct labelling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 xml:space="preserve">(Masri and </w:t>
      </w:r>
      <w:proofErr w:type="spellStart"/>
      <w:r w:rsidRPr="007D0FF0">
        <w:rPr>
          <w:rFonts w:asciiTheme="majorHAnsi" w:hAnsiTheme="majorHAnsi" w:cs="Arial"/>
        </w:rPr>
        <w:t>Aldwairi</w:t>
      </w:r>
      <w:proofErr w:type="spellEnd"/>
      <w:r w:rsidRPr="007D0FF0">
        <w:rPr>
          <w:rFonts w:asciiTheme="majorHAnsi" w:hAnsiTheme="majorHAnsi" w:cs="Arial"/>
        </w:rPr>
        <w:t xml:space="preserve"> 2017)</w:t>
      </w:r>
      <w:r w:rsidRPr="007D0FF0">
        <w:rPr>
          <w:rFonts w:asciiTheme="majorHAnsi" w:hAnsiTheme="majorHAnsi" w:cs="Arial"/>
        </w:rPr>
        <w:fldChar w:fldCharType="end"/>
      </w:r>
      <w:r w:rsidRPr="007D0FF0">
        <w:rPr>
          <w:rFonts w:asciiTheme="majorHAnsi" w:hAnsiTheme="majorHAnsi" w:cs="Arial"/>
        </w:rPr>
        <w:t>.</w:t>
      </w:r>
    </w:p>
    <w:p w14:paraId="6A4DB458"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Beyond manual uploads, and apart from its primary public interface, PC uploaders, browser extensions, and an Application Programming Interface </w:t>
      </w:r>
      <w:r w:rsidRPr="007D0FF0">
        <w:rPr>
          <w:rFonts w:asciiTheme="majorHAnsi" w:hAnsiTheme="majorHAnsi" w:cs="Arial"/>
        </w:rPr>
        <w:fldChar w:fldCharType="begin"/>
      </w:r>
      <w:r w:rsidRPr="007D0FF0">
        <w:rPr>
          <w:rFonts w:asciiTheme="majorHAnsi" w:hAnsiTheme="majorHAnsi" w:cs="Arial"/>
        </w:rPr>
        <w:instrText xml:space="preserve"> ADDIN EN.CITE &lt;EndNote&gt;&lt;Cite ExcludeYear="1"&gt;&lt;Author&gt;Suarez-Tangil&lt;/Author&gt;&lt;Year&gt;2014&lt;/Year&gt;&lt;RecNum&gt;52&lt;/RecNum&gt;&lt;DisplayText&gt;(Suarez-Tangil, et al.)&lt;/DisplayText&gt;&lt;record&gt;&lt;rec-number&gt;52&lt;/rec-number&gt;&lt;foreign-keys&gt;&lt;key app="EN" db-id="xsfavtzfd50wfdex5t7vrtezxx99w2ttp9ft" timestamp="1770285826"&gt;52&lt;/key&gt;&lt;/foreign-keys&gt;&lt;ref-type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(Suarez-Tangil, et al.)</w:t>
      </w:r>
      <w:r w:rsidRPr="007D0FF0">
        <w:rPr>
          <w:rFonts w:asciiTheme="majorHAnsi" w:hAnsiTheme="majorHAnsi" w:cs="Arial"/>
        </w:rPr>
        <w:fldChar w:fldCharType="end"/>
      </w:r>
      <w:r w:rsidRPr="007D0FF0">
        <w:rPr>
          <w:rFonts w:asciiTheme="majorHAnsi" w:hAnsiTheme="majorHAnsi" w:cs="Arial"/>
        </w:rPr>
        <w:t xml:space="preserve"> are all viable avenues for the transmission of data to </w:t>
      </w:r>
      <w:proofErr w:type="spellStart"/>
      <w:r w:rsidRPr="007D0FF0">
        <w:rPr>
          <w:rFonts w:asciiTheme="majorHAnsi" w:hAnsiTheme="majorHAnsi" w:cs="Arial"/>
        </w:rPr>
        <w:t>VirusTotal</w:t>
      </w:r>
      <w:proofErr w:type="spellEnd"/>
      <w:r w:rsidRPr="007D0FF0">
        <w:rPr>
          <w:rFonts w:asciiTheme="majorHAnsi" w:hAnsiTheme="majorHAnsi" w:cs="Arial"/>
        </w:rPr>
        <w:t xml:space="preserv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&lt;EndNote&gt;&lt;Cite&gt;&lt;Author&gt;Vasani&lt;/Author&gt;&lt;Year&gt;2023&lt;/Year&gt;&lt;RecNum&gt;180&lt;/RecNum&gt;&lt;DisplayText&gt;(Vasani, et al. 2023)&lt;/DisplayText&gt;&lt;record&gt;&lt;rec-number&gt;180&lt;/rec-number&gt;&lt;foreign-keys&gt;&lt;key app="EN" db-id="vr22xts9l0dte4e5w54va9z5xst0ra5ewttv" timestamp="1759919643"&gt;180&lt;/key&gt;&lt;/foreign-keys&gt;&lt;ref-type name="Journal Article"&gt;17&lt;/ref-type&gt;&lt;contributors&gt;&lt;authors&gt;&lt;author&gt;Vasani, Vatsal&lt;/author&gt;&lt;author&gt;Bairwa, Amit Kumar&lt;/author&gt;&lt;author&gt;Joshi, Sandeep&lt;/author&gt;&lt;author&gt;Pljonkin, Anton&lt;/author&gt;&lt;author&gt;Kaur, Manjit&lt;/author&gt;&lt;author&gt;Amoon, Mohammed&lt;/author&gt;&lt;/authors&gt;&lt;/contributors&gt;&lt;titles&gt;&lt;title&gt;Comprehensive analysis of advanced techniques and vital tools for detecting malware intrusion&lt;/title&gt;&lt;secondary-title&gt;Electronics&lt;/secondary-title&gt;&lt;/titles&gt;&lt;periodical&gt;&lt;full-title&gt;Electronics&lt;/full-title&gt;&lt;/periodical&gt;&lt;pages&gt;4299&lt;/pages&gt;&lt;volume&gt;12&lt;/volume&gt;&lt;number&gt;20&lt;/number&gt;&lt;dates&gt;&lt;year&gt;2023&lt;/year&gt;&lt;/dates&gt;&lt;isbn&gt;2079-9292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(Vasani, et al. 2023)</w:t>
      </w:r>
      <w:r w:rsidRPr="007D0FF0">
        <w:rPr>
          <w:rFonts w:asciiTheme="majorHAnsi" w:hAnsiTheme="majorHAnsi" w:cs="Arial"/>
        </w:rPr>
        <w:fldChar w:fldCharType="end"/>
      </w:r>
      <w:r w:rsidRPr="007D0FF0">
        <w:rPr>
          <w:rFonts w:asciiTheme="majorHAnsi" w:hAnsiTheme="majorHAnsi" w:cs="Arial"/>
        </w:rPr>
        <w:t xml:space="preserve">. A system can be designed to automatically submit URLs to </w:t>
      </w:r>
      <w:proofErr w:type="spellStart"/>
      <w:r w:rsidRPr="007D0FF0">
        <w:rPr>
          <w:rFonts w:asciiTheme="majorHAnsi" w:hAnsiTheme="majorHAnsi" w:cs="Arial"/>
        </w:rPr>
        <w:t>VirusTotal</w:t>
      </w:r>
      <w:proofErr w:type="spellEnd"/>
      <w:r w:rsidRPr="007D0FF0">
        <w:rPr>
          <w:rFonts w:asciiTheme="majorHAnsi" w:hAnsiTheme="majorHAnsi" w:cs="Arial"/>
        </w:rPr>
        <w:t xml:space="preserve"> and parse the detection ratio to classify them as malicious or benign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 xml:space="preserve">(Masri and </w:t>
      </w:r>
      <w:proofErr w:type="spellStart"/>
      <w:r w:rsidRPr="007D0FF0">
        <w:rPr>
          <w:rFonts w:asciiTheme="majorHAnsi" w:hAnsiTheme="majorHAnsi" w:cs="Arial"/>
        </w:rPr>
        <w:t>Aldwairi</w:t>
      </w:r>
      <w:proofErr w:type="spellEnd"/>
      <w:r w:rsidRPr="007D0FF0">
        <w:rPr>
          <w:rFonts w:asciiTheme="majorHAnsi" w:hAnsiTheme="majorHAnsi" w:cs="Arial"/>
        </w:rPr>
        <w:t xml:space="preserve"> 2017)</w:t>
      </w:r>
      <w:r w:rsidRPr="007D0FF0">
        <w:rPr>
          <w:rFonts w:asciiTheme="majorHAnsi" w:hAnsiTheme="majorHAnsi" w:cs="Arial"/>
        </w:rPr>
        <w:fldChar w:fldCharType="end"/>
      </w:r>
      <w:r w:rsidRPr="007D0FF0">
        <w:rPr>
          <w:rFonts w:asciiTheme="majorHAnsi" w:hAnsiTheme="majorHAnsi" w:cs="Arial"/>
        </w:rPr>
        <w:t xml:space="preserve">. Its extensive and reliable threat database utilizes more than 70 anti-malware analysers and URL/domain blacklisting services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&lt;EndNote&gt;&lt;Cite&gt;&lt;Author&gt;Vasani&lt;/Author&gt;&lt;Year&gt;2023&lt;/Year&gt;&lt;RecNum&gt;180&lt;/RecNum&gt;&lt;DisplayText&gt;(Vasani, et al. 2023)&lt;/DisplayText&gt;&lt;record&gt;&lt;rec-number&gt;180&lt;/rec-number&gt;&lt;foreign-keys&gt;&lt;key app="EN" db-id="vr22xts9l0dte4e5w54va9z5xst0ra5ewttv" timestamp="1759919643"&gt;180&lt;/key&gt;&lt;/foreign-keys&gt;&lt;ref-type name="Journal Article"&gt;17&lt;/ref-type&gt;&lt;contributors&gt;&lt;authors&gt;&lt;author&gt;Vasani, Vatsal&lt;/author&gt;&lt;author&gt;Bairwa, Amit Kumar&lt;/author&gt;&lt;author&gt;Joshi, Sandeep&lt;/author&gt;&lt;author&gt;Pljonkin, Anton&lt;/author&gt;&lt;author&gt;Kaur, Manjit&lt;/author&gt;&lt;author&gt;Amoon, Mohammed&lt;/author&gt;&lt;/authors&gt;&lt;/contributors&gt;&lt;titles&gt;&lt;title&gt;Comprehensive analysis of advanced techniques and vital tools for detecting malware intrusion&lt;/title&gt;&lt;secondary-title&gt;Electronics&lt;/secondary-title&gt;&lt;/titles&gt;&lt;periodical&gt;&lt;full-title&gt;Electronics&lt;/full-title&gt;&lt;/periodical&gt;&lt;pages&gt;4299&lt;/pages&gt;&lt;volume&gt;12&lt;/volume&gt;&lt;number&gt;20&lt;/number&gt;&lt;dates&gt;&lt;year&gt;2023&lt;/year&gt;&lt;/dates&gt;&lt;isbn&gt;2079-9292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(Vasani, et al. 2023)</w:t>
      </w:r>
      <w:r w:rsidRPr="007D0FF0">
        <w:rPr>
          <w:rFonts w:asciiTheme="majorHAnsi" w:hAnsiTheme="majorHAnsi" w:cs="Arial"/>
        </w:rPr>
        <w:fldChar w:fldCharType="end"/>
      </w:r>
      <w:r w:rsidRPr="007D0FF0">
        <w:rPr>
          <w:rFonts w:asciiTheme="majorHAnsi" w:hAnsiTheme="majorHAnsi" w:cs="Arial"/>
        </w:rPr>
        <w:t xml:space="preserve">. However, while it is indispensable for testing, its performance is not foolproof as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AuthorYear="1"&gt;&lt;Author&gt;Leka&lt;/Author&gt;&lt;Year&gt;2022&lt;/Year&gt;&lt;RecNum&gt;181&lt;/RecNum&gt;&lt;DisplayText&gt;Leka, et al. (2022)&lt;/DisplayText&gt;&lt;record&gt;&lt;rec-number&gt;181&lt;/rec-number&gt;&lt;foreign-keys&gt;&lt;key app="EN" db-id="vr22xts9l0dte4e5w54va9z5xst0ra5ewttv" timestamp="1759920006"&gt;181&lt;/key&gt;&lt;/foreign-keys&gt;&lt;ref-type name="Conference Proceedings"&gt;10&lt;/ref-type&gt;&lt;contributors&gt;&lt;authors&gt;&lt;author&gt;Leka, Christian&lt;/author&gt;&lt;author&gt;Ntantogian, Christoforos&lt;/author&gt;&lt;author&gt;Karagiannis, Stylianos&lt;/author&gt;&lt;author&gt;Magkos, Emmanouil&lt;/author&gt;&lt;author&gt;Verykios, Vassilios S&lt;/author&gt;&lt;/authors&gt;&lt;/contributors&gt;&lt;titles&gt;&lt;title&gt;A comparative analysis of virustotal and desktop antivirus detection capabilities&lt;/title&gt;&lt;secondary-title&gt;2022 13th International Conference on Information, Intelligence, Systems &amp;amp; Applications (IISA)&lt;/secondary-title&gt;&lt;/titles&gt;&lt;pages&gt;1-6&lt;/pages&gt;&lt;dates&gt;&lt;year&gt;2022&lt;/year&gt;&lt;/dates&gt;&lt;publisher&gt;IEEE&lt;/publisher&gt;&lt;isbn&gt;1665463902&lt;/isbn&gt;&lt;urls&gt;&lt;/urls&gt;&lt;/record&gt;&lt;/Cite&gt;&lt;/EndNote&gt;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Leka, et al. (2022)</w:t>
      </w:r>
      <w:r w:rsidRPr="007D0FF0">
        <w:rPr>
          <w:rFonts w:asciiTheme="majorHAnsi" w:hAnsiTheme="majorHAnsi" w:cs="Arial"/>
        </w:rPr>
        <w:fldChar w:fldCharType="end"/>
      </w:r>
      <w:r w:rsidRPr="007D0FF0">
        <w:rPr>
          <w:rFonts w:asciiTheme="majorHAnsi" w:hAnsiTheme="majorHAnsi" w:cs="Arial"/>
        </w:rPr>
        <w:t xml:space="preserve"> explained there is no clear understanding of how it delivers its results and since the platform operates basically as a Blackbox thus the produced results may be questionable. In one study evaluating its effectiveness in detecting malicious advertisements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 xml:space="preserve">Masri and </w:t>
      </w:r>
      <w:proofErr w:type="spellStart"/>
      <w:r w:rsidRPr="007D0FF0">
        <w:rPr>
          <w:rFonts w:asciiTheme="majorHAnsi" w:hAnsiTheme="majorHAnsi" w:cs="Arial"/>
        </w:rPr>
        <w:t>Aldwairi</w:t>
      </w:r>
      <w:proofErr w:type="spellEnd"/>
      <w:r w:rsidRPr="007D0FF0">
        <w:rPr>
          <w:rFonts w:asciiTheme="majorHAnsi" w:hAnsiTheme="majorHAnsi" w:cs="Arial"/>
        </w:rPr>
        <w:t xml:space="preserve"> (2017)</w:t>
      </w:r>
      <w:r w:rsidRPr="007D0FF0">
        <w:rPr>
          <w:rFonts w:asciiTheme="majorHAnsi" w:hAnsiTheme="majorHAnsi" w:cs="Arial"/>
        </w:rPr>
        <w:fldChar w:fldCharType="end"/>
      </w:r>
      <w:r w:rsidRPr="007D0FF0">
        <w:rPr>
          <w:rFonts w:asciiTheme="majorHAnsi" w:hAnsiTheme="majorHAnsi" w:cs="Arial"/>
        </w:rPr>
        <w:t xml:space="preserve"> </w:t>
      </w:r>
      <w:proofErr w:type="spellStart"/>
      <w:r w:rsidRPr="007D0FF0">
        <w:rPr>
          <w:rFonts w:asciiTheme="majorHAnsi" w:hAnsiTheme="majorHAnsi" w:cs="Arial"/>
        </w:rPr>
        <w:t>VirusTotal</w:t>
      </w:r>
      <w:proofErr w:type="spellEnd"/>
      <w:r w:rsidRPr="007D0FF0">
        <w:rPr>
          <w:rFonts w:asciiTheme="majorHAnsi" w:hAnsiTheme="majorHAnsi" w:cs="Arial"/>
        </w:rPr>
        <w:t xml:space="preserve"> achieved a testing accuracy of 56%, which, while significant, was outperformed by other tools such as URL void with 73% that incorporated a wider range of domain blacklists in addition to scanning engines and highlight that while </w:t>
      </w:r>
      <w:proofErr w:type="spellStart"/>
      <w:r w:rsidRPr="007D0FF0">
        <w:rPr>
          <w:rFonts w:asciiTheme="majorHAnsi" w:hAnsiTheme="majorHAnsi" w:cs="Arial"/>
        </w:rPr>
        <w:t>VirusTotal</w:t>
      </w:r>
      <w:proofErr w:type="spellEnd"/>
      <w:r w:rsidRPr="007D0FF0">
        <w:rPr>
          <w:rFonts w:asciiTheme="majorHAnsi" w:hAnsiTheme="majorHAnsi" w:cs="Arial"/>
        </w:rPr>
        <w:t xml:space="preserve"> is a powerful and widely used testing platform, its effectiveness can be enhanced when used as part of a broader, multi-tool testing strategy.</w:t>
      </w:r>
    </w:p>
    <w:p w14:paraId="420C8629"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The selection of </w:t>
      </w:r>
      <w:proofErr w:type="spellStart"/>
      <w:r w:rsidRPr="007D0FF0">
        <w:rPr>
          <w:rFonts w:asciiTheme="majorHAnsi" w:hAnsiTheme="majorHAnsi" w:cs="Arial"/>
        </w:rPr>
        <w:t>VirusTotal</w:t>
      </w:r>
      <w:proofErr w:type="spellEnd"/>
      <w:r w:rsidRPr="007D0FF0">
        <w:rPr>
          <w:rFonts w:asciiTheme="majorHAnsi" w:hAnsiTheme="majorHAnsi" w:cs="Arial"/>
        </w:rPr>
        <w:t xml:space="preserve"> as the primary validation tool for this study is justified by it been a free and accessible online service, it presents a simple yet powerful solution for large-scale analysis, eliminating the complexities and costs associated with acquiring and maintaining dozens of individual antivirus products. This study will leverage its Application Programming Interface </w:t>
      </w:r>
      <w:r w:rsidRPr="007D0FF0">
        <w:rPr>
          <w:rFonts w:asciiTheme="majorHAnsi" w:hAnsiTheme="majorHAnsi" w:cs="Arial"/>
        </w:rPr>
        <w:fldChar w:fldCharType="begin"/>
      </w:r>
      <w:r w:rsidRPr="007D0FF0">
        <w:rPr>
          <w:rFonts w:asciiTheme="majorHAnsi" w:hAnsiTheme="majorHAnsi" w:cs="Arial"/>
        </w:rPr>
        <w:instrText xml:space="preserve"> ADDIN EN.CITE &lt;EndNote&gt;&lt;Cite ExcludeYear="1"&gt;&lt;Author&gt;Suarez-Tangil&lt;/Author&gt;&lt;Year&gt;2014&lt;/Year&gt;&lt;RecNum&gt;52&lt;/RecNum&gt;&lt;DisplayText&gt;(Suarez-Tangil, et al.)&lt;/DisplayText&gt;&lt;record&gt;&lt;rec-number&gt;52&lt;/rec-number&gt;&lt;foreign-keys&gt;&lt;key app="EN" db-id="xsfavtzfd50wfdex5t7vrtezxx99w2ttp9ft" timestamp="1770285826"&gt;52&lt;/key&gt;&lt;/foreign-keys&gt;&lt;ref-type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(Suarez-Tangil, et al.)</w:t>
      </w:r>
      <w:r w:rsidRPr="007D0FF0">
        <w:rPr>
          <w:rFonts w:asciiTheme="majorHAnsi" w:hAnsiTheme="majorHAnsi" w:cs="Arial"/>
        </w:rPr>
        <w:fldChar w:fldCharType="end"/>
      </w:r>
      <w:r w:rsidRPr="007D0FF0">
        <w:rPr>
          <w:rFonts w:asciiTheme="majorHAnsi" w:hAnsiTheme="majorHAnsi" w:cs="Arial"/>
        </w:rPr>
        <w:t xml:space="preserve"> to systematically upload AI-generated steganographic samples containing hidden payloads. The resulting “detection ratio” metric indicating how many of the 70+ integrated, industry-leading antivirus engines flag a sample as malicious will serve as the core measure of evasion success. A low detection ratio will provide powerful, empirical evidence of the AI steganography's ability to bypass the current threat detection landscape. Therefore, Virus Total’s comprehensive and standardized approach provides a credible, large-scale benchmark that is essential for strengthening the experimental validation component of this research and solidifying its conclusions on vulnerabilities within modern antivirus systems.</w:t>
      </w:r>
    </w:p>
    <w:p w14:paraId="7583A5D6" w14:textId="77777777" w:rsidR="007D0FF0" w:rsidRPr="007D0FF0" w:rsidRDefault="007D0FF0" w:rsidP="007D0FF0">
      <w:pPr>
        <w:jc w:val="both"/>
        <w:rPr>
          <w:rFonts w:asciiTheme="majorHAnsi" w:hAnsiTheme="majorHAnsi" w:cs="Arial"/>
        </w:rPr>
      </w:pPr>
    </w:p>
    <w:p w14:paraId="567E05DE" w14:textId="77777777" w:rsidR="007D0FF0" w:rsidRPr="007F14C7" w:rsidRDefault="007D0FF0" w:rsidP="007D0FF0">
      <w:pPr>
        <w:pStyle w:val="Heading1"/>
        <w:jc w:val="both"/>
        <w:rPr>
          <w:rFonts w:cs="Arial"/>
          <w:b/>
          <w:bCs/>
          <w:color w:val="auto"/>
          <w:sz w:val="24"/>
          <w:szCs w:val="24"/>
        </w:rPr>
      </w:pPr>
      <w:bookmarkStart w:id="171" w:name="_Toc213429871"/>
      <w:bookmarkStart w:id="172" w:name="_Toc221191406"/>
      <w:r w:rsidRPr="007F14C7">
        <w:rPr>
          <w:rFonts w:cs="Arial"/>
          <w:b/>
          <w:bCs/>
          <w:color w:val="auto"/>
          <w:sz w:val="24"/>
          <w:szCs w:val="24"/>
        </w:rPr>
        <w:t>2.7. Emerging Solutions and Approaches</w:t>
      </w:r>
      <w:bookmarkEnd w:id="171"/>
      <w:bookmarkEnd w:id="172"/>
    </w:p>
    <w:p w14:paraId="3BB3EAB1"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So far on this chapter, it has been noted how using steganography during an attack is relatively easy but protecting against it is much more complicated as threat actors are getting more innovative and more creative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&lt;EndNote&gt;&lt;Cite&gt;&lt;Author&gt;Kasperskyy&lt;/Author&gt;&lt;Year&gt;2023&lt;/Year&gt;&lt;RecNum&gt;125&lt;/RecNum&gt;&lt;DisplayText&gt;(Kasperskyy 2023)&lt;/DisplayText&gt;&lt;record&gt;&lt;rec-number&gt;125&lt;/rec-number&gt;&lt;foreign-keys&gt;&lt;key app="EN" db-id="vr22xts9l0dte4e5w54va9z5xst0ra5ewttv" timestamp="1757244697"&gt;125&lt;/key&gt;&lt;/foreign-keys&gt;&lt;ref-type name="Journal Article"&gt;17&lt;/ref-type&gt;&lt;contributors&gt;&lt;authors&gt;&lt;author&gt;Kasperskyy&lt;/author&gt;&lt;/authors&gt;&lt;/contributors&gt;&lt;titles&gt;&lt;title&gt;What is steganography? Definition and explanation&lt;/title&gt;&lt;/titles&gt;&lt;dates&gt;&lt;year&gt;2023&lt;/year&gt;&lt;/dates&gt;&lt;urls&gt;&lt;related-urls&gt;&lt;url&gt;https://www.kaspersky.com/resource-center/definitions/what-is-steganography&lt;/url&gt;&lt;/related-urls&gt;&lt;/urls&gt;&lt;/record&gt;&lt;/Cite&gt;&lt;/EndNote&gt;</w:instrText>
      </w:r>
      <w:r w:rsidRPr="007D0FF0">
        <w:rPr>
          <w:rFonts w:asciiTheme="majorHAnsi" w:hAnsiTheme="majorHAnsi" w:cs="Arial"/>
        </w:rPr>
        <w:fldChar w:fldCharType="separate"/>
      </w:r>
      <w:r w:rsidRPr="007D0FF0">
        <w:rPr>
          <w:rFonts w:asciiTheme="majorHAnsi" w:hAnsiTheme="majorHAnsi" w:cs="Arial"/>
        </w:rPr>
        <w:t>(Kasperskyy 2023)</w:t>
      </w:r>
      <w:r w:rsidRPr="007D0FF0">
        <w:rPr>
          <w:rFonts w:asciiTheme="majorHAnsi" w:hAnsiTheme="majorHAnsi" w:cs="Arial"/>
        </w:rPr>
        <w:fldChar w:fldCharType="end"/>
      </w:r>
      <w:r w:rsidRPr="007D0FF0">
        <w:rPr>
          <w:rFonts w:asciiTheme="majorHAnsi" w:hAnsiTheme="majorHAnsi" w:cs="Arial"/>
        </w:rPr>
        <w:t xml:space="preserve">. The core challenge lies in the fact that steganography’s primary goal is to hide the very existence of a secret message, making it difficult to detect but they do leave behind detectable traces in the cover medium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&lt;EndNote&gt;&lt;Cite&gt;&lt;Author&gt;Provos&lt;/Author&gt;&lt;Year&gt;2003&lt;/Year&gt;&lt;RecNum&gt;126&lt;/RecNum&gt;&lt;DisplayText&gt;(Provos and Honeyman 2003)&lt;/DisplayText&gt;&lt;record&gt;&lt;rec-number&gt;126&lt;/rec-number&gt;&lt;foreign-keys&gt;&lt;key app="EN" db-id="vr22xts9l0dte4e5w54va9z5xst0ra5ewttv" timestamp="1757245440"&gt;126&lt;/key&gt;&lt;/foreign-keys&gt;&lt;ref-type name="Journal Article"&gt;17&lt;/ref-type&gt;&lt;contributors&gt;&lt;authors&gt;&lt;author&gt;Provos, Niels&lt;/author&gt;&lt;author&gt;Honeyman, Peter&lt;/author&gt;&lt;/authors&gt;&lt;/contributors&gt;&lt;titles&gt;&lt;title&gt;Hide and seek: An introduction to steganography&lt;/title&gt;&lt;secondary-title&gt;IEEE security &amp;amp; privacy&lt;/secondary-title&gt;&lt;/titles&gt;&lt;periodical&gt;&lt;full-title&gt;IEEE security &amp;amp; privacy&lt;/full-title&gt;&lt;/periodical&gt;&lt;pages&gt;32-44&lt;/pages&gt;&lt;volume&gt;1&lt;/volume&gt;&lt;number&gt;3&lt;/number&gt;&lt;dates&gt;&lt;year&gt;2003&lt;/year&gt;&lt;/dates&gt;&lt;isbn&gt;1540-7993&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(Provos and Honeyman 2003)</w:t>
      </w:r>
      <w:r w:rsidRPr="007D0FF0">
        <w:rPr>
          <w:rFonts w:asciiTheme="majorHAnsi" w:hAnsiTheme="majorHAnsi" w:cs="Arial"/>
        </w:rPr>
        <w:fldChar w:fldCharType="end"/>
      </w:r>
      <w:r w:rsidRPr="007D0FF0">
        <w:rPr>
          <w:rFonts w:asciiTheme="majorHAnsi" w:hAnsiTheme="majorHAnsi" w:cs="Arial"/>
        </w:rPr>
        <w:t xml:space="preserve">. </w:t>
      </w:r>
    </w:p>
    <w:p w14:paraId="003F685D"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As noted before, traditional antivirus systems uses signature based detection, which relies on a vendor-generated database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(Raheel Abbas and Hussain 2025)</w:t>
      </w:r>
      <w:r w:rsidRPr="007D0FF0">
        <w:rPr>
          <w:rFonts w:asciiTheme="majorHAnsi" w:hAnsiTheme="majorHAnsi" w:cs="Arial"/>
        </w:rPr>
        <w:fldChar w:fldCharType="end"/>
      </w:r>
      <w:r w:rsidRPr="007D0FF0">
        <w:rPr>
          <w:rFonts w:asciiTheme="majorHAnsi" w:hAnsiTheme="majorHAnsi" w:cs="Arial"/>
        </w:rPr>
        <w:t xml:space="preserve">. But as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Raheel Abbas and Hussain (2025)</w:t>
      </w:r>
      <w:r w:rsidRPr="007D0FF0">
        <w:rPr>
          <w:rFonts w:asciiTheme="majorHAnsi" w:hAnsiTheme="majorHAnsi" w:cs="Arial"/>
        </w:rPr>
        <w:fldChar w:fldCharType="end"/>
      </w:r>
      <w:r w:rsidRPr="007D0FF0">
        <w:rPr>
          <w:rFonts w:asciiTheme="majorHAnsi" w:hAnsiTheme="majorHAnsi" w:cs="Arial"/>
        </w:rPr>
        <w:t xml:space="preserve"> further demonstrated, that this method is only effective against known threats and with the rapid evolution of malware, particularly zero-day attacks, signature-based detection often falls short in identifying new or mutated threat. This steganography vulnerability has necessitated the development of more sophisticated and multi-layered defence frameworks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&lt;EndNote&gt;&lt;Cite&gt;&lt;Author&gt;Prathyusha&lt;/Author&gt;&lt;Year&gt;2025&lt;/Year&gt;&lt;RecNum&gt;128&lt;/RecNum&gt;&lt;DisplayText&gt;(Prathyusha, et al. 2025)&lt;/DisplayText&gt;&lt;record&gt;&lt;rec-number&gt;128&lt;/rec-number&gt;&lt;foreign-keys&gt;&lt;key app="EN" db-id="vr22xts9l0dte4e5w54va9z5xst0ra5ewttv" timestamp="1757247675"&gt;128&lt;/key&gt;&lt;/foreign-keys&gt;&lt;ref-type name="Conference Proceedings"&gt;10&lt;/ref-type&gt;&lt;contributors&gt;&lt;authors&gt;&lt;author&gt;Prathyusha, Kema&lt;/author&gt;&lt;author&gt;Vinoj, J&lt;/author&gt;&lt;author&gt;Manikandan, KB&lt;/author&gt;&lt;/authors&gt;&lt;/contributors&gt;&lt;titles&gt;&lt;title&gt;Exploring Artificial Intelligence Security: A Comparative Study of Adversarial Attacks and Steganographic Defenses&lt;/title&gt;&lt;secondary-title&gt;2025 4th International Conference on Sentiment Analysis and Deep Learning (ICSADL)&lt;/secondary-title&gt;&lt;/titles&gt;&lt;pages&gt;20-25&lt;/pages&gt;&lt;dates&gt;&lt;year&gt;2025&lt;/year&gt;&lt;/dates&gt;&lt;publisher&gt;IEEE&lt;/publisher&gt;&lt;isbn&gt;9798331523923&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(Prathyusha, et al. 2025)</w:t>
      </w:r>
      <w:r w:rsidRPr="007D0FF0">
        <w:rPr>
          <w:rFonts w:asciiTheme="majorHAnsi" w:hAnsiTheme="majorHAnsi" w:cs="Arial"/>
        </w:rPr>
        <w:fldChar w:fldCharType="end"/>
      </w:r>
      <w:r w:rsidRPr="007D0FF0">
        <w:rPr>
          <w:rFonts w:asciiTheme="majorHAnsi" w:hAnsiTheme="majorHAnsi" w:cs="Arial"/>
        </w:rPr>
        <w:t xml:space="preserve"> and some emerging solutions are moving beyond simple signature matching to embrace more intelligent methods of analysis, focusing on areas such as targeted pattern-matching of custom YARA rules, statistical anomaly detection of machine learning, and synergistic power of hybrid models.</w:t>
      </w:r>
    </w:p>
    <w:p w14:paraId="1B936605" w14:textId="77777777" w:rsidR="007D0FF0" w:rsidRPr="007D0FF0" w:rsidRDefault="007D0FF0" w:rsidP="007D0FF0">
      <w:pPr>
        <w:pStyle w:val="Heading2"/>
        <w:jc w:val="both"/>
        <w:rPr>
          <w:rFonts w:cs="Arial"/>
          <w:color w:val="auto"/>
          <w:sz w:val="24"/>
          <w:szCs w:val="24"/>
        </w:rPr>
      </w:pPr>
      <w:bookmarkStart w:id="173" w:name="_Toc213429872"/>
      <w:bookmarkStart w:id="174" w:name="_Toc221191407"/>
      <w:r w:rsidRPr="007D0FF0">
        <w:rPr>
          <w:rFonts w:cs="Arial"/>
          <w:color w:val="auto"/>
          <w:sz w:val="24"/>
          <w:szCs w:val="24"/>
        </w:rPr>
        <w:t>2.7.1. Custom YARA Rules</w:t>
      </w:r>
      <w:bookmarkEnd w:id="173"/>
      <w:bookmarkEnd w:id="174"/>
    </w:p>
    <w:p w14:paraId="00BD8412"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YARA is a tool aimed at (but not limited to) helping malware researchers to identify and classify malware samples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&lt;EndNote&gt;&lt;Cite&gt;&lt;Author&gt;Ningappa&lt;/Author&gt;&lt;Year&gt;2020&lt;/Year&gt;&lt;RecNum&gt;71&lt;/RecNum&gt;&lt;DisplayText&gt;(Ningappa 2020)&lt;/DisplayText&gt;&lt;record&gt;&lt;rec-number&gt;71&lt;/rec-number&gt;&lt;foreign-keys&gt;&lt;key app="EN" db-id="vr22xts9l0dte4e5w54va9z5xst0ra5ewttv" timestamp="1744141645"&gt;71&lt;/key&gt;&lt;/foreign-keys&gt;&lt;ref-type name="Thesis"&gt;32&lt;/ref-type&gt;&lt;contributors&gt;&lt;authors&gt;&lt;author&gt;Ningappa, Siddesh&lt;/author&gt;&lt;/authors&gt;&lt;/contributors&gt;&lt;titles&gt;&lt;title&gt;YARA Based Defence Mechanism Against NFC Based Attacks For Android Devices&lt;/title&gt;&lt;/titles&gt;&lt;dates&gt;&lt;year&gt;2020&lt;/year&gt;&lt;/dates&gt;&lt;publisher&gt;Dublin, National College of Ireland&lt;/publisher&gt;&lt;urls&gt;&lt;/urls&gt;&lt;/record&gt;&lt;/Cite&gt;&lt;/EndNote&gt;</w:instrText>
      </w:r>
      <w:r w:rsidRPr="007D0FF0">
        <w:rPr>
          <w:rFonts w:asciiTheme="majorHAnsi" w:hAnsiTheme="majorHAnsi" w:cs="Arial"/>
        </w:rPr>
        <w:fldChar w:fldCharType="separate"/>
      </w:r>
      <w:r w:rsidRPr="007D0FF0">
        <w:rPr>
          <w:rFonts w:asciiTheme="majorHAnsi" w:hAnsiTheme="majorHAnsi" w:cs="Arial"/>
        </w:rPr>
        <w:t>(Ningappa 2020)</w:t>
      </w:r>
      <w:r w:rsidRPr="007D0FF0">
        <w:rPr>
          <w:rFonts w:asciiTheme="majorHAnsi" w:hAnsiTheme="majorHAnsi" w:cs="Arial"/>
        </w:rPr>
        <w:fldChar w:fldCharType="end"/>
      </w:r>
      <w:r w:rsidRPr="007D0FF0">
        <w:rPr>
          <w:rFonts w:asciiTheme="majorHAnsi" w:hAnsiTheme="majorHAnsi" w:cs="Arial"/>
        </w:rPr>
        <w:t xml:space="preserve">. It functions by creating custom rules that match specific, predefined patterns within a file’s binary or text content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7D0FF0">
        <w:rPr>
          <w:rFonts w:asciiTheme="majorHAnsi" w:hAnsiTheme="majorHAnsi" w:cs="Arial"/>
        </w:rPr>
        <w:fldChar w:fldCharType="separate"/>
      </w:r>
      <w:r w:rsidRPr="007D0FF0">
        <w:rPr>
          <w:rFonts w:asciiTheme="majorHAnsi" w:hAnsiTheme="majorHAnsi" w:cs="Arial"/>
        </w:rPr>
        <w:t>(Vinay Patil 2025)</w:t>
      </w:r>
      <w:r w:rsidRPr="007D0FF0">
        <w:rPr>
          <w:rFonts w:asciiTheme="majorHAnsi" w:hAnsiTheme="majorHAnsi" w:cs="Arial"/>
        </w:rPr>
        <w:fldChar w:fldCharType="end"/>
      </w:r>
      <w:r w:rsidRPr="007D0FF0">
        <w:rPr>
          <w:rFonts w:asciiTheme="majorHAnsi" w:hAnsiTheme="majorHAnsi" w:cs="Arial"/>
        </w:rPr>
        <w:t xml:space="preserve">. This signature-based detection approach is a fundamental technique used by antivirus and malware analysis software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rPr>
        <w:t>(Lockett 2021)</w:t>
      </w:r>
      <w:r w:rsidRPr="007D0FF0">
        <w:rPr>
          <w:rFonts w:asciiTheme="majorHAnsi" w:hAnsiTheme="majorHAnsi" w:cs="Arial"/>
        </w:rPr>
        <w:fldChar w:fldCharType="end"/>
      </w:r>
      <w:r w:rsidRPr="007D0FF0">
        <w:rPr>
          <w:rFonts w:asciiTheme="majorHAnsi" w:hAnsiTheme="majorHAnsi" w:cs="Arial"/>
        </w:rPr>
        <w:t xml:space="preserve">. The value of custom rules lies in their ability to be tailored to the unique characteristics of specific threats, such as the small artifacts left by steganography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&lt;EndNote&gt;&lt;Cite&gt;&lt;Author&gt;Khalid&lt;/Author&gt;&lt;Year&gt;2020&lt;/Year&gt;&lt;RecNum&gt;109&lt;/RecNum&gt;&lt;DisplayText&gt;(Khalid, et al.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(Khalid, et al. 2020)</w:t>
      </w:r>
      <w:r w:rsidRPr="007D0FF0">
        <w:rPr>
          <w:rFonts w:asciiTheme="majorHAnsi" w:hAnsiTheme="majorHAnsi" w:cs="Arial"/>
        </w:rPr>
        <w:fldChar w:fldCharType="end"/>
      </w:r>
      <w:r w:rsidRPr="007D0FF0">
        <w:rPr>
          <w:rFonts w:asciiTheme="majorHAnsi" w:hAnsiTheme="majorHAnsi" w:cs="Arial"/>
        </w:rPr>
        <w:t xml:space="preserve">. While YARA is a widely accepted and flexible tool for identifying known patterns, its effectiveness is limited against polymorphic malware, which are designed to constantly change their signature to evade detection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7D0FF0">
        <w:rPr>
          <w:rFonts w:asciiTheme="majorHAnsi" w:hAnsiTheme="majorHAnsi" w:cs="Arial"/>
        </w:rPr>
        <w:fldChar w:fldCharType="separate"/>
      </w:r>
      <w:r w:rsidRPr="007D0FF0">
        <w:rPr>
          <w:rFonts w:asciiTheme="majorHAnsi" w:hAnsiTheme="majorHAnsi" w:cs="Arial"/>
        </w:rPr>
        <w:t>(Vinay Patil 2025)</w:t>
      </w:r>
      <w:r w:rsidRPr="007D0FF0">
        <w:rPr>
          <w:rFonts w:asciiTheme="majorHAnsi" w:hAnsiTheme="majorHAnsi" w:cs="Arial"/>
        </w:rPr>
        <w:fldChar w:fldCharType="end"/>
      </w:r>
      <w:r w:rsidRPr="007D0FF0">
        <w:rPr>
          <w:rFonts w:asciiTheme="majorHAnsi" w:hAnsiTheme="majorHAnsi" w:cs="Arial"/>
        </w:rPr>
        <w:t xml:space="preserve">. Despite this limitation, custom YARA rules remain an essential and efficient tool for threat hunting and providing a rapid method for identifying known malicious indicators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Pr="007D0FF0">
        <w:rPr>
          <w:rFonts w:asciiTheme="majorHAnsi" w:hAnsiTheme="majorHAnsi" w:cs="Arial"/>
        </w:rPr>
        <w:fldChar w:fldCharType="separate"/>
      </w:r>
      <w:r w:rsidRPr="007D0FF0">
        <w:rPr>
          <w:rFonts w:asciiTheme="majorHAnsi" w:hAnsiTheme="majorHAnsi" w:cs="Arial"/>
        </w:rPr>
        <w:t>(NCCIC 2015)</w:t>
      </w:r>
      <w:r w:rsidRPr="007D0FF0">
        <w:rPr>
          <w:rFonts w:asciiTheme="majorHAnsi" w:hAnsiTheme="majorHAnsi" w:cs="Arial"/>
        </w:rPr>
        <w:fldChar w:fldCharType="end"/>
      </w:r>
      <w:r w:rsidRPr="007D0FF0">
        <w:rPr>
          <w:rFonts w:asciiTheme="majorHAnsi" w:hAnsiTheme="majorHAnsi" w:cs="Arial"/>
        </w:rPr>
        <w:t xml:space="preserve">. </w:t>
      </w:r>
    </w:p>
    <w:p w14:paraId="01805586"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The study will follow process described by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Naik, et al. (2020)</w:t>
      </w:r>
      <w:r w:rsidRPr="007D0FF0">
        <w:rPr>
          <w:rFonts w:asciiTheme="majorHAnsi" w:hAnsiTheme="majorHAnsi" w:cs="Arial"/>
        </w:rPr>
        <w:fldChar w:fldCharType="end"/>
      </w:r>
      <w:r w:rsidRPr="007D0FF0">
        <w:rPr>
          <w:rFonts w:asciiTheme="majorHAnsi" w:hAnsiTheme="majorHAnsi" w:cs="Arial"/>
        </w:rPr>
        <w:t xml:space="preserve"> who explained how YARA at its core is designed to spot malware by matching its characteristics, or "signatures," against a database of known threats. They further explain how it works by scanning files and processes for these tell-tale signs and built with three main parts which are the meta, strings, and condition as noted below in an example of a simple YARA Rule syntax they employed:</w:t>
      </w:r>
    </w:p>
    <w:p w14:paraId="335DA4E3" w14:textId="77777777" w:rsidR="007D0FF0" w:rsidRPr="007D0FF0" w:rsidRDefault="007D0FF0" w:rsidP="007D0FF0">
      <w:pPr>
        <w:spacing w:after="0"/>
        <w:jc w:val="both"/>
        <w:rPr>
          <w:rFonts w:asciiTheme="majorHAnsi" w:hAnsiTheme="majorHAnsi" w:cs="Arial"/>
        </w:rPr>
      </w:pPr>
      <w:r w:rsidRPr="007D0FF0">
        <w:rPr>
          <w:rFonts w:asciiTheme="majorHAnsi" w:hAnsiTheme="majorHAnsi" w:cs="Arial"/>
          <w:noProof/>
        </w:rPr>
        <mc:AlternateContent>
          <mc:Choice Requires="wps">
            <w:drawing>
              <wp:inline distT="0" distB="0" distL="0" distR="0" wp14:anchorId="32E07E5E" wp14:editId="695CAD85">
                <wp:extent cx="5731510" cy="4164594"/>
                <wp:effectExtent l="0" t="0" r="21590" b="266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164594"/>
                        </a:xfrm>
                        <a:prstGeom prst="rect">
                          <a:avLst/>
                        </a:prstGeom>
                        <a:solidFill>
                          <a:srgbClr val="FFFFFF"/>
                        </a:solidFill>
                        <a:ln w="9525">
                          <a:solidFill>
                            <a:srgbClr val="000000"/>
                          </a:solidFill>
                          <a:miter lim="800000"/>
                          <a:headEnd/>
                          <a:tailEnd/>
                        </a:ln>
                      </wps:spPr>
                      <wps:txbx>
                        <w:txbxContent>
                          <w:p w14:paraId="5E406B6A"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rule </w:t>
                            </w:r>
                            <w:proofErr w:type="spellStart"/>
                            <w:r w:rsidRPr="00E82FEB">
                              <w:rPr>
                                <w:rFonts w:ascii="Arial" w:hAnsi="Arial" w:cs="Arial"/>
                                <w:i/>
                                <w:iCs/>
                                <w:sz w:val="22"/>
                                <w:szCs w:val="22"/>
                              </w:rPr>
                              <w:t>RuleName</w:t>
                            </w:r>
                            <w:proofErr w:type="spellEnd"/>
                            <w:r w:rsidRPr="00E82FEB">
                              <w:rPr>
                                <w:rFonts w:ascii="Arial" w:hAnsi="Arial" w:cs="Arial"/>
                                <w:i/>
                                <w:iCs/>
                                <w:sz w:val="22"/>
                                <w:szCs w:val="22"/>
                              </w:rPr>
                              <w:t xml:space="preserve"> {</w:t>
                            </w:r>
                          </w:p>
                          <w:p w14:paraId="6865B62B" w14:textId="77777777" w:rsidR="007D0FF0" w:rsidRPr="00E82FEB" w:rsidRDefault="007D0FF0" w:rsidP="007D0FF0">
                            <w:pPr>
                              <w:spacing w:after="0"/>
                              <w:rPr>
                                <w:rFonts w:ascii="Arial" w:hAnsi="Arial" w:cs="Arial"/>
                                <w:i/>
                                <w:iCs/>
                                <w:sz w:val="22"/>
                                <w:szCs w:val="22"/>
                              </w:rPr>
                            </w:pPr>
                          </w:p>
                          <w:p w14:paraId="210A88B5"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meta:</w:t>
                            </w:r>
                          </w:p>
                          <w:p w14:paraId="2C2B4F9D"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description = "description of rule"</w:t>
                            </w:r>
                          </w:p>
                          <w:p w14:paraId="1499F4EF"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author = "name"</w:t>
                            </w:r>
                          </w:p>
                          <w:p w14:paraId="71561F75"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date = "dd/mm/</w:t>
                            </w:r>
                            <w:proofErr w:type="spellStart"/>
                            <w:r w:rsidRPr="00E82FEB">
                              <w:rPr>
                                <w:rFonts w:ascii="Arial" w:hAnsi="Arial" w:cs="Arial"/>
                                <w:i/>
                                <w:iCs/>
                                <w:sz w:val="22"/>
                                <w:szCs w:val="22"/>
                              </w:rPr>
                              <w:t>yyyy</w:t>
                            </w:r>
                            <w:proofErr w:type="spellEnd"/>
                            <w:r w:rsidRPr="00E82FEB">
                              <w:rPr>
                                <w:rFonts w:ascii="Arial" w:hAnsi="Arial" w:cs="Arial"/>
                                <w:i/>
                                <w:iCs/>
                                <w:sz w:val="22"/>
                                <w:szCs w:val="22"/>
                              </w:rPr>
                              <w:t>"</w:t>
                            </w:r>
                          </w:p>
                          <w:p w14:paraId="1001B2E8"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reference = "</w:t>
                            </w:r>
                            <w:proofErr w:type="spellStart"/>
                            <w:r w:rsidRPr="00E82FEB">
                              <w:rPr>
                                <w:rFonts w:ascii="Arial" w:hAnsi="Arial" w:cs="Arial"/>
                                <w:i/>
                                <w:iCs/>
                                <w:sz w:val="22"/>
                                <w:szCs w:val="22"/>
                              </w:rPr>
                              <w:t>url</w:t>
                            </w:r>
                            <w:proofErr w:type="spellEnd"/>
                            <w:r w:rsidRPr="00E82FEB">
                              <w:rPr>
                                <w:rFonts w:ascii="Arial" w:hAnsi="Arial" w:cs="Arial"/>
                                <w:i/>
                                <w:iCs/>
                                <w:sz w:val="22"/>
                                <w:szCs w:val="22"/>
                              </w:rPr>
                              <w:t>"</w:t>
                            </w:r>
                          </w:p>
                          <w:p w14:paraId="2C393B3C" w14:textId="77777777" w:rsidR="007D0FF0" w:rsidRPr="00E82FEB" w:rsidRDefault="007D0FF0" w:rsidP="007D0FF0">
                            <w:pPr>
                              <w:spacing w:after="0"/>
                              <w:rPr>
                                <w:rFonts w:ascii="Arial" w:hAnsi="Arial" w:cs="Arial"/>
                                <w:i/>
                                <w:iCs/>
                                <w:sz w:val="22"/>
                                <w:szCs w:val="22"/>
                              </w:rPr>
                            </w:pPr>
                          </w:p>
                          <w:p w14:paraId="2AA2352E"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strings:</w:t>
                            </w:r>
                          </w:p>
                          <w:p w14:paraId="2BDEEB05"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$text_string1 = "text1 you wish to find in malware"</w:t>
                            </w:r>
                          </w:p>
                          <w:p w14:paraId="21EAF955"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$text_string2 = "text2 you wish to find in malware"</w:t>
                            </w:r>
                          </w:p>
                          <w:p w14:paraId="4E6BF58A"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$hex_string1 =</w:t>
                            </w:r>
                          </w:p>
                          <w:p w14:paraId="1EB789CC"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$hex_string2 = </w:t>
                            </w:r>
                          </w:p>
                          <w:p w14:paraId="022E28B6"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$reg_exp_string1 = /regular expression1 you wish to find in malware/</w:t>
                            </w:r>
                          </w:p>
                          <w:p w14:paraId="3FDC7A2D"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$reg_exp_string2 = /regular expression2 you wish to find in malware/</w:t>
                            </w:r>
                          </w:p>
                          <w:p w14:paraId="0847E2B3" w14:textId="77777777" w:rsidR="007D0FF0" w:rsidRPr="00E82FEB" w:rsidRDefault="007D0FF0" w:rsidP="007D0FF0">
                            <w:pPr>
                              <w:spacing w:after="0"/>
                              <w:rPr>
                                <w:rFonts w:ascii="Arial" w:hAnsi="Arial" w:cs="Arial"/>
                                <w:i/>
                                <w:iCs/>
                                <w:sz w:val="22"/>
                                <w:szCs w:val="22"/>
                              </w:rPr>
                            </w:pPr>
                          </w:p>
                          <w:p w14:paraId="48D0A90B"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condition:</w:t>
                            </w:r>
                          </w:p>
                          <w:p w14:paraId="07F1F7CC"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$text_string1 or $text_string2 or</w:t>
                            </w:r>
                          </w:p>
                          <w:p w14:paraId="68BBF6B1"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$hex_string1 or $hex_string2 or</w:t>
                            </w:r>
                          </w:p>
                          <w:p w14:paraId="0DF3DD3D"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$reg_exp_string1 or $reg_exp_string2</w:t>
                            </w:r>
                          </w:p>
                          <w:p w14:paraId="5F7B2714" w14:textId="77777777" w:rsidR="007D0FF0" w:rsidRPr="00E82FEB" w:rsidRDefault="007D0FF0" w:rsidP="007D0FF0">
                            <w:pPr>
                              <w:rPr>
                                <w:i/>
                                <w:iCs/>
                                <w:sz w:val="22"/>
                                <w:szCs w:val="22"/>
                              </w:rPr>
                            </w:pPr>
                            <w:r w:rsidRPr="00E82FEB">
                              <w:rPr>
                                <w:rFonts w:ascii="Arial" w:hAnsi="Arial" w:cs="Arial"/>
                                <w:i/>
                                <w:iCs/>
                                <w:sz w:val="22"/>
                                <w:szCs w:val="22"/>
                              </w:rPr>
                              <w:t>}</w:t>
                            </w:r>
                          </w:p>
                        </w:txbxContent>
                      </wps:txbx>
                      <wps:bodyPr rot="0" vert="horz" wrap="square" lIns="91440" tIns="45720" rIns="91440" bIns="45720" anchor="t" anchorCtr="0">
                        <a:noAutofit/>
                      </wps:bodyPr>
                    </wps:wsp>
                  </a:graphicData>
                </a:graphic>
              </wp:inline>
            </w:drawing>
          </mc:Choice>
          <mc:Fallback>
            <w:pict>
              <v:shapetype w14:anchorId="32E07E5E" id="_x0000_t202" coordsize="21600,21600" o:spt="202" path="m,l,21600r21600,l21600,xe">
                <v:stroke joinstyle="miter"/>
                <v:path gradientshapeok="t" o:connecttype="rect"/>
              </v:shapetype>
              <v:shape id="Text Box 2" o:spid="_x0000_s1026" type="#_x0000_t202" style="width:451.3pt;height:3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">
                <v:textbox>
                  <w:txbxContent>
                    <w:p w14:paraId="5E406B6A"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rule </w:t>
                      </w:r>
                      <w:proofErr w:type="spellStart"/>
                      <w:r w:rsidRPr="00E82FEB">
                        <w:rPr>
                          <w:rFonts w:ascii="Arial" w:hAnsi="Arial" w:cs="Arial"/>
                          <w:i/>
                          <w:iCs/>
                          <w:sz w:val="22"/>
                          <w:szCs w:val="22"/>
                        </w:rPr>
                        <w:t>RuleName</w:t>
                      </w:r>
                      <w:proofErr w:type="spellEnd"/>
                      <w:r w:rsidRPr="00E82FEB">
                        <w:rPr>
                          <w:rFonts w:ascii="Arial" w:hAnsi="Arial" w:cs="Arial"/>
                          <w:i/>
                          <w:iCs/>
                          <w:sz w:val="22"/>
                          <w:szCs w:val="22"/>
                        </w:rPr>
                        <w:t xml:space="preserve"> {</w:t>
                      </w:r>
                    </w:p>
                    <w:p w14:paraId="6865B62B" w14:textId="77777777" w:rsidR="007D0FF0" w:rsidRPr="00E82FEB" w:rsidRDefault="007D0FF0" w:rsidP="007D0FF0">
                      <w:pPr>
                        <w:spacing w:after="0"/>
                        <w:rPr>
                          <w:rFonts w:ascii="Arial" w:hAnsi="Arial" w:cs="Arial"/>
                          <w:i/>
                          <w:iCs/>
                          <w:sz w:val="22"/>
                          <w:szCs w:val="22"/>
                        </w:rPr>
                      </w:pPr>
                    </w:p>
                    <w:p w14:paraId="210A88B5"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meta:</w:t>
                      </w:r>
                    </w:p>
                    <w:p w14:paraId="2C2B4F9D"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description = "description of rule"</w:t>
                      </w:r>
                    </w:p>
                    <w:p w14:paraId="1499F4EF"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author = "name"</w:t>
                      </w:r>
                    </w:p>
                    <w:p w14:paraId="71561F75"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date = "dd/mm/</w:t>
                      </w:r>
                      <w:proofErr w:type="spellStart"/>
                      <w:r w:rsidRPr="00E82FEB">
                        <w:rPr>
                          <w:rFonts w:ascii="Arial" w:hAnsi="Arial" w:cs="Arial"/>
                          <w:i/>
                          <w:iCs/>
                          <w:sz w:val="22"/>
                          <w:szCs w:val="22"/>
                        </w:rPr>
                        <w:t>yyyy</w:t>
                      </w:r>
                      <w:proofErr w:type="spellEnd"/>
                      <w:r w:rsidRPr="00E82FEB">
                        <w:rPr>
                          <w:rFonts w:ascii="Arial" w:hAnsi="Arial" w:cs="Arial"/>
                          <w:i/>
                          <w:iCs/>
                          <w:sz w:val="22"/>
                          <w:szCs w:val="22"/>
                        </w:rPr>
                        <w:t>"</w:t>
                      </w:r>
                    </w:p>
                    <w:p w14:paraId="1001B2E8"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reference = "</w:t>
                      </w:r>
                      <w:proofErr w:type="spellStart"/>
                      <w:r w:rsidRPr="00E82FEB">
                        <w:rPr>
                          <w:rFonts w:ascii="Arial" w:hAnsi="Arial" w:cs="Arial"/>
                          <w:i/>
                          <w:iCs/>
                          <w:sz w:val="22"/>
                          <w:szCs w:val="22"/>
                        </w:rPr>
                        <w:t>url</w:t>
                      </w:r>
                      <w:proofErr w:type="spellEnd"/>
                      <w:r w:rsidRPr="00E82FEB">
                        <w:rPr>
                          <w:rFonts w:ascii="Arial" w:hAnsi="Arial" w:cs="Arial"/>
                          <w:i/>
                          <w:iCs/>
                          <w:sz w:val="22"/>
                          <w:szCs w:val="22"/>
                        </w:rPr>
                        <w:t>"</w:t>
                      </w:r>
                    </w:p>
                    <w:p w14:paraId="2C393B3C" w14:textId="77777777" w:rsidR="007D0FF0" w:rsidRPr="00E82FEB" w:rsidRDefault="007D0FF0" w:rsidP="007D0FF0">
                      <w:pPr>
                        <w:spacing w:after="0"/>
                        <w:rPr>
                          <w:rFonts w:ascii="Arial" w:hAnsi="Arial" w:cs="Arial"/>
                          <w:i/>
                          <w:iCs/>
                          <w:sz w:val="22"/>
                          <w:szCs w:val="22"/>
                        </w:rPr>
                      </w:pPr>
                    </w:p>
                    <w:p w14:paraId="2AA2352E"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strings:</w:t>
                      </w:r>
                    </w:p>
                    <w:p w14:paraId="2BDEEB05"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$text_string1 = "text1 you wish to find in malware"</w:t>
                      </w:r>
                    </w:p>
                    <w:p w14:paraId="21EAF955"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$text_string2 = "text2 you wish to find in malware"</w:t>
                      </w:r>
                    </w:p>
                    <w:p w14:paraId="4E6BF58A"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$hex_string1 =</w:t>
                      </w:r>
                    </w:p>
                    <w:p w14:paraId="1EB789CC"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$hex_string2 = </w:t>
                      </w:r>
                    </w:p>
                    <w:p w14:paraId="022E28B6"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$reg_exp_string1 = /regular expression1 you wish to find in malware/</w:t>
                      </w:r>
                    </w:p>
                    <w:p w14:paraId="3FDC7A2D"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$reg_exp_string2 = /regular expression2 you wish to find in malware/</w:t>
                      </w:r>
                    </w:p>
                    <w:p w14:paraId="0847E2B3" w14:textId="77777777" w:rsidR="007D0FF0" w:rsidRPr="00E82FEB" w:rsidRDefault="007D0FF0" w:rsidP="007D0FF0">
                      <w:pPr>
                        <w:spacing w:after="0"/>
                        <w:rPr>
                          <w:rFonts w:ascii="Arial" w:hAnsi="Arial" w:cs="Arial"/>
                          <w:i/>
                          <w:iCs/>
                          <w:sz w:val="22"/>
                          <w:szCs w:val="22"/>
                        </w:rPr>
                      </w:pPr>
                    </w:p>
                    <w:p w14:paraId="48D0A90B"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condition:</w:t>
                      </w:r>
                    </w:p>
                    <w:p w14:paraId="07F1F7CC"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$text_string1 or $text_string2 or</w:t>
                      </w:r>
                    </w:p>
                    <w:p w14:paraId="68BBF6B1"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$hex_string1 or $hex_string2 or</w:t>
                      </w:r>
                    </w:p>
                    <w:p w14:paraId="0DF3DD3D" w14:textId="77777777" w:rsidR="007D0FF0" w:rsidRPr="00E82FEB" w:rsidRDefault="007D0FF0" w:rsidP="007D0FF0">
                      <w:pPr>
                        <w:spacing w:after="0"/>
                        <w:rPr>
                          <w:rFonts w:ascii="Arial" w:hAnsi="Arial" w:cs="Arial"/>
                          <w:i/>
                          <w:iCs/>
                          <w:sz w:val="22"/>
                          <w:szCs w:val="22"/>
                        </w:rPr>
                      </w:pPr>
                      <w:r w:rsidRPr="00E82FEB">
                        <w:rPr>
                          <w:rFonts w:ascii="Arial" w:hAnsi="Arial" w:cs="Arial"/>
                          <w:i/>
                          <w:iCs/>
                          <w:sz w:val="22"/>
                          <w:szCs w:val="22"/>
                        </w:rPr>
                        <w:t xml:space="preserve">        $reg_exp_string1 or $reg_exp_string2</w:t>
                      </w:r>
                    </w:p>
                    <w:p w14:paraId="5F7B2714" w14:textId="77777777" w:rsidR="007D0FF0" w:rsidRPr="00E82FEB" w:rsidRDefault="007D0FF0" w:rsidP="007D0FF0">
                      <w:pPr>
                        <w:rPr>
                          <w:i/>
                          <w:iCs/>
                          <w:sz w:val="22"/>
                          <w:szCs w:val="22"/>
                        </w:rPr>
                      </w:pPr>
                      <w:r w:rsidRPr="00E82FEB">
                        <w:rPr>
                          <w:rFonts w:ascii="Arial" w:hAnsi="Arial" w:cs="Arial"/>
                          <w:i/>
                          <w:iCs/>
                          <w:sz w:val="22"/>
                          <w:szCs w:val="22"/>
                        </w:rPr>
                        <w:t>}</w:t>
                      </w:r>
                    </w:p>
                  </w:txbxContent>
                </v:textbox>
                <w10:anchorlock/>
              </v:shape>
            </w:pict>
          </mc:Fallback>
        </mc:AlternateContent>
      </w:r>
    </w:p>
    <w:p w14:paraId="2A8B6813" w14:textId="77777777" w:rsidR="007D0FF0" w:rsidRPr="007D0FF0" w:rsidRDefault="007D0FF0" w:rsidP="007D0FF0">
      <w:pPr>
        <w:spacing w:after="0"/>
        <w:jc w:val="both"/>
        <w:rPr>
          <w:rFonts w:asciiTheme="majorHAnsi" w:hAnsiTheme="majorHAnsi" w:cs="Arial"/>
        </w:rPr>
      </w:pPr>
    </w:p>
    <w:p w14:paraId="412476A8" w14:textId="77777777" w:rsidR="007D0FF0" w:rsidRPr="007D0FF0" w:rsidRDefault="007D0FF0" w:rsidP="007D0FF0">
      <w:pPr>
        <w:jc w:val="both"/>
        <w:rPr>
          <w:rFonts w:asciiTheme="majorHAnsi" w:hAnsiTheme="majorHAnsi" w:cs="Arial"/>
        </w:rPr>
      </w:pP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AuthorYear="1"&gt;&lt;Author&gt;Regeciova&lt;/Author&gt;&lt;Year&gt;2022&lt;/Year&gt;&lt;RecNum&gt;183&lt;/RecNum&gt;&lt;DisplayText&gt;Regeciova (2022)&lt;/DisplayText&gt;&lt;record&gt;&lt;rec-number&gt;183&lt;/rec-number&gt;&lt;foreign-keys&gt;&lt;key app="EN" db-id="vr22xts9l0dte4e5w54va9z5xst0ra5ewttv" timestamp="1760081328"&gt;183&lt;/key&gt;&lt;/foreign-keys&gt;&lt;ref-type name="Journal Article"&gt;17&lt;/ref-type&gt;&lt;contributors&gt;&lt;authors&gt;&lt;author&gt;Regeciova, Dominika&lt;/author&gt;&lt;/authors&gt;&lt;/contributors&gt;&lt;titles&gt;&lt;title&gt;Yara: Down the Rabbit Hole Without Slowing Down&lt;/title&gt;&lt;secondary-title&gt;The Journal on Cybercrime and Digital Investigations&lt;/secondary-title&gt;&lt;/titles&gt;&lt;periodical&gt;&lt;full-title&gt;The Journal on Cybercrime and Digital Investigations&lt;/full-title&gt;&lt;/periodical&gt;&lt;pages&gt;17-21&lt;/pages&gt;&lt;volume&gt;7&lt;/volume&gt;&lt;number&gt;1&lt;/number&gt;&lt;dates&gt;&lt;year&gt;2022&lt;/year&gt;&lt;/dates&gt;&lt;isbn&gt;2494-2715&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Regeciova (2022)</w:t>
      </w:r>
      <w:r w:rsidRPr="007D0FF0">
        <w:rPr>
          <w:rFonts w:asciiTheme="majorHAnsi" w:hAnsiTheme="majorHAnsi" w:cs="Arial"/>
        </w:rPr>
        <w:fldChar w:fldCharType="end"/>
      </w:r>
      <w:r w:rsidRPr="007D0FF0">
        <w:rPr>
          <w:rFonts w:asciiTheme="majorHAnsi" w:hAnsiTheme="majorHAnsi" w:cs="Arial"/>
        </w:rPr>
        <w:t xml:space="preserve"> explained the different sections involved in detail from the strings section is where patterns been hunted are defined which can further fall into three categories:</w:t>
      </w:r>
    </w:p>
    <w:p w14:paraId="2EE8F3BF" w14:textId="77777777" w:rsidR="007D0FF0" w:rsidRPr="007D0FF0" w:rsidRDefault="007D0FF0" w:rsidP="007D0FF0">
      <w:pPr>
        <w:jc w:val="both"/>
        <w:rPr>
          <w:rFonts w:asciiTheme="majorHAnsi" w:hAnsiTheme="majorHAnsi" w:cs="Arial"/>
        </w:rPr>
      </w:pPr>
      <w:r w:rsidRPr="007D0FF0">
        <w:rPr>
          <w:rFonts w:asciiTheme="majorHAnsi" w:hAnsiTheme="majorHAnsi" w:cs="Arial"/>
          <w:b/>
          <w:bCs/>
        </w:rPr>
        <w:t>Text Strings:</w:t>
      </w:r>
      <w:r w:rsidRPr="007D0FF0">
        <w:rPr>
          <w:rFonts w:asciiTheme="majorHAnsi" w:hAnsiTheme="majorHAnsi" w:cs="Arial"/>
        </w:rPr>
        <w:t xml:space="preserve"> </w:t>
      </w:r>
    </w:p>
    <w:p w14:paraId="39DBA6FA" w14:textId="77777777" w:rsidR="007D0FF0" w:rsidRPr="007D0FF0" w:rsidRDefault="007D0FF0" w:rsidP="007D0FF0">
      <w:pPr>
        <w:jc w:val="both"/>
        <w:rPr>
          <w:rFonts w:asciiTheme="majorHAnsi" w:hAnsiTheme="majorHAnsi" w:cs="Arial"/>
        </w:rPr>
      </w:pPr>
      <w:r w:rsidRPr="007D0FF0">
        <w:rPr>
          <w:rFonts w:asciiTheme="majorHAnsi" w:hAnsiTheme="majorHAnsi" w:cs="Arial"/>
        </w:rPr>
        <w:t>Simple, readable text. You can add modifiers to make the search case-insensitive (no case) or specify the character type (ascii, wide).</w:t>
      </w:r>
    </w:p>
    <w:p w14:paraId="3AA18E53" w14:textId="77777777" w:rsidR="007D0FF0" w:rsidRPr="007D0FF0" w:rsidRDefault="007D0FF0" w:rsidP="007D0FF0">
      <w:pPr>
        <w:jc w:val="both"/>
        <w:rPr>
          <w:rFonts w:asciiTheme="majorHAnsi" w:hAnsiTheme="majorHAnsi" w:cs="Arial"/>
        </w:rPr>
      </w:pPr>
      <w:r w:rsidRPr="007D0FF0">
        <w:rPr>
          <w:rFonts w:asciiTheme="majorHAnsi" w:hAnsiTheme="majorHAnsi" w:cs="Arial"/>
          <w:b/>
          <w:bCs/>
        </w:rPr>
        <w:t>Hexadecimal Strings:</w:t>
      </w:r>
      <w:r w:rsidRPr="007D0FF0">
        <w:rPr>
          <w:rFonts w:asciiTheme="majorHAnsi" w:hAnsiTheme="majorHAnsi" w:cs="Arial"/>
        </w:rPr>
        <w:t xml:space="preserve"> </w:t>
      </w:r>
    </w:p>
    <w:p w14:paraId="62DDE742" w14:textId="77777777" w:rsidR="007D0FF0" w:rsidRPr="007D0FF0" w:rsidRDefault="007D0FF0" w:rsidP="007D0FF0">
      <w:pPr>
        <w:jc w:val="both"/>
        <w:rPr>
          <w:rFonts w:asciiTheme="majorHAnsi" w:hAnsiTheme="majorHAnsi" w:cs="Arial"/>
        </w:rPr>
      </w:pPr>
      <w:r w:rsidRPr="007D0FF0">
        <w:rPr>
          <w:rFonts w:asciiTheme="majorHAnsi" w:hAnsiTheme="majorHAnsi" w:cs="Arial"/>
        </w:rPr>
        <w:t>Used for matching specific sequences of raw bytes, which is great for finding non-textual data. This format is flexible, allowing for wildcards and other advanced patterns.</w:t>
      </w:r>
    </w:p>
    <w:p w14:paraId="75FDB866" w14:textId="77777777" w:rsidR="007D0FF0" w:rsidRPr="007D0FF0" w:rsidRDefault="007D0FF0" w:rsidP="007D0FF0">
      <w:pPr>
        <w:jc w:val="both"/>
        <w:rPr>
          <w:rFonts w:asciiTheme="majorHAnsi" w:hAnsiTheme="majorHAnsi" w:cs="Arial"/>
        </w:rPr>
      </w:pPr>
      <w:r w:rsidRPr="007D0FF0">
        <w:rPr>
          <w:rFonts w:asciiTheme="majorHAnsi" w:hAnsiTheme="majorHAnsi" w:cs="Arial"/>
          <w:b/>
          <w:bCs/>
        </w:rPr>
        <w:t>Regular Expressions:</w:t>
      </w:r>
      <w:r w:rsidRPr="007D0FF0">
        <w:rPr>
          <w:rFonts w:asciiTheme="majorHAnsi" w:hAnsiTheme="majorHAnsi" w:cs="Arial"/>
        </w:rPr>
        <w:t xml:space="preserve"> </w:t>
      </w:r>
    </w:p>
    <w:p w14:paraId="219810B3" w14:textId="77777777" w:rsidR="007D0FF0" w:rsidRPr="007D0FF0" w:rsidRDefault="007D0FF0" w:rsidP="007D0FF0">
      <w:pPr>
        <w:jc w:val="both"/>
        <w:rPr>
          <w:rFonts w:asciiTheme="majorHAnsi" w:hAnsiTheme="majorHAnsi" w:cs="Arial"/>
        </w:rPr>
      </w:pPr>
      <w:r w:rsidRPr="007D0FF0">
        <w:rPr>
          <w:rFonts w:asciiTheme="majorHAnsi" w:hAnsiTheme="majorHAnsi" w:cs="Arial"/>
        </w:rPr>
        <w:t>A very powerful option, available since version 2.0, that allows you to define complex and variable patterns.</w:t>
      </w:r>
    </w:p>
    <w:p w14:paraId="61C56F61"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The final piece they explained is the condition section. This is the rule's brain, using a logical statement e.g. </w:t>
      </w:r>
      <m:oMath>
        <m:r>
          <m:rPr>
            <m:sty m:val="p"/>
          </m:rPr>
          <w:rPr>
            <w:rFonts w:ascii="Cambria Math" w:hAnsi="Cambria Math" w:cs="Arial"/>
          </w:rPr>
          <m:t xml:space="preserve">if </m:t>
        </m:r>
        <w:commentRangeStart w:id="175"/>
        <m:r>
          <m:rPr>
            <m:sty m:val="p"/>
          </m:rPr>
          <w:rPr>
            <w:rFonts w:ascii="Cambria Math" w:hAnsi="Cambria Math" w:cs="Arial"/>
          </w:rPr>
          <m:t>2 of the 3 strings are found, then it's a match</m:t>
        </m:r>
        <m:r>
          <w:rPr>
            <w:rFonts w:ascii="Cambria Math" w:hAnsi="Cambria Math" w:cs="Arial"/>
          </w:rPr>
          <m:t xml:space="preserve"> </m:t>
        </m:r>
      </m:oMath>
      <w:r w:rsidRPr="007D0FF0">
        <w:rPr>
          <w:rFonts w:asciiTheme="majorHAnsi" w:hAnsiTheme="majorHAnsi" w:cs="Arial"/>
        </w:rPr>
        <w:t xml:space="preserve"> </w:t>
      </w:r>
      <w:commentRangeEnd w:id="175"/>
      <w:r w:rsidRPr="007D0FF0">
        <w:rPr>
          <w:rStyle w:val="CommentReference"/>
          <w:rFonts w:asciiTheme="majorHAnsi" w:hAnsiTheme="majorHAnsi"/>
          <w:sz w:val="24"/>
          <w:szCs w:val="24"/>
        </w:rPr>
        <w:commentReference w:id="175"/>
      </w:r>
      <w:r w:rsidRPr="007D0FF0">
        <w:rPr>
          <w:rFonts w:asciiTheme="majorHAnsi" w:hAnsiTheme="majorHAnsi" w:cs="Arial"/>
        </w:rPr>
        <w:t>to decide whether to officially flag the file as malware. It's this condition that ultimately determines if the rule triggers.</w:t>
      </w:r>
    </w:p>
    <w:p w14:paraId="6E4EB999" w14:textId="77777777" w:rsidR="007D0FF0" w:rsidRPr="007D0FF0" w:rsidRDefault="007D0FF0" w:rsidP="007D0FF0">
      <w:pPr>
        <w:pStyle w:val="Heading2"/>
        <w:jc w:val="both"/>
        <w:rPr>
          <w:rFonts w:cs="Arial"/>
          <w:color w:val="auto"/>
          <w:sz w:val="24"/>
          <w:szCs w:val="24"/>
        </w:rPr>
      </w:pPr>
      <w:bookmarkStart w:id="176" w:name="_Toc213429873"/>
      <w:bookmarkStart w:id="177" w:name="_Toc221191408"/>
      <w:r w:rsidRPr="007D0FF0">
        <w:rPr>
          <w:rFonts w:cs="Arial"/>
          <w:color w:val="auto"/>
          <w:sz w:val="24"/>
          <w:szCs w:val="24"/>
        </w:rPr>
        <w:t>2.7.2. Machine Learning-Based Anomaly Detection</w:t>
      </w:r>
      <w:bookmarkEnd w:id="176"/>
      <w:bookmarkEnd w:id="177"/>
    </w:p>
    <w:p w14:paraId="5D3308DC"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To address the limitations of static signatures discussed earlier, emerging solutions are increasingly turning to machine learning (ML)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&lt;EndNote&gt;&lt;Cite&gt;&lt;Author&gt;Adhav&lt;/Author&gt;&lt;Year&gt;2024&lt;/Year&gt;&lt;RecNum&gt;88&lt;/RecNum&gt;&lt;DisplayText&gt;(Adhav, et al. 2024)&lt;/DisplayText&gt;&lt;record&gt;&lt;rec-number&gt;88&lt;/rec-number&gt;&lt;foreign-keys&gt;&lt;key app="EN" db-id="vr22xts9l0dte4e5w54va9z5xst0ra5ewttv" timestamp="1747856221"&gt;88&lt;/key&gt;&lt;/foreign-keys&gt;&lt;ref-type name="Conference Proceedings"&gt;10&lt;/ref-type&gt;&lt;contributors&gt;&lt;authors&gt;&lt;author&gt;Adhav, Savita&lt;/author&gt;&lt;author&gt;Sarpate, Ashish&lt;/author&gt;&lt;author&gt;Gaisamudre, Samrat&lt;/author&gt;&lt;author&gt;Tirmanwar, Sakshi&lt;/author&gt;&lt;author&gt;Ukey, Smitanshu&lt;/author&gt;&lt;/authors&gt;&lt;/contributors&gt;&lt;titles&gt;&lt;title&gt;Tackling the Emerging Threat of Image-Based Steganographic Malware with Advanced Machine Learning Techniques&lt;/title&gt;&lt;secondary-title&gt;2024 5th International Conference on Data Intelligence and Cognitive Informatics (ICDICI)&lt;/secondary-title&gt;&lt;/titles&gt;&lt;pages&gt;74-79&lt;/pages&gt;&lt;dates&gt;&lt;year&gt;2024&lt;/year&gt;&lt;/dates&gt;&lt;publisher&gt;IEEE&lt;/publisher&gt;&lt;isbn&gt;9798350389609&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(Adhav, et al. 2024)</w:t>
      </w:r>
      <w:r w:rsidRPr="007D0FF0">
        <w:rPr>
          <w:rFonts w:asciiTheme="majorHAnsi" w:hAnsiTheme="majorHAnsi" w:cs="Arial"/>
        </w:rPr>
        <w:fldChar w:fldCharType="end"/>
      </w:r>
      <w:r w:rsidRPr="007D0FF0">
        <w:rPr>
          <w:rFonts w:asciiTheme="majorHAnsi" w:hAnsiTheme="majorHAnsi" w:cs="Arial"/>
        </w:rPr>
        <w:t xml:space="preserve">. Machine learning gives computers the ability to learn from data without being explicitly programmed, allowing them to distinguish complex patterns that traditional methods miss. In particular, unsupervised learning systems can analyse unlabelled data to discover hidden patterns and classify outliers on their own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&lt;EndNote&gt;&lt;Cite&gt;&lt;Author&gt;Naeem&lt;/Author&gt;&lt;Year&gt;2023&lt;/Year&gt;&lt;RecNum&gt;98&lt;/RecNum&gt;&lt;DisplayText&gt;(Naeem, et al.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(Naeem, et al. 2023)</w:t>
      </w:r>
      <w:r w:rsidRPr="007D0FF0">
        <w:rPr>
          <w:rFonts w:asciiTheme="majorHAnsi" w:hAnsiTheme="majorHAnsi" w:cs="Arial"/>
        </w:rPr>
        <w:fldChar w:fldCharType="end"/>
      </w:r>
      <w:r w:rsidRPr="007D0FF0">
        <w:rPr>
          <w:rFonts w:asciiTheme="majorHAnsi" w:hAnsiTheme="majorHAnsi" w:cs="Arial"/>
        </w:rPr>
        <w:t>. \</w:t>
      </w:r>
    </w:p>
    <w:p w14:paraId="09E7B784"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ML-based anomaly detection identifies threats by detecting behaviours and observations that deviate significantly from a baseline of normal activity, rather than looking for a known signature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&lt;EndNote&gt;&lt;Cite&gt;&lt;Author&gt;Zehra&lt;/Author&gt;&lt;Year&gt;2023&lt;/Year&gt;&lt;RecNum&gt;89&lt;/RecNum&gt;&lt;DisplayText&gt;(Zehra, et al. 2023)&lt;/DisplayText&gt;&lt;record&gt;&lt;rec-number&gt;89&lt;/rec-number&gt;&lt;foreign-keys&gt;&lt;key app="EN" db-id="vr22xts9l0dte4e5w54va9z5xst0ra5ewttv" timestamp="1747856334"&gt;89&lt;/key&gt;&lt;/foreign-keys&gt;&lt;ref-type name="Journal Article"&gt;17&lt;/ref-type&gt;&lt;contributors&gt;&lt;authors&gt;&lt;author&gt;Zehra, Sehar&lt;/author&gt;&lt;author&gt;Faseeha, Ummay&lt;/author&gt;&lt;author&gt;Syed, Hassan Jamil&lt;/author&gt;&lt;author&gt;Samad, Fahad&lt;/author&gt;&lt;author&gt;Ibrahim, Ashraf Osman&lt;/author&gt;&lt;author&gt;Abulfaraj, Anas W&lt;/author&gt;&lt;author&gt;Nagmeldin, Wamda&lt;/author&gt;&lt;/authors&gt;&lt;/contributors&gt;&lt;titles&gt;&lt;title&gt;Machine learning-based anomaly detection in NFV: A comprehensive survey&lt;/title&gt;&lt;secondary-title&gt;Sensors&lt;/secondary-title&gt;&lt;/titles&gt;&lt;periodical&gt;&lt;full-title&gt;Sensors&lt;/full-title&gt;&lt;/periodical&gt;&lt;pages&gt;5340&lt;/pages&gt;&lt;volume&gt;23&lt;/volume&gt;&lt;number&gt;11&lt;/number&gt;&lt;dates&gt;&lt;year&gt;2023&lt;/year&gt;&lt;/dates&gt;&lt;isbn&gt;1424-8220&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(Zehra, et al. 2023)</w:t>
      </w:r>
      <w:r w:rsidRPr="007D0FF0">
        <w:rPr>
          <w:rFonts w:asciiTheme="majorHAnsi" w:hAnsiTheme="majorHAnsi" w:cs="Arial"/>
        </w:rPr>
        <w:fldChar w:fldCharType="end"/>
      </w:r>
      <w:r w:rsidRPr="007D0FF0">
        <w:rPr>
          <w:rFonts w:asciiTheme="majorHAnsi" w:hAnsiTheme="majorHAnsi" w:cs="Arial"/>
        </w:rPr>
        <w:t xml:space="preserve">. This approach is particularly effective against unknown or “ zero-day” threats because it does not rely on prior knowledge of a specific attack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&lt;EndNote&gt;&lt;Cite&gt;&lt;Author&gt;Guo&lt;/Author&gt;&lt;Year&gt;2023&lt;/Year&gt;&lt;RecNum&gt;201&lt;/RecNum&gt;&lt;DisplayText&gt;(Guo 2023)&lt;/DisplayText&gt;&lt;record&gt;&lt;rec-number&gt;201&lt;/rec-number&gt;&lt;foreign-keys&gt;&lt;key app="EN" db-id="vr22xts9l0dte4e5w54va9z5xst0ra5ewttv" timestamp="1762528973"&gt;201&lt;/key&gt;&lt;/foreign-keys&gt;&lt;ref-type name="Journal Article"&gt;17&lt;/ref-type&gt;&lt;contributors&gt;&lt;authors&gt;&lt;author&gt;Guo, Yang&lt;/author&gt;&lt;/authors&gt;&lt;/contributors&gt;&lt;titles&gt;&lt;title&gt;A review of machine learning-based zero-day attack detection: Challenges and future directions&lt;/title&gt;&lt;secondary-title&gt;Computer communications&lt;/secondary-title&gt;&lt;/titles&gt;&lt;periodical&gt;&lt;full-title&gt;Computer communications&lt;/full-title&gt;&lt;/periodical&gt;&lt;pages&gt;175-185&lt;/pages&gt;&lt;volume&gt;198&lt;/volume&gt;&lt;dates&gt;&lt;year&gt;2023&lt;/year&gt;&lt;/dates&gt;&lt;isbn&gt;0140-3664&lt;/isbn&gt;&lt;urls&gt;&lt;/urls&gt;&lt;/record&gt;&lt;/Cite&gt;&lt;/EndNote&gt;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(Guo 2023)</w:t>
      </w:r>
      <w:r w:rsidRPr="007D0FF0">
        <w:rPr>
          <w:rFonts w:asciiTheme="majorHAnsi" w:hAnsiTheme="majorHAnsi" w:cs="Arial"/>
        </w:rPr>
        <w:fldChar w:fldCharType="end"/>
      </w:r>
      <w:r w:rsidRPr="007D0FF0">
        <w:rPr>
          <w:rFonts w:asciiTheme="majorHAnsi" w:hAnsiTheme="majorHAnsi" w:cs="Arial"/>
        </w:rPr>
        <w:t xml:space="preserve">. This makes ML-based anomaly detection a powerful method for flagging suspicious files based on statistical irregularities and unusual behaviours that might indicate concealed malware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&lt;EndNote&gt;&lt;Cite&gt;&lt;Author&gt;Ndibe&lt;/Author&gt;&lt;Year&gt;2025&lt;/Year&gt;&lt;RecNum&gt;202&lt;/RecNum&gt;&lt;DisplayText&gt;(Ndibe 2025)&lt;/DisplayText&gt;&lt;record&gt;&lt;rec-number&gt;202&lt;/rec-number&gt;&lt;foreign-keys&gt;&lt;key app="EN" db-id="vr22xts9l0dte4e5w54va9z5xst0ra5ewttv" timestamp="1762529067"&gt;202&lt;/key&gt;&lt;/foreign-keys&gt;&lt;ref-type name="Journal Article"&gt;17&lt;/ref-type&gt;&lt;contributors&gt;&lt;authors&gt;&lt;author&gt;Ndibe, Ogochukwu Susan&lt;/author&gt;&lt;/authors&gt;&lt;/contributors&gt;&lt;titles&gt;&lt;title&gt;Integrating Machine Learning with Digital Forensics to Enhance Anomaly Detection and Mitigation Strategies&lt;/title&gt;&lt;/titles&gt;&lt;dates&gt;&lt;year&gt;2025&lt;/year&gt;&lt;/dates&gt;&lt;urls&gt;&lt;/urls&gt;&lt;/record&gt;&lt;/Cite&gt;&lt;/EndNote&gt;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(Ndibe 2025)</w:t>
      </w:r>
      <w:r w:rsidRPr="007D0FF0">
        <w:rPr>
          <w:rFonts w:asciiTheme="majorHAnsi" w:hAnsiTheme="majorHAnsi" w:cs="Arial"/>
        </w:rPr>
        <w:fldChar w:fldCharType="end"/>
      </w:r>
      <w:r w:rsidRPr="007D0FF0">
        <w:rPr>
          <w:rFonts w:asciiTheme="majorHAnsi" w:hAnsiTheme="majorHAnsi" w:cs="Arial"/>
        </w:rPr>
        <w:t xml:space="preserve">. As a result, anomaly detection enhances rule-based tools like YARA by adding adaptive intelligence that can identify new and previously unseen attack patterns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&lt;EndNote&gt;&lt;Cite&gt;&lt;Author&gt;Quffa&lt;/Author&gt;&lt;RecNum&gt;203&lt;/RecNum&gt;&lt;DisplayText&gt;(Quffa and Abu-Naser)&lt;/DisplayText&gt;&lt;record&gt;&lt;rec-number&gt;203&lt;/rec-number&gt;&lt;foreign-keys&gt;&lt;key app="EN" db-id="vr22xts9l0dte4e5w54va9z5xst0ra5ewttv" timestamp="1762529335"&gt;203&lt;/key&gt;&lt;/foreign-keys&gt;&lt;ref-type name="Journal Article"&gt;17&lt;/ref-type&gt;&lt;contributors&gt;&lt;authors&gt;&lt;author&gt;Quffa, Abdallah&lt;/author&gt;&lt;author&gt;Abu-Naser, Samy S&lt;/author&gt;&lt;/authors&gt;&lt;/contributors&gt;&lt;titles&gt;&lt;title&gt;A Rule-Based Expert System for Cybersecurity Threat Detection: Evolution, Applications, and the Hybrid AI Paradigm&lt;/title&gt;&lt;/titles&gt;&lt;dates&gt;&lt;/dates&gt;&lt;urls&gt;&lt;/urls&gt;&lt;/record&gt;&lt;/Cite&gt;&lt;/EndNote&gt;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(Quffa and Abu-Naser)</w:t>
      </w:r>
      <w:r w:rsidRPr="007D0FF0">
        <w:rPr>
          <w:rFonts w:asciiTheme="majorHAnsi" w:hAnsiTheme="majorHAnsi" w:cs="Arial"/>
        </w:rPr>
        <w:fldChar w:fldCharType="end"/>
      </w:r>
      <w:r w:rsidRPr="007D0FF0">
        <w:rPr>
          <w:rFonts w:asciiTheme="majorHAnsi" w:hAnsiTheme="majorHAnsi" w:cs="Arial"/>
        </w:rPr>
        <w:t>.</w:t>
      </w:r>
    </w:p>
    <w:p w14:paraId="19780365" w14:textId="77777777" w:rsidR="007D0FF0" w:rsidRPr="007D0FF0" w:rsidRDefault="007D0FF0" w:rsidP="007D0FF0">
      <w:pPr>
        <w:pStyle w:val="Heading2"/>
        <w:jc w:val="both"/>
        <w:rPr>
          <w:rFonts w:cs="Arial"/>
          <w:color w:val="auto"/>
          <w:sz w:val="24"/>
          <w:szCs w:val="24"/>
        </w:rPr>
      </w:pPr>
      <w:bookmarkStart w:id="178" w:name="_Toc213429874"/>
      <w:bookmarkStart w:id="179" w:name="_Toc221191409"/>
      <w:r w:rsidRPr="007D0FF0">
        <w:rPr>
          <w:rFonts w:cs="Arial"/>
          <w:color w:val="auto"/>
          <w:sz w:val="24"/>
          <w:szCs w:val="24"/>
        </w:rPr>
        <w:t>2.7.3. Hybrid Detection Models</w:t>
      </w:r>
      <w:bookmarkEnd w:id="178"/>
      <w:bookmarkEnd w:id="179"/>
    </w:p>
    <w:p w14:paraId="2C26F543"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Recognizing the limitations of both signature-based and purely behavioural systems, researchers are increasingly turning to hybrid detection models as the most effective emerging solution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7D0FF0">
        <w:rPr>
          <w:rFonts w:asciiTheme="majorHAnsi" w:hAnsiTheme="majorHAnsi" w:cs="Arial"/>
        </w:rPr>
        <w:fldChar w:fldCharType="separate"/>
      </w:r>
      <w:r w:rsidRPr="007D0FF0">
        <w:rPr>
          <w:rFonts w:asciiTheme="majorHAnsi" w:hAnsiTheme="majorHAnsi" w:cs="Arial"/>
        </w:rPr>
        <w:t>(Vinay Patil 2025)</w:t>
      </w:r>
      <w:r w:rsidRPr="007D0FF0">
        <w:rPr>
          <w:rFonts w:asciiTheme="majorHAnsi" w:hAnsiTheme="majorHAnsi" w:cs="Arial"/>
        </w:rPr>
        <w:fldChar w:fldCharType="end"/>
      </w:r>
      <w:r w:rsidRPr="007D0FF0">
        <w:rPr>
          <w:rFonts w:asciiTheme="majorHAnsi" w:hAnsiTheme="majorHAnsi" w:cs="Arial"/>
        </w:rPr>
        <w:t xml:space="preserve">. A hybrid approach combines the speed and efficiency of signature-based tools like YARA for known threats with the adaptability of machine learning for unknown and evasive malware </w:t>
      </w:r>
      <w:bookmarkStart w:id="180" w:name="_Hlk210159721"/>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&lt;EndNote&gt;&lt;Cite&gt;&lt;Author&gt;Adhav&lt;/Author&gt;&lt;Year&gt;2024&lt;/Year&gt;&lt;RecNum&gt;88&lt;/RecNum&gt;&lt;DisplayText&gt;(Adhav, et al. 2024)&lt;/DisplayText&gt;&lt;record&gt;&lt;rec-number&gt;88&lt;/rec-number&gt;&lt;foreign-keys&gt;&lt;key app="EN" db-id="vr22xts9l0dte4e5w54va9z5xst0ra5ewttv" timestamp="1747856221"&gt;88&lt;/key&gt;&lt;/foreign-keys&gt;&lt;ref-type name="Conference Proceedings"&gt;10&lt;/ref-type&gt;&lt;contributors&gt;&lt;authors&gt;&lt;author&gt;Adhav, Savita&lt;/author&gt;&lt;author&gt;Sarpate, Ashish&lt;/author&gt;&lt;author&gt;Gaisamudre, Samrat&lt;/author&gt;&lt;author&gt;Tirmanwar, Sakshi&lt;/author&gt;&lt;author&gt;Ukey, Smitanshu&lt;/author&gt;&lt;/authors&gt;&lt;/contributors&gt;&lt;titles&gt;&lt;title&gt;Tackling the Emerging Threat of Image-Based Steganographic Malware with Advanced Machine Learning Techniques&lt;/title&gt;&lt;secondary-title&gt;2024 5th International Conference on Data Intelligence and Cognitive Informatics (ICDICI)&lt;/secondary-title&gt;&lt;/titles&gt;&lt;pages&gt;74-79&lt;/pages&gt;&lt;dates&gt;&lt;year&gt;2024&lt;/year&gt;&lt;/dates&gt;&lt;publisher&gt;IEEE&lt;/publisher&gt;&lt;isbn&gt;9798350389609&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(Adhav, et al. 2024)</w:t>
      </w:r>
      <w:r w:rsidRPr="007D0FF0">
        <w:rPr>
          <w:rFonts w:asciiTheme="majorHAnsi" w:hAnsiTheme="majorHAnsi" w:cs="Arial"/>
        </w:rPr>
        <w:fldChar w:fldCharType="end"/>
      </w:r>
      <w:bookmarkEnd w:id="180"/>
      <w:r w:rsidRPr="007D0FF0">
        <w:rPr>
          <w:rFonts w:asciiTheme="majorHAnsi" w:hAnsiTheme="majorHAnsi" w:cs="Arial"/>
        </w:rPr>
        <w:t xml:space="preserve">. This layered strategy creates a more comprehensive defence, using different techniques to cover a wider range of attack vectors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7D0FF0">
        <w:rPr>
          <w:rFonts w:asciiTheme="majorHAnsi" w:hAnsiTheme="majorHAnsi" w:cs="Arial"/>
        </w:rPr>
        <w:fldChar w:fldCharType="separate"/>
      </w:r>
      <w:r w:rsidRPr="007D0FF0">
        <w:rPr>
          <w:rFonts w:asciiTheme="majorHAnsi" w:hAnsiTheme="majorHAnsi" w:cs="Arial"/>
        </w:rPr>
        <w:t>(Vinay Patil 2025)</w:t>
      </w:r>
      <w:r w:rsidRPr="007D0FF0">
        <w:rPr>
          <w:rFonts w:asciiTheme="majorHAnsi" w:hAnsiTheme="majorHAnsi" w:cs="Arial"/>
        </w:rPr>
        <w:fldChar w:fldCharType="end"/>
      </w:r>
      <w:r w:rsidRPr="007D0FF0">
        <w:rPr>
          <w:rFonts w:asciiTheme="majorHAnsi" w:hAnsiTheme="majorHAnsi" w:cs="Arial"/>
        </w:rPr>
        <w:t xml:space="preserve">. Such an integrated framework combining static analysis with ML-based methods, is designed to improve overall detection accuracy while simultaneously reducing the rate of false positives by leveraging the complementary strengths of each method, a hybrid model can provide a more resilient and effective defence against the evolving threat landscape </w:t>
      </w:r>
      <w:r w:rsidRPr="007D0FF0">
        <w:rPr>
          <w:rFonts w:asciiTheme="majorHAnsi" w:hAnsiTheme="majorHAnsi" w:cs="Arial"/>
        </w:rPr>
        <w:fldChar w:fldCharType="begin"/>
      </w:r>
      <w:r w:rsidRPr="007D0FF0">
        <w:rPr>
          <w:rFonts w:asciiTheme="majorHAnsi" w:hAnsiTheme="majorHAnsi" w:cs="Arial"/>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7D0FF0">
        <w:rPr>
          <w:rFonts w:asciiTheme="majorHAnsi" w:hAnsiTheme="majorHAnsi" w:cs="Arial"/>
        </w:rPr>
        <w:fldChar w:fldCharType="separate"/>
      </w:r>
      <w:r w:rsidRPr="007D0FF0">
        <w:rPr>
          <w:rFonts w:asciiTheme="majorHAnsi" w:hAnsiTheme="majorHAnsi" w:cs="Arial"/>
        </w:rPr>
        <w:t>(Naik, et al. 2020)</w:t>
      </w:r>
      <w:r w:rsidRPr="007D0FF0">
        <w:rPr>
          <w:rFonts w:asciiTheme="majorHAnsi" w:hAnsiTheme="majorHAnsi" w:cs="Arial"/>
        </w:rPr>
        <w:fldChar w:fldCharType="end"/>
      </w:r>
      <w:r w:rsidRPr="007D0FF0">
        <w:rPr>
          <w:rFonts w:asciiTheme="majorHAnsi" w:hAnsiTheme="majorHAnsi" w:cs="Arial"/>
        </w:rPr>
        <w:t>.</w:t>
      </w:r>
    </w:p>
    <w:p w14:paraId="6D9BCE53" w14:textId="77777777" w:rsidR="007D0FF0" w:rsidRPr="007D0FF0" w:rsidRDefault="007D0FF0" w:rsidP="007D0FF0">
      <w:pPr>
        <w:jc w:val="both"/>
        <w:rPr>
          <w:rFonts w:asciiTheme="majorHAnsi" w:hAnsiTheme="majorHAnsi" w:cs="Arial"/>
        </w:rPr>
      </w:pPr>
    </w:p>
    <w:p w14:paraId="0D472ED5" w14:textId="77777777" w:rsidR="007D0FF0" w:rsidRPr="007D0FF0" w:rsidRDefault="007D0FF0" w:rsidP="007D0FF0">
      <w:pPr>
        <w:jc w:val="both"/>
        <w:rPr>
          <w:rFonts w:asciiTheme="majorHAnsi" w:eastAsiaTheme="majorEastAsia" w:hAnsiTheme="majorHAnsi" w:cs="Arial"/>
        </w:rPr>
      </w:pPr>
      <w:bookmarkStart w:id="181" w:name="_Toc213429875"/>
      <w:r w:rsidRPr="007D0FF0">
        <w:rPr>
          <w:rFonts w:asciiTheme="majorHAnsi" w:hAnsiTheme="majorHAnsi" w:cs="Arial"/>
        </w:rPr>
        <w:br w:type="page"/>
      </w:r>
    </w:p>
    <w:p w14:paraId="7EDC4B69" w14:textId="77777777" w:rsidR="007D0FF0" w:rsidRPr="007F14C7" w:rsidRDefault="007D0FF0" w:rsidP="007D0FF0">
      <w:pPr>
        <w:pStyle w:val="Heading1"/>
        <w:jc w:val="both"/>
        <w:rPr>
          <w:rFonts w:cs="Arial"/>
          <w:b/>
          <w:bCs/>
          <w:color w:val="auto"/>
          <w:sz w:val="24"/>
          <w:szCs w:val="24"/>
        </w:rPr>
      </w:pPr>
      <w:bookmarkStart w:id="182" w:name="_Toc221191410"/>
      <w:r w:rsidRPr="007F14C7">
        <w:rPr>
          <w:rFonts w:cs="Arial"/>
          <w:b/>
          <w:bCs/>
          <w:color w:val="auto"/>
          <w:sz w:val="24"/>
          <w:szCs w:val="24"/>
        </w:rPr>
        <w:t>2.8. Summary</w:t>
      </w:r>
      <w:bookmarkEnd w:id="181"/>
      <w:bookmarkEnd w:id="182"/>
    </w:p>
    <w:p w14:paraId="6445F786"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This literature review examines the existing body of knowledge on steganography and malware detection to provide the foundational context for the rest of the study. The review shows the evolution of steganography, highlighting its progression from historical practices to modern, AI-driven digital concealment techniques that present significant detection challenges. A key takeaway is that most antivirus tools still depend on old-style signature detection, which often can’t catch malware once it’s hidden inside multimedia files. </w:t>
      </w:r>
    </w:p>
    <w:p w14:paraId="6B35BD99" w14:textId="77777777" w:rsidR="007D0FF0" w:rsidRPr="007D0FF0" w:rsidRDefault="007D0FF0" w:rsidP="007D0FF0">
      <w:pPr>
        <w:jc w:val="both"/>
        <w:rPr>
          <w:rFonts w:asciiTheme="majorHAnsi" w:hAnsiTheme="majorHAnsi" w:cs="Arial"/>
        </w:rPr>
      </w:pPr>
      <w:r w:rsidRPr="007D0FF0">
        <w:rPr>
          <w:rFonts w:asciiTheme="majorHAnsi" w:hAnsiTheme="majorHAnsi" w:cs="Arial"/>
        </w:rPr>
        <w:t xml:space="preserve">This critical detection gap is substantiated by studies  by the likes of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Gao, et al. (2022)</w:t>
      </w:r>
      <w:r w:rsidRPr="007D0FF0">
        <w:rPr>
          <w:rFonts w:asciiTheme="majorHAnsi" w:hAnsiTheme="majorHAnsi" w:cs="Arial"/>
        </w:rPr>
        <w:fldChar w:fldCharType="end"/>
      </w:r>
      <w:r w:rsidRPr="007D0FF0">
        <w:rPr>
          <w:rFonts w:asciiTheme="majorHAnsi" w:hAnsiTheme="majorHAnsi" w:cs="Arial"/>
        </w:rPr>
        <w:t xml:space="preserve"> and </w:t>
      </w:r>
      <w:r w:rsidRPr="007D0FF0">
        <w:rPr>
          <w:rFonts w:asciiTheme="majorHAnsi" w:hAnsiTheme="majorHAnsi" w:cs="Arial"/>
        </w:rPr>
        <w:fldChar w:fldCharType="begin"/>
      </w:r>
      <w:r w:rsidRPr="007D0FF0">
        <w:rPr>
          <w:rFonts w:asciiTheme="majorHAnsi" w:hAnsiTheme="majorHAnsi" w:cs="Arial"/>
        </w:rPr>
        <w:instrText xml:space="preserve"> ADDIN EN.CITE &lt;EndNote&gt;&lt;Cite AuthorYear="1"&gt;&lt;Author&gt;Almomani&lt;/Author&gt;&lt;Year&gt;2022&lt;/Year&gt;&lt;RecNum&gt;169&lt;/RecNum&gt;&lt;DisplayText&gt;Almomani, et al. (2022a)&lt;/DisplayText&gt;&lt;record&gt;&lt;rec-number&gt;169&lt;/rec-number&gt;&lt;foreign-keys&gt;&lt;key app="EN" db-id="vr22xts9l0dte4e5w54va9z5xst0ra5ewttv" timestamp="1758487831"&gt;169&lt;/key&gt;&lt;/foreign-keys&gt;&lt;ref-type name="Journal Article"&gt;17&lt;/ref-type&gt;&lt;contributors&gt;&lt;authors&gt;&lt;author&gt;Almomani, Iman&lt;/author&gt;&lt;author&gt;Alkhayer, Aala&lt;/author&gt;&lt;author&gt;El-Shafai, Walid&lt;/author&gt;&lt;/authors&gt;&lt;/contributors&gt;&lt;titles&gt;&lt;title&gt;A crypto-steganography approach for hiding ransomware within HEVC streams in android IoT devices&lt;/title&gt;&lt;secondary-title&gt;Sensors&lt;/secondary-title&gt;&lt;/titles&gt;&lt;periodical&gt;&lt;full-title&gt;Sensors&lt;/full-title&gt;&lt;/periodical&gt;&lt;pages&gt;2281&lt;/pages&gt;&lt;volume&gt;22&lt;/volume&gt;&lt;number&gt;6&lt;/number&gt;&lt;dates&gt;&lt;year&gt;2022&lt;/year&gt;&lt;/dates&gt;&lt;isbn&gt;1424-8220&lt;/isbn&gt;&lt;urls&gt;&lt;/urls&gt;&lt;/record&gt;&lt;/Cite&gt;&lt;/EndNote&gt;</w:instrText>
      </w:r>
      <w:r w:rsidRPr="007D0FF0">
        <w:rPr>
          <w:rFonts w:asciiTheme="majorHAnsi" w:hAnsiTheme="majorHAnsi" w:cs="Arial"/>
        </w:rPr>
        <w:fldChar w:fldCharType="separate"/>
      </w:r>
      <w:r w:rsidRPr="007D0FF0">
        <w:rPr>
          <w:rFonts w:asciiTheme="majorHAnsi" w:hAnsiTheme="majorHAnsi" w:cs="Arial"/>
          <w:noProof/>
        </w:rPr>
        <w:t>Almomani, et al. (2022a)</w:t>
      </w:r>
      <w:r w:rsidRPr="007D0FF0">
        <w:rPr>
          <w:rFonts w:asciiTheme="majorHAnsi" w:hAnsiTheme="majorHAnsi" w:cs="Arial"/>
        </w:rPr>
        <w:fldChar w:fldCharType="end"/>
      </w:r>
      <w:r w:rsidRPr="007D0FF0">
        <w:rPr>
          <w:rFonts w:asciiTheme="majorHAnsi" w:hAnsiTheme="majorHAnsi" w:cs="Arial"/>
        </w:rPr>
        <w:t xml:space="preserve"> demonstrating that even known malware, such as ransomware, becomes invisible to dozens of antivirus engines after being embedded using steganographic techniques. The review also assesses the capabilities and inherent limitations of YARA, a key tool for pattern-based malware detection. While YARA offers flexibility in developing custom rules, its effectiveness as a signature-based tool is inconsistent against the evasive and evolving nature of steganographic threats. </w:t>
      </w:r>
    </w:p>
    <w:p w14:paraId="4D3377E5" w14:textId="49A553A5" w:rsidR="007D0FF0" w:rsidRPr="007D0FF0" w:rsidRDefault="007D0FF0" w:rsidP="007D0FF0">
      <w:pPr>
        <w:jc w:val="both"/>
        <w:rPr>
          <w:rFonts w:asciiTheme="majorHAnsi" w:hAnsiTheme="majorHAnsi" w:cs="Arial"/>
        </w:rPr>
      </w:pPr>
      <w:r w:rsidRPr="007D0FF0">
        <w:rPr>
          <w:rFonts w:asciiTheme="majorHAnsi" w:hAnsiTheme="majorHAnsi" w:cs="Arial"/>
        </w:rPr>
        <w:t>Finally, the review explores emerging solutions that aim to overcome these challenges. There is a clear trend towards more adaptive systems, with a strong emphasis on machine learning-based anomaly detection as a promising approach for identifying concealed threats through statistical irregularities rather than known signatures. The findings confirm a distinct gap in current detection methodologies and strongly support the rationale for this study's proposed hybrid model, which integrates enhanced YARA rules with machine learning to counter the threat of AI-generated steganographic malware.</w:t>
      </w:r>
    </w:p>
    <w:p w14:paraId="6686AE1E" w14:textId="77777777" w:rsidR="007D0FF0" w:rsidRPr="007D0FF0" w:rsidRDefault="007D0FF0" w:rsidP="007D0FF0">
      <w:pPr>
        <w:jc w:val="both"/>
        <w:rPr>
          <w:rFonts w:asciiTheme="majorHAnsi" w:hAnsiTheme="majorHAnsi" w:cs="Arial"/>
        </w:rPr>
      </w:pPr>
      <w:r w:rsidRPr="007D0FF0">
        <w:rPr>
          <w:rFonts w:asciiTheme="majorHAnsi" w:hAnsiTheme="majorHAnsi" w:cs="Arial"/>
        </w:rPr>
        <w:br w:type="page"/>
      </w:r>
    </w:p>
    <w:p w14:paraId="3CBCC03B" w14:textId="77777777" w:rsidR="007D0FF0" w:rsidRPr="007F14C7" w:rsidRDefault="007D0FF0" w:rsidP="00C148A0">
      <w:pPr>
        <w:pStyle w:val="Heading1"/>
        <w:rPr>
          <w:color w:val="auto"/>
        </w:rPr>
      </w:pPr>
      <w:bookmarkStart w:id="183" w:name="_Toc221104117"/>
      <w:bookmarkStart w:id="184" w:name="_Toc221191411"/>
      <w:r w:rsidRPr="007F14C7">
        <w:rPr>
          <w:color w:val="auto"/>
        </w:rPr>
        <w:lastRenderedPageBreak/>
        <w:t>Chapter 3: Research Methodology</w:t>
      </w:r>
      <w:bookmarkEnd w:id="183"/>
      <w:bookmarkEnd w:id="184"/>
    </w:p>
    <w:p w14:paraId="302772FF" w14:textId="77777777" w:rsidR="007D0FF0" w:rsidRPr="007F14C7" w:rsidRDefault="007D0FF0" w:rsidP="00C148A0">
      <w:pPr>
        <w:pStyle w:val="Heading1"/>
        <w:jc w:val="both"/>
        <w:rPr>
          <w:b/>
          <w:bCs/>
          <w:color w:val="auto"/>
          <w:sz w:val="24"/>
          <w:szCs w:val="24"/>
        </w:rPr>
      </w:pPr>
      <w:bookmarkStart w:id="185" w:name="_Toc221104118"/>
      <w:bookmarkStart w:id="186" w:name="_Toc221191412"/>
      <w:r w:rsidRPr="007F14C7">
        <w:rPr>
          <w:b/>
          <w:bCs/>
          <w:color w:val="auto"/>
          <w:sz w:val="24"/>
          <w:szCs w:val="24"/>
        </w:rPr>
        <w:t>3.1 Introduction</w:t>
      </w:r>
      <w:bookmarkEnd w:id="185"/>
      <w:bookmarkEnd w:id="186"/>
    </w:p>
    <w:p w14:paraId="74737920" w14:textId="10D1E385" w:rsidR="007D0FF0" w:rsidRPr="007D0FF0" w:rsidRDefault="007D0FF0" w:rsidP="007D0FF0">
      <w:pPr>
        <w:jc w:val="both"/>
        <w:rPr>
          <w:rFonts w:asciiTheme="majorHAnsi" w:hAnsiTheme="majorHAnsi"/>
        </w:rPr>
      </w:pPr>
      <w:r w:rsidRPr="007D0FF0">
        <w:rPr>
          <w:rFonts w:asciiTheme="majorHAnsi" w:hAnsiTheme="majorHAnsi"/>
        </w:rPr>
        <w:t xml:space="preserve">This chapter presents the research methodology used to investigate the detection of AI-generated steganographic malware embedded within digital images. The purpose of the methodology is to explain, in a clear and structured manner, how the study was conducted to achieve its research objectives covering the research approach, the design choices, how data was constructed and labelled, how detection was performed, and how results were evaluated </w:t>
      </w:r>
      <w:r w:rsidRPr="007D0FF0">
        <w:rPr>
          <w:rFonts w:asciiTheme="majorHAnsi" w:hAnsiTheme="majorHAnsi"/>
        </w:rPr>
        <w:fldChar w:fldCharType="begin"/>
      </w:r>
      <w:r w:rsidRPr="007D0FF0">
        <w:rPr>
          <w:rFonts w:asciiTheme="majorHAnsi" w:hAnsiTheme="majorHAnsi"/>
        </w:rPr>
        <w:instrText xml:space="preserve"> ADDIN EN.CITE &lt;EndNote&gt;&lt;Cite&gt;&lt;Author&gt;Sreekumar&lt;/Author&gt;&lt;Year&gt;2023&lt;/Year&gt;&lt;RecNum&gt;186&lt;/RecNum&gt;&lt;DisplayText&gt;(Sreekumar 2023)&lt;/DisplayText&gt;&lt;record&gt;&lt;rec-number&gt;186&lt;/rec-number&gt;&lt;foreign-keys&gt;&lt;key app="EN" db-id="wpsfper5z25dafer2vjpetstfzzrdwx2029e" timestamp="1770190506"&gt;186&lt;/key&gt;&lt;/foreign-keys&gt;&lt;ref-type name="Journal Article"&gt;17&lt;/ref-type&gt;&lt;contributors&gt;&lt;authors&gt;&lt;author&gt;Sreekumar, Divya&lt;/author&gt;&lt;/authors&gt;&lt;/contributors&gt;&lt;titles&gt;&lt;title&gt;What is research methodology? Definition, types, and examples&lt;/title&gt;&lt;secondary-title&gt;Paperpal Blog-Academic Writing Guides&lt;/secondary-title&gt;&lt;/titles&gt;&lt;periodical&gt;&lt;full-title&gt;Paperpal Blog-Academic Writing Guides&lt;/full-title&gt;&lt;/periodical&gt;&lt;dates&gt;&lt;year&gt;2023&lt;/year&gt;&lt;/dates&gt;&lt;urls&gt;&lt;/urls&gt;&lt;/record&gt;&lt;/Cite&gt;&lt;/EndNote&gt;</w:instrText>
      </w:r>
      <w:r w:rsidRPr="007D0FF0">
        <w:rPr>
          <w:rFonts w:asciiTheme="majorHAnsi" w:hAnsiTheme="majorHAnsi"/>
        </w:rPr>
        <w:fldChar w:fldCharType="separate"/>
      </w:r>
      <w:r w:rsidRPr="007D0FF0">
        <w:rPr>
          <w:rFonts w:asciiTheme="majorHAnsi" w:hAnsiTheme="majorHAnsi"/>
          <w:noProof/>
        </w:rPr>
        <w:t>(Sreekumar 2023)</w:t>
      </w:r>
      <w:r w:rsidRPr="007D0FF0">
        <w:rPr>
          <w:rFonts w:asciiTheme="majorHAnsi" w:hAnsiTheme="majorHAnsi"/>
        </w:rPr>
        <w:fldChar w:fldCharType="end"/>
      </w:r>
      <w:r w:rsidRPr="007D0FF0">
        <w:rPr>
          <w:rFonts w:asciiTheme="majorHAnsi" w:hAnsiTheme="majorHAnsi"/>
        </w:rPr>
        <w:t xml:space="preserve">. Because steganographic malware is designed to appear benign and evade conventional detection </w:t>
      </w:r>
      <w:r w:rsidRPr="007D0FF0">
        <w:rPr>
          <w:rFonts w:asciiTheme="majorHAnsi" w:hAnsiTheme="majorHAnsi"/>
        </w:rPr>
        <w:fldChar w:fldCharType="begin"/>
      </w:r>
      <w:r w:rsidRPr="007D0FF0">
        <w:rPr>
          <w:rFonts w:asciiTheme="majorHAnsi" w:hAnsiTheme="majorHAnsi"/>
        </w:rPr>
        <w:instrText xml:space="preserve"> ADDIN EN.CITE &lt;EndNote&gt;&lt;Cite&gt;&lt;Author&gt;Mandal&lt;/Author&gt;&lt;Year&gt;2022&lt;/Year&gt;&lt;RecNum&gt;187&lt;/RecNum&gt;&lt;DisplayText&gt;(Mandal, et al. 2022)&lt;/DisplayText&gt;&lt;record&gt;&lt;rec-number&gt;187&lt;/rec-number&gt;&lt;foreign-keys&gt;&lt;key app="EN" db-id="wpsfper5z25dafer2vjpetstfzzrdwx2029e" timestamp="1770191194"&gt;187&lt;/key&gt;&lt;/foreign-keys&gt;&lt;ref-type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Pr="007D0FF0">
        <w:rPr>
          <w:rFonts w:asciiTheme="majorHAnsi" w:hAnsiTheme="majorHAnsi"/>
        </w:rPr>
        <w:fldChar w:fldCharType="separate"/>
      </w:r>
      <w:r w:rsidRPr="007D0FF0">
        <w:rPr>
          <w:rFonts w:asciiTheme="majorHAnsi" w:hAnsiTheme="majorHAnsi"/>
          <w:noProof/>
        </w:rPr>
        <w:t>(Mandal, et al. 2022)</w:t>
      </w:r>
      <w:r w:rsidRPr="007D0FF0">
        <w:rPr>
          <w:rFonts w:asciiTheme="majorHAnsi" w:hAnsiTheme="majorHAnsi"/>
        </w:rPr>
        <w:fldChar w:fldCharType="end"/>
      </w:r>
      <w:r w:rsidRPr="007D0FF0">
        <w:rPr>
          <w:rFonts w:asciiTheme="majorHAnsi" w:hAnsiTheme="majorHAnsi"/>
        </w:rPr>
        <w:t>, the methodology must be rigorous and repeatable to ensure that the findings are defensible.</w:t>
      </w:r>
    </w:p>
    <w:p w14:paraId="0CFAAE53" w14:textId="77777777" w:rsidR="007D0FF0" w:rsidRPr="007D0FF0" w:rsidRDefault="007D0FF0" w:rsidP="007D0FF0">
      <w:pPr>
        <w:jc w:val="both"/>
        <w:rPr>
          <w:rFonts w:asciiTheme="majorHAnsi" w:hAnsiTheme="majorHAnsi"/>
        </w:rPr>
      </w:pPr>
      <w:r w:rsidRPr="007D0FF0">
        <w:rPr>
          <w:rFonts w:asciiTheme="majorHAnsi" w:hAnsiTheme="majorHAnsi"/>
        </w:rPr>
        <w:t xml:space="preserve">The study follows an approach where the primary aim is the development and evaluation of a hybrid detection artefact that combines signature-based detection with machine learning–based anomaly detection. The research is conducted using controlled datasets consisting of benign images and </w:t>
      </w:r>
      <w:proofErr w:type="spellStart"/>
      <w:r w:rsidRPr="007D0FF0">
        <w:rPr>
          <w:rFonts w:asciiTheme="majorHAnsi" w:hAnsiTheme="majorHAnsi"/>
        </w:rPr>
        <w:t>stego</w:t>
      </w:r>
      <w:proofErr w:type="spellEnd"/>
      <w:r w:rsidRPr="007D0FF0">
        <w:rPr>
          <w:rFonts w:asciiTheme="majorHAnsi" w:hAnsiTheme="majorHAnsi"/>
        </w:rPr>
        <w:t xml:space="preserve"> images generated through LSB-based embedding. The system does not run or open anything inside the image. Instead, it examines the image’s raw bytes and extracted features to look for hidden or suspicious patterns before execution, making the analysis safe and non-invasive. The system’s performance is evaluated using clear, quantifiable metrics, calculated by comparing its results against labels that are already known to be correct.</w:t>
      </w:r>
    </w:p>
    <w:p w14:paraId="07FE56A2" w14:textId="77777777" w:rsidR="007D0FF0" w:rsidRPr="007D0FF0" w:rsidRDefault="007D0FF0" w:rsidP="007D0FF0">
      <w:pPr>
        <w:jc w:val="both"/>
        <w:rPr>
          <w:rFonts w:asciiTheme="majorHAnsi" w:hAnsiTheme="majorHAnsi"/>
        </w:rPr>
      </w:pPr>
      <w:r w:rsidRPr="007D0FF0">
        <w:rPr>
          <w:rFonts w:asciiTheme="majorHAnsi" w:hAnsiTheme="majorHAnsi"/>
        </w:rPr>
        <w:t xml:space="preserve">The remainder of this chapter is structured as follows. Section 3.2 talks about the research paradigm and approach, followed by Section 3.3 which outlines the research design. Section 3.4 defines the threat model and key assumptions that guide the scope of detection and evaluation. Section 3.5 explains the data sources and dataset used, and Section 3.6 details the steganographic sample generation process used to produce labelled </w:t>
      </w:r>
      <w:proofErr w:type="spellStart"/>
      <w:r w:rsidRPr="007D0FF0">
        <w:rPr>
          <w:rFonts w:asciiTheme="majorHAnsi" w:hAnsiTheme="majorHAnsi"/>
        </w:rPr>
        <w:t>stego</w:t>
      </w:r>
      <w:proofErr w:type="spellEnd"/>
      <w:r w:rsidRPr="007D0FF0">
        <w:rPr>
          <w:rFonts w:asciiTheme="majorHAnsi" w:hAnsiTheme="majorHAnsi"/>
        </w:rPr>
        <w:t xml:space="preserve"> images. The rest of the sections describe the feature engineering process, the YARA detection method, the anomaly detection method, and the hybrid fusion logic, before presenting the evaluation metrics, experimental procedure, tools and environment, and ethical and safety considerations. The chapter concludes with a summary that links the methodology to the system implementation presented in Chapter 4.</w:t>
      </w:r>
    </w:p>
    <w:p w14:paraId="434E4C55" w14:textId="77777777" w:rsidR="007D0FF0" w:rsidRPr="007D0FF0" w:rsidRDefault="007D0FF0" w:rsidP="007D0FF0">
      <w:pPr>
        <w:jc w:val="both"/>
        <w:rPr>
          <w:rFonts w:asciiTheme="majorHAnsi" w:hAnsiTheme="majorHAnsi"/>
        </w:rPr>
      </w:pPr>
      <w:r w:rsidRPr="007D0FF0">
        <w:rPr>
          <w:rFonts w:asciiTheme="majorHAnsi" w:hAnsiTheme="majorHAnsi"/>
        </w:rPr>
        <w:br w:type="page"/>
      </w:r>
    </w:p>
    <w:p w14:paraId="2DD33DA9" w14:textId="77777777" w:rsidR="007D0FF0" w:rsidRPr="007F14C7" w:rsidRDefault="007D0FF0" w:rsidP="00C148A0">
      <w:pPr>
        <w:pStyle w:val="Heading1"/>
        <w:jc w:val="both"/>
        <w:rPr>
          <w:b/>
          <w:bCs/>
          <w:color w:val="auto"/>
          <w:sz w:val="24"/>
          <w:szCs w:val="24"/>
        </w:rPr>
      </w:pPr>
      <w:bookmarkStart w:id="187" w:name="_Toc221104119"/>
      <w:bookmarkStart w:id="188" w:name="_Toc221191413"/>
      <w:r w:rsidRPr="007F14C7">
        <w:rPr>
          <w:b/>
          <w:bCs/>
          <w:color w:val="auto"/>
          <w:sz w:val="24"/>
          <w:szCs w:val="24"/>
        </w:rPr>
        <w:t>3.2 Research Paradigm and Approach</w:t>
      </w:r>
      <w:bookmarkEnd w:id="187"/>
      <w:bookmarkEnd w:id="188"/>
    </w:p>
    <w:p w14:paraId="1BF13BA3" w14:textId="42EF9824" w:rsidR="007D0FF0" w:rsidRPr="007D0FF0" w:rsidRDefault="007D0FF0" w:rsidP="007D0FF0">
      <w:pPr>
        <w:jc w:val="both"/>
        <w:rPr>
          <w:rFonts w:asciiTheme="majorHAnsi" w:hAnsiTheme="majorHAnsi"/>
        </w:rPr>
      </w:pPr>
      <w:r w:rsidRPr="007D0FF0">
        <w:rPr>
          <w:rFonts w:asciiTheme="majorHAnsi" w:hAnsiTheme="majorHAnsi"/>
        </w:rPr>
        <w:t xml:space="preserve">Research paradigms represent the fundamental beliefs that guide how a researcher understands reality, knowledge creation, and the process of inquiry </w:t>
      </w:r>
      <w:r w:rsidRPr="007D0FF0">
        <w:rPr>
          <w:rFonts w:asciiTheme="majorHAnsi" w:hAnsiTheme="majorHAnsi"/>
        </w:rPr>
        <w:fldChar w:fldCharType="begin"/>
      </w:r>
      <w:r w:rsidRPr="007D0FF0">
        <w:rPr>
          <w:rFonts w:asciiTheme="majorHAnsi" w:hAnsiTheme="majorHAnsi"/>
        </w:rPr>
        <w:instrText xml:space="preserve"> ADDIN EN.CITE &lt;EndNote&gt;&lt;Cite&gt;&lt;Author&gt;Maruashvili&lt;/Author&gt;&lt;Year&gt;2024&lt;/Year&gt;&lt;RecNum&gt;189&lt;/RecNum&gt;&lt;DisplayText&gt;(Maruashvili 2024)&lt;/DisplayText&gt;&lt;record&gt;&lt;rec-number&gt;189&lt;/rec-number&gt;&lt;foreign-keys&gt;&lt;key app="EN" db-id="wpsfper5z25dafer2vjpetstfzzrdwx2029e" timestamp="1770191620"&gt;189&lt;/key&gt;&lt;/foreign-keys&gt;&lt;ref-type name="Journal Article"&gt;17&lt;/ref-type&gt;&lt;contributors&gt;&lt;authors&gt;&lt;author&gt;Maruashvili, Ekaterine&lt;/author&gt;&lt;/authors&gt;&lt;/contributors&gt;&lt;titles&gt;&lt;title&gt;The Most Common Research Paradigms&lt;/title&gt;&lt;secondary-title&gt;Georgian Academy of Business Sciences&amp;quot; Moambe&amp;quot;&lt;/secondary-title&gt;&lt;/titles&gt;&lt;periodical&gt;&lt;full-title&gt;Georgian Academy of Business Sciences&amp;quot; Moambe&amp;quot;&lt;/full-title&gt;&lt;/periodical&gt;&lt;pages&gt;14-17&lt;/pages&gt;&lt;number&gt;53&lt;/number&gt;&lt;dates&gt;&lt;year&gt;2024&lt;/year&gt;&lt;/dates&gt;&lt;urls&gt;&lt;/urls&gt;&lt;/record&gt;&lt;/Cite&gt;&lt;/EndNote&gt;</w:instrText>
      </w:r>
      <w:r w:rsidRPr="007D0FF0">
        <w:rPr>
          <w:rFonts w:asciiTheme="majorHAnsi" w:hAnsiTheme="majorHAnsi"/>
        </w:rPr>
        <w:fldChar w:fldCharType="separate"/>
      </w:r>
      <w:r w:rsidRPr="007D0FF0">
        <w:rPr>
          <w:rFonts w:asciiTheme="majorHAnsi" w:hAnsiTheme="majorHAnsi"/>
          <w:noProof/>
        </w:rPr>
        <w:t>(Maruashvili 2024)</w:t>
      </w:r>
      <w:r w:rsidRPr="007D0FF0">
        <w:rPr>
          <w:rFonts w:asciiTheme="majorHAnsi" w:hAnsiTheme="majorHAnsi"/>
        </w:rPr>
        <w:fldChar w:fldCharType="end"/>
      </w:r>
      <w:r w:rsidRPr="007D0FF0">
        <w:rPr>
          <w:rFonts w:asciiTheme="majorHAnsi" w:hAnsiTheme="majorHAnsi"/>
        </w:rPr>
        <w:t xml:space="preserve">. These beliefs are shaped by ontological, epistemological, methodological, and axiological assumptions, which collectively influence how research problems are framed and investigated </w:t>
      </w:r>
      <w:r w:rsidRPr="007D0FF0">
        <w:rPr>
          <w:rFonts w:asciiTheme="majorHAnsi" w:hAnsiTheme="majorHAnsi"/>
        </w:rPr>
        <w:fldChar w:fldCharType="begin"/>
      </w:r>
      <w:r w:rsidRPr="007D0FF0">
        <w:rPr>
          <w:rFonts w:asciiTheme="majorHAnsi" w:hAnsiTheme="majorHAnsi"/>
        </w:rPr>
        <w:instrText xml:space="preserve"> ADDIN EN.CITE &lt;EndNote&gt;&lt;Cite&gt;&lt;Author&gt;Vaishnavi&lt;/Author&gt;&lt;Year&gt;2004&lt;/Year&gt;&lt;RecNum&gt;169&lt;/RecNum&gt;&lt;DisplayText&gt;(Vaishnavi and Kuechler 2004)&lt;/DisplayText&gt;&lt;record&gt;&lt;rec-number&gt;169&lt;/rec-number&gt;&lt;foreign-keys&gt;&lt;key app="EN" db-id="wpsfper5z25dafer2vjpetstfzzrdwx2029e" timestamp="1692033007"&gt;169&lt;/key&gt;&lt;/foreign-keys&gt;&lt;ref-type name="Journal Article"&gt;17&lt;/ref-type&gt;&lt;contributors&gt;&lt;authors&gt;&lt;author&gt;Vaishnavi, Vijay&lt;/author&gt;&lt;author&gt;Kuechler, William&lt;/author&gt;&lt;/authors&gt;&lt;/contributors&gt;&lt;titles&gt;&lt;title&gt;Design research in information systems&lt;/title&gt;&lt;/titles&gt;&lt;dates&gt;&lt;year&gt;2004&lt;/year&gt;&lt;/dates&gt;&lt;urls&gt;&lt;/urls&gt;&lt;/record&gt;&lt;/Cite&gt;&lt;/EndNote&gt;</w:instrText>
      </w:r>
      <w:r w:rsidRPr="007D0FF0">
        <w:rPr>
          <w:rFonts w:asciiTheme="majorHAnsi" w:hAnsiTheme="majorHAnsi"/>
        </w:rPr>
        <w:fldChar w:fldCharType="separate"/>
      </w:r>
      <w:r w:rsidRPr="007D0FF0">
        <w:rPr>
          <w:rFonts w:asciiTheme="majorHAnsi" w:hAnsiTheme="majorHAnsi"/>
          <w:noProof/>
        </w:rPr>
        <w:t>(Vaishnavi and Kuechler 2004)</w:t>
      </w:r>
      <w:r w:rsidRPr="007D0FF0">
        <w:rPr>
          <w:rFonts w:asciiTheme="majorHAnsi" w:hAnsiTheme="majorHAnsi"/>
        </w:rPr>
        <w:fldChar w:fldCharType="end"/>
      </w:r>
      <w:r w:rsidRPr="007D0FF0">
        <w:rPr>
          <w:rFonts w:asciiTheme="majorHAnsi" w:hAnsiTheme="majorHAnsi"/>
        </w:rPr>
        <w:t xml:space="preserve">. Understanding the research paradigm is essential, as it determines how reality is perceived and how knowledge about that reality can be systematically studied </w:t>
      </w:r>
      <w:r w:rsidRPr="007D0FF0">
        <w:rPr>
          <w:rFonts w:asciiTheme="majorHAnsi" w:hAnsiTheme="majorHAnsi"/>
        </w:rPr>
        <w:fldChar w:fldCharType="begin"/>
      </w:r>
      <w:r w:rsidRPr="007D0FF0">
        <w:rPr>
          <w:rFonts w:asciiTheme="majorHAnsi" w:hAnsiTheme="majorHAnsi"/>
        </w:rPr>
        <w:instrText xml:space="preserve"> ADDIN EN.CITE &lt;EndNote&gt;&lt;Cite&gt;&lt;Author&gt;Rehman&lt;/Author&gt;&lt;Year&gt;2016&lt;/Year&gt;&lt;RecNum&gt;191&lt;/RecNum&gt;&lt;DisplayText&gt;(Rehman and Alharthi 2016)&lt;/DisplayText&gt;&lt;record&gt;&lt;rec-number&gt;191&lt;/rec-number&gt;&lt;foreign-keys&gt;&lt;key app="EN" db-id="wpsfper5z25dafer2vjpetstfzzrdwx2029e" timestamp="1770191748"&gt;191&lt;/key&gt;&lt;/foreign-keys&gt;&lt;ref-type name="Journal Article"&gt;17&lt;/ref-type&gt;&lt;contributors&gt;&lt;authors&gt;&lt;author&gt;Rehman, Adil Abdul&lt;/author&gt;&lt;author&gt;Alharthi, Khalid&lt;/author&gt;&lt;/authors&gt;&lt;/contributors&gt;&lt;titles&gt;&lt;title&gt;An introduction to research paradigms&lt;/title&gt;&lt;secondary-title&gt;International journal of educational investigations&lt;/secondary-title&gt;&lt;/titles&gt;&lt;periodical&gt;&lt;full-title&gt;International journal of educational investigations&lt;/full-title&gt;&lt;/periodical&gt;&lt;pages&gt;51-59&lt;/pages&gt;&lt;volume&gt;3&lt;/volume&gt;&lt;number&gt;8&lt;/number&gt;&lt;dates&gt;&lt;year&gt;2016&lt;/year&gt;&lt;/dates&gt;&lt;urls&gt;&lt;/urls&gt;&lt;/record&gt;&lt;/Cite&gt;&lt;/EndNote&gt;</w:instrText>
      </w:r>
      <w:r w:rsidRPr="007D0FF0">
        <w:rPr>
          <w:rFonts w:asciiTheme="majorHAnsi" w:hAnsiTheme="majorHAnsi"/>
        </w:rPr>
        <w:fldChar w:fldCharType="separate"/>
      </w:r>
      <w:r w:rsidRPr="007D0FF0">
        <w:rPr>
          <w:rFonts w:asciiTheme="majorHAnsi" w:hAnsiTheme="majorHAnsi"/>
          <w:noProof/>
        </w:rPr>
        <w:t>(Rehman and Alharthi 2016)</w:t>
      </w:r>
      <w:r w:rsidRPr="007D0FF0">
        <w:rPr>
          <w:rFonts w:asciiTheme="majorHAnsi" w:hAnsiTheme="majorHAnsi"/>
        </w:rPr>
        <w:fldChar w:fldCharType="end"/>
      </w:r>
      <w:r w:rsidRPr="007D0FF0">
        <w:rPr>
          <w:rFonts w:asciiTheme="majorHAnsi" w:hAnsiTheme="majorHAnsi"/>
        </w:rPr>
        <w:t>.</w:t>
      </w:r>
    </w:p>
    <w:p w14:paraId="10899B62" w14:textId="6A1D1947" w:rsidR="007D0FF0" w:rsidRPr="007D0FF0" w:rsidRDefault="007D0FF0" w:rsidP="007D0FF0">
      <w:pPr>
        <w:jc w:val="both"/>
        <w:rPr>
          <w:rFonts w:asciiTheme="majorHAnsi" w:hAnsiTheme="majorHAnsi"/>
        </w:rPr>
      </w:pPr>
      <w:r w:rsidRPr="007D0FF0">
        <w:rPr>
          <w:rFonts w:asciiTheme="majorHAnsi" w:hAnsiTheme="majorHAnsi"/>
        </w:rPr>
        <w:t xml:space="preserve">This study follows a quantitative and experimental research approach, where controlled datasets of benign and steganographic images are evaluated using measurable detection performance metrics, and furthermore, the choice of paradigm directly affects how threats are modelled, how detection mechanisms are designed, and how results are validated </w:t>
      </w:r>
      <w:r w:rsidRPr="007D0FF0">
        <w:rPr>
          <w:rFonts w:asciiTheme="majorHAnsi" w:hAnsiTheme="majorHAnsi"/>
        </w:rPr>
        <w:fldChar w:fldCharType="begin"/>
      </w:r>
      <w:r w:rsidRPr="007D0FF0">
        <w:rPr>
          <w:rFonts w:asciiTheme="majorHAnsi" w:hAnsiTheme="majorHAnsi"/>
        </w:rPr>
        <w:instrText xml:space="preserve"> ADDIN EN.CITE &lt;EndNote&gt;&lt;Cite&gt;&lt;Author&gt;Kotronoulas&lt;/Author&gt;&lt;Year&gt;2023&lt;/Year&gt;&lt;RecNum&gt;193&lt;/RecNum&gt;&lt;DisplayText&gt;(Kotronoulas and Papadopoulou 2023)&lt;/DisplayText&gt;&lt;record&gt;&lt;rec-number&gt;193&lt;/rec-number&gt;&lt;foreign-keys&gt;&lt;key app="EN" db-id="wpsfper5z25dafer2vjpetstfzzrdwx2029e" timestamp="1770191883"&gt;193&lt;/key&gt;&lt;/foreign-keys&gt;&lt;ref-type name="Conference Proceedings"&gt;10&lt;/ref-type&gt;&lt;contributors&gt;&lt;authors&gt;&lt;author&gt;Kotronoulas, Grigorios&lt;/author&gt;&lt;author&gt;Papadopoulou, Constantina&lt;/author&gt;&lt;/authors&gt;&lt;/contributors&gt;&lt;titles&gt;&lt;title&gt;A primer to experimental and nonexperimental quantitative research: the example case of tobacco-related mouth cancer&lt;/title&gt;&lt;secondary-title&gt;Seminars in Oncology Nursing&lt;/secondary-title&gt;&lt;/titles&gt;&lt;pages&gt;151396&lt;/pages&gt;&lt;volume&gt;39&lt;/volume&gt;&lt;number&gt;2&lt;/number&gt;&lt;dates&gt;&lt;year&gt;2023&lt;/year&gt;&lt;/dates&gt;&lt;publisher&gt;Elsevier&lt;/publisher&gt;&lt;isbn&gt;0749-2081&lt;/isbn&gt;&lt;urls&gt;&lt;/urls&gt;&lt;/record&gt;&lt;/Cite&gt;&lt;/EndNote&gt;</w:instrText>
      </w:r>
      <w:r w:rsidRPr="007D0FF0">
        <w:rPr>
          <w:rFonts w:asciiTheme="majorHAnsi" w:hAnsiTheme="majorHAnsi"/>
        </w:rPr>
        <w:fldChar w:fldCharType="separate"/>
      </w:r>
      <w:r w:rsidRPr="007D0FF0">
        <w:rPr>
          <w:rFonts w:asciiTheme="majorHAnsi" w:hAnsiTheme="majorHAnsi"/>
          <w:noProof/>
        </w:rPr>
        <w:t>(Kotronoulas and Papadopoulou 2023)</w:t>
      </w:r>
      <w:r w:rsidRPr="007D0FF0">
        <w:rPr>
          <w:rFonts w:asciiTheme="majorHAnsi" w:hAnsiTheme="majorHAnsi"/>
        </w:rPr>
        <w:fldChar w:fldCharType="end"/>
      </w:r>
      <w:r w:rsidRPr="007D0FF0">
        <w:rPr>
          <w:rFonts w:asciiTheme="majorHAnsi" w:hAnsiTheme="majorHAnsi"/>
        </w:rPr>
        <w:t>. This study considers three paradigmatic perspectives - positivism, interpretivism, and design science research to determine the most suitable method for investigating the detection of AI-generated steganographic malware.</w:t>
      </w:r>
    </w:p>
    <w:p w14:paraId="0A1AB6CD" w14:textId="77777777" w:rsidR="007D0FF0" w:rsidRPr="007D0FF0" w:rsidRDefault="007D0FF0" w:rsidP="007D0FF0">
      <w:pPr>
        <w:pStyle w:val="Heading2"/>
        <w:jc w:val="both"/>
        <w:rPr>
          <w:b/>
          <w:bCs/>
          <w:color w:val="auto"/>
          <w:sz w:val="24"/>
          <w:szCs w:val="24"/>
        </w:rPr>
      </w:pPr>
      <w:bookmarkStart w:id="189" w:name="_Toc221104120"/>
      <w:bookmarkStart w:id="190" w:name="_Toc221191414"/>
      <w:r w:rsidRPr="007D0FF0">
        <w:rPr>
          <w:b/>
          <w:bCs/>
          <w:color w:val="auto"/>
          <w:sz w:val="24"/>
          <w:szCs w:val="24"/>
        </w:rPr>
        <w:t>3.2.1 Positivism</w:t>
      </w:r>
      <w:bookmarkEnd w:id="189"/>
      <w:bookmarkEnd w:id="190"/>
    </w:p>
    <w:p w14:paraId="3DE392CA" w14:textId="12F4680B" w:rsidR="007D0FF0" w:rsidRPr="007D0FF0" w:rsidRDefault="007D0FF0" w:rsidP="007D0FF0">
      <w:pPr>
        <w:jc w:val="both"/>
        <w:rPr>
          <w:rFonts w:asciiTheme="majorHAnsi" w:hAnsiTheme="majorHAnsi"/>
        </w:rPr>
      </w:pPr>
      <w:r w:rsidRPr="007D0FF0">
        <w:rPr>
          <w:rFonts w:asciiTheme="majorHAnsi" w:hAnsiTheme="majorHAnsi"/>
        </w:rPr>
        <w:t xml:space="preserve">Positivism assumes the existence of an objective reality that can be observed, measured, and analysed through empirical and quantitative methods. Within this paradigm, research aims to uncover causal relationships and generalisable laws using controlled experimentation and statistical evaluation </w:t>
      </w:r>
      <w:r w:rsidRPr="007D0FF0">
        <w:rPr>
          <w:rFonts w:asciiTheme="majorHAnsi" w:hAnsiTheme="majorHAnsi"/>
        </w:rPr>
        <w:fldChar w:fldCharType="begin"/>
      </w:r>
      <w:r w:rsidRPr="007D0FF0">
        <w:rPr>
          <w:rFonts w:asciiTheme="majorHAnsi" w:hAnsiTheme="majorHAnsi"/>
        </w:rPr>
        <w:instrText xml:space="preserve"> ADDIN EN.CITE &lt;EndNote&gt;&lt;Cite&gt;&lt;Author&gt;Bryman&lt;/Author&gt;&lt;Year&gt;2016&lt;/Year&gt;&lt;RecNum&gt;165&lt;/RecNum&gt;&lt;DisplayText&gt;(Bryman 2016)&lt;/DisplayText&gt;&lt;record&gt;&lt;rec-number&gt;165&lt;/rec-number&gt;&lt;foreign-keys&gt;&lt;key app="EN" db-id="wpsfper5z25dafer2vjpetstfzzrdwx2029e" timestamp="1691970365"&gt;165&lt;/key&gt;&lt;/foreign-keys&gt;&lt;ref-type name="Book"&gt;6&lt;/ref-type&gt;&lt;contributors&gt;&lt;authors&gt;&lt;author&gt;Bryman, Alan&lt;/author&gt;&lt;/authors&gt;&lt;/contributors&gt;&lt;titles&gt;&lt;title&gt;Social research methods&lt;/title&gt;&lt;/titles&gt;&lt;dates&gt;&lt;year&gt;2016&lt;/year&gt;&lt;/dates&gt;&lt;publisher&gt;Oxford university press&lt;/publisher&gt;&lt;isbn&gt;0199689458&lt;/isbn&gt;&lt;urls&gt;&lt;/urls&gt;&lt;/record&gt;&lt;/Cite&gt;&lt;/EndNote&gt;</w:instrText>
      </w:r>
      <w:r w:rsidRPr="007D0FF0">
        <w:rPr>
          <w:rFonts w:asciiTheme="majorHAnsi" w:hAnsiTheme="majorHAnsi"/>
        </w:rPr>
        <w:fldChar w:fldCharType="separate"/>
      </w:r>
      <w:r w:rsidRPr="007D0FF0">
        <w:rPr>
          <w:rFonts w:asciiTheme="majorHAnsi" w:hAnsiTheme="majorHAnsi"/>
          <w:noProof/>
        </w:rPr>
        <w:t>(Bryman 2016)</w:t>
      </w:r>
      <w:r w:rsidRPr="007D0FF0">
        <w:rPr>
          <w:rFonts w:asciiTheme="majorHAnsi" w:hAnsiTheme="majorHAnsi"/>
        </w:rPr>
        <w:fldChar w:fldCharType="end"/>
      </w:r>
      <w:r w:rsidRPr="007D0FF0">
        <w:rPr>
          <w:rFonts w:asciiTheme="majorHAnsi" w:hAnsiTheme="majorHAnsi"/>
        </w:rPr>
        <w:t>.</w:t>
      </w:r>
    </w:p>
    <w:p w14:paraId="5E8331B0" w14:textId="77777777" w:rsidR="007D0FF0" w:rsidRPr="007D0FF0" w:rsidRDefault="007D0FF0" w:rsidP="007D0FF0">
      <w:pPr>
        <w:jc w:val="both"/>
        <w:rPr>
          <w:rFonts w:asciiTheme="majorHAnsi" w:hAnsiTheme="majorHAnsi"/>
        </w:rPr>
      </w:pPr>
      <w:r w:rsidRPr="007D0FF0">
        <w:rPr>
          <w:rFonts w:asciiTheme="majorHAnsi" w:hAnsiTheme="majorHAnsi"/>
        </w:rPr>
        <w:t>This paradigm aligns partially with the objectives of this study, as the detection of steganographic malware can be measured objectively using metrics like accuracy, precision, recall, and error rates. The study adopts a positivist stance when measuring the effectiveness of detection techniques, treating malware detection outcomes as observable and repeatable phenomena independent of human interpretation. By testing the system on known clean images and images with hidden data, the study shows how LSB embedding affects detection performance.</w:t>
      </w:r>
    </w:p>
    <w:p w14:paraId="6A1612C3" w14:textId="69CAE09D" w:rsidR="007D0FF0" w:rsidRPr="007D0FF0" w:rsidRDefault="007D0FF0" w:rsidP="007D0FF0">
      <w:pPr>
        <w:jc w:val="both"/>
        <w:rPr>
          <w:rFonts w:asciiTheme="majorHAnsi" w:hAnsiTheme="majorHAnsi"/>
        </w:rPr>
      </w:pPr>
      <w:r w:rsidRPr="007D0FF0">
        <w:rPr>
          <w:rFonts w:asciiTheme="majorHAnsi" w:hAnsiTheme="majorHAnsi"/>
        </w:rPr>
        <w:t xml:space="preserve">However, positivism alone is insufficient to fully address the research problem, as it does not inherently support the design and construction of new detection artefacts. While positivist principles guide the evaluation phase of this research, they do not fully capture the creative and problem-solving aspects required to design a novel hybrid detection system </w:t>
      </w:r>
      <w:r w:rsidRPr="007D0FF0">
        <w:rPr>
          <w:rFonts w:asciiTheme="majorHAnsi" w:hAnsiTheme="majorHAnsi"/>
        </w:rPr>
        <w:fldChar w:fldCharType="begin"/>
      </w:r>
      <w:r w:rsidRPr="007D0FF0">
        <w:rPr>
          <w:rFonts w:asciiTheme="majorHAnsi" w:hAnsiTheme="majorHAnsi"/>
        </w:rPr>
        <w:instrText xml:space="preserve"> ADDIN EN.CITE &lt;EndNote&gt;&lt;Cite&gt;&lt;Author&gt;Park&lt;/Author&gt;&lt;Year&gt;2020&lt;/Year&gt;&lt;RecNum&gt;195&lt;/RecNum&gt;&lt;DisplayText&gt;(Park, et al. 2020)&lt;/DisplayText&gt;&lt;record&gt;&lt;rec-number&gt;195&lt;/rec-number&gt;&lt;foreign-keys&gt;&lt;key app="EN" db-id="wpsfper5z25dafer2vjpetstfzzrdwx2029e" timestamp="1770192320"&gt;195&lt;/key&gt;&lt;/foreign-keys&gt;&lt;ref-type name="Journal Article"&gt;17&lt;/ref-type&gt;&lt;contributors&gt;&lt;authors&gt;&lt;author&gt;Park, Yoon Soo&lt;/author&gt;&lt;author&gt;Konge, Lars&lt;/author&gt;&lt;author&gt;Artino Jr, Anthony R&lt;/author&gt;&lt;/authors&gt;&lt;/contributors&gt;&lt;titles&gt;&lt;title&gt;The positivism paradigm of research&lt;/title&gt;&lt;secondary-title&gt;Academic medicine&lt;/secondary-title&gt;&lt;/titles&gt;&lt;periodical&gt;&lt;full-title&gt;Academic medicine&lt;/full-title&gt;&lt;/periodical&gt;&lt;pages&gt;690-694&lt;/pages&gt;&lt;volume&gt;95&lt;/volume&gt;&lt;number&gt;5&lt;/number&gt;&lt;dates&gt;&lt;year&gt;2020&lt;/year&gt;&lt;/dates&gt;&lt;isbn&gt;1040-2446&lt;/isbn&gt;&lt;urls&gt;&lt;/urls&gt;&lt;/record&gt;&lt;/Cite&gt;&lt;/EndNote&gt;</w:instrText>
      </w:r>
      <w:r w:rsidRPr="007D0FF0">
        <w:rPr>
          <w:rFonts w:asciiTheme="majorHAnsi" w:hAnsiTheme="majorHAnsi"/>
        </w:rPr>
        <w:fldChar w:fldCharType="separate"/>
      </w:r>
      <w:r w:rsidRPr="007D0FF0">
        <w:rPr>
          <w:rFonts w:asciiTheme="majorHAnsi" w:hAnsiTheme="majorHAnsi"/>
          <w:noProof/>
        </w:rPr>
        <w:t>(Park, et al. 2020)</w:t>
      </w:r>
      <w:r w:rsidRPr="007D0FF0">
        <w:rPr>
          <w:rFonts w:asciiTheme="majorHAnsi" w:hAnsiTheme="majorHAnsi"/>
        </w:rPr>
        <w:fldChar w:fldCharType="end"/>
      </w:r>
      <w:r w:rsidRPr="007D0FF0">
        <w:rPr>
          <w:rFonts w:asciiTheme="majorHAnsi" w:hAnsiTheme="majorHAnsi"/>
        </w:rPr>
        <w:t>.</w:t>
      </w:r>
    </w:p>
    <w:p w14:paraId="6BDABD45" w14:textId="77777777" w:rsidR="007D0FF0" w:rsidRPr="007D0FF0" w:rsidRDefault="007D0FF0" w:rsidP="007D0FF0">
      <w:pPr>
        <w:pStyle w:val="Heading2"/>
        <w:jc w:val="both"/>
        <w:rPr>
          <w:b/>
          <w:bCs/>
          <w:color w:val="auto"/>
          <w:sz w:val="24"/>
          <w:szCs w:val="24"/>
        </w:rPr>
      </w:pPr>
      <w:bookmarkStart w:id="191" w:name="_Toc221104121"/>
      <w:bookmarkStart w:id="192" w:name="_Toc221191415"/>
      <w:r w:rsidRPr="007D0FF0">
        <w:rPr>
          <w:b/>
          <w:bCs/>
          <w:color w:val="auto"/>
          <w:sz w:val="24"/>
          <w:szCs w:val="24"/>
        </w:rPr>
        <w:t>3.2.2 Interpretivism</w:t>
      </w:r>
      <w:bookmarkEnd w:id="191"/>
      <w:bookmarkEnd w:id="192"/>
    </w:p>
    <w:p w14:paraId="419BF8A0" w14:textId="7EDFF636" w:rsidR="007D0FF0" w:rsidRPr="007D0FF0" w:rsidRDefault="007D0FF0" w:rsidP="007D0FF0">
      <w:pPr>
        <w:jc w:val="both"/>
        <w:rPr>
          <w:rFonts w:asciiTheme="majorHAnsi" w:hAnsiTheme="majorHAnsi"/>
        </w:rPr>
      </w:pPr>
      <w:r w:rsidRPr="007D0FF0">
        <w:rPr>
          <w:rFonts w:asciiTheme="majorHAnsi" w:hAnsiTheme="majorHAnsi"/>
        </w:rPr>
        <w:t xml:space="preserve">Interpretivism views reality as socially constructed and shaped by human experiences, perceptions, and contextual understanding. Rather than seeking universal laws, interpretivist research aims to understand meaning, intent, and context, often relying on qualitative methods such as interviews, observations, and textual analysis </w:t>
      </w:r>
      <w:r w:rsidRPr="007D0FF0">
        <w:rPr>
          <w:rFonts w:asciiTheme="majorHAnsi" w:hAnsiTheme="majorHAnsi"/>
        </w:rPr>
        <w:fldChar w:fldCharType="begin"/>
      </w:r>
      <w:r w:rsidRPr="007D0FF0">
        <w:rPr>
          <w:rFonts w:asciiTheme="majorHAnsi" w:hAnsiTheme="majorHAnsi"/>
        </w:rPr>
        <w:instrText xml:space="preserve"> ADDIN EN.CITE &lt;EndNote&gt;&lt;Cite&gt;&lt;Author&gt;William&lt;/Author&gt;&lt;Year&gt;2024&lt;/Year&gt;&lt;RecNum&gt;197&lt;/RecNum&gt;&lt;DisplayText&gt;(William 2024)&lt;/DisplayText&gt;&lt;record&gt;&lt;rec-number&gt;197&lt;/rec-number&gt;&lt;foreign-keys&gt;&lt;key app="EN" db-id="wpsfper5z25dafer2vjpetstfzzrdwx2029e" timestamp="1770192588"&gt;197&lt;/key&gt;&lt;/foreign-keys&gt;&lt;ref-type name="Journal Article"&gt;17&lt;/ref-type&gt;&lt;contributors&gt;&lt;authors&gt;&lt;author&gt;William, Fodouop Kouam Arthur&lt;/author&gt;&lt;/authors&gt;&lt;/contributors&gt;&lt;titles&gt;&lt;title&gt;Interpretivism or constructivism: Navigating research paradigms in social science research&lt;/title&gt;&lt;secondary-title&gt;Interpretivism or Constructivism: Navigating Research Paradigms in Social Science Research&lt;/secondary-title&gt;&lt;/titles&gt;&lt;periodical&gt;&lt;full-title&gt;Interpretivism or Constructivism: Navigating Research Paradigms in Social Science Research&lt;/full-title&gt;&lt;/periodical&gt;&lt;pages&gt;5-5&lt;/pages&gt;&lt;volume&gt;143&lt;/volume&gt;&lt;number&gt;1&lt;/number&gt;&lt;dates&gt;&lt;year&gt;2024&lt;/year&gt;&lt;/dates&gt;&lt;urls&gt;&lt;/urls&gt;&lt;/record&gt;&lt;/Cite&gt;&lt;/EndNote&gt;</w:instrText>
      </w:r>
      <w:r w:rsidRPr="007D0FF0">
        <w:rPr>
          <w:rFonts w:asciiTheme="majorHAnsi" w:hAnsiTheme="majorHAnsi"/>
        </w:rPr>
        <w:fldChar w:fldCharType="separate"/>
      </w:r>
      <w:r w:rsidRPr="007D0FF0">
        <w:rPr>
          <w:rFonts w:asciiTheme="majorHAnsi" w:hAnsiTheme="majorHAnsi"/>
          <w:noProof/>
        </w:rPr>
        <w:t>(William 2024)</w:t>
      </w:r>
      <w:r w:rsidRPr="007D0FF0">
        <w:rPr>
          <w:rFonts w:asciiTheme="majorHAnsi" w:hAnsiTheme="majorHAnsi"/>
        </w:rPr>
        <w:fldChar w:fldCharType="end"/>
      </w:r>
      <w:r w:rsidRPr="007D0FF0">
        <w:rPr>
          <w:rFonts w:asciiTheme="majorHAnsi" w:hAnsiTheme="majorHAnsi"/>
        </w:rPr>
        <w:t>.</w:t>
      </w:r>
    </w:p>
    <w:p w14:paraId="179DF602" w14:textId="77777777" w:rsidR="007D0FF0" w:rsidRPr="007D0FF0" w:rsidRDefault="007D0FF0" w:rsidP="007D0FF0">
      <w:pPr>
        <w:jc w:val="both"/>
        <w:rPr>
          <w:rFonts w:asciiTheme="majorHAnsi" w:hAnsiTheme="majorHAnsi"/>
        </w:rPr>
      </w:pPr>
      <w:r w:rsidRPr="007D0FF0">
        <w:rPr>
          <w:rFonts w:asciiTheme="majorHAnsi" w:hAnsiTheme="majorHAnsi"/>
        </w:rPr>
        <w:t>In this study on steganographic malware detection, interpretivism has limited applicability. The detection of hidden malicious content in digital images does not rely on interpretation but rather on statistical, structural, and algorithmic properties of the files. The presence or absence of steganographic malware is not dependent on human perception but on measurable deviations within the digital artefacts.</w:t>
      </w:r>
    </w:p>
    <w:p w14:paraId="21F36313" w14:textId="77777777" w:rsidR="007D0FF0" w:rsidRPr="007D0FF0" w:rsidRDefault="007D0FF0" w:rsidP="007D0FF0">
      <w:pPr>
        <w:jc w:val="both"/>
        <w:rPr>
          <w:rFonts w:asciiTheme="majorHAnsi" w:hAnsiTheme="majorHAnsi"/>
        </w:rPr>
      </w:pPr>
      <w:r w:rsidRPr="007D0FF0">
        <w:rPr>
          <w:rFonts w:asciiTheme="majorHAnsi" w:hAnsiTheme="majorHAnsi"/>
        </w:rPr>
        <w:t>As a result, interpretivism is not adopted as the primary paradigm for this study. Nevertheless, interpretivist insights indirectly inform the understanding of how attackers design evasive malware techniques and how defenders conceptualise detection challenges. These contextual insights do support the motivation for the research but do not form the methodological foundation.</w:t>
      </w:r>
    </w:p>
    <w:p w14:paraId="112C9A29" w14:textId="77777777" w:rsidR="007D0FF0" w:rsidRPr="007D0FF0" w:rsidRDefault="007D0FF0" w:rsidP="007D0FF0">
      <w:pPr>
        <w:pStyle w:val="Heading2"/>
        <w:jc w:val="both"/>
        <w:rPr>
          <w:b/>
          <w:bCs/>
          <w:color w:val="auto"/>
          <w:sz w:val="24"/>
          <w:szCs w:val="24"/>
        </w:rPr>
      </w:pPr>
      <w:bookmarkStart w:id="193" w:name="_Toc221104122"/>
      <w:bookmarkStart w:id="194" w:name="_Toc221191416"/>
      <w:r w:rsidRPr="007D0FF0">
        <w:rPr>
          <w:b/>
          <w:bCs/>
          <w:color w:val="auto"/>
          <w:sz w:val="24"/>
          <w:szCs w:val="24"/>
        </w:rPr>
        <w:t>3.2.3 Design Science Research</w:t>
      </w:r>
      <w:bookmarkEnd w:id="193"/>
      <w:bookmarkEnd w:id="194"/>
    </w:p>
    <w:p w14:paraId="7722CA98" w14:textId="2A0BB58A" w:rsidR="007D0FF0" w:rsidRPr="007D0FF0" w:rsidRDefault="007D0FF0" w:rsidP="007D0FF0">
      <w:pPr>
        <w:jc w:val="both"/>
        <w:rPr>
          <w:rFonts w:asciiTheme="majorHAnsi" w:hAnsiTheme="majorHAnsi"/>
        </w:rPr>
      </w:pPr>
      <w:r w:rsidRPr="007D0FF0">
        <w:rPr>
          <w:rFonts w:asciiTheme="majorHAnsi" w:hAnsiTheme="majorHAnsi"/>
        </w:rPr>
        <w:t xml:space="preserve">Design Science Research focuses on solving real-world problems through the creation, evaluation, and refinement of artefacts such as models, methods, frameworks, or systems </w:t>
      </w:r>
      <w:r w:rsidRPr="007D0FF0">
        <w:rPr>
          <w:rFonts w:asciiTheme="majorHAnsi" w:hAnsiTheme="majorHAnsi"/>
        </w:rPr>
        <w:fldChar w:fldCharType="begin"/>
      </w:r>
      <w:r w:rsidRPr="007D0FF0">
        <w:rPr>
          <w:rFonts w:asciiTheme="majorHAnsi" w:hAnsiTheme="majorHAnsi"/>
        </w:rPr>
        <w:instrText xml:space="preserve"> ADDIN EN.CITE &lt;EndNote&gt;&lt;Cite&gt;&lt;Author&gt;Hevner&lt;/Author&gt;&lt;Year&gt;2004&lt;/Year&gt;&lt;RecNum&gt;161&lt;/RecNum&gt;&lt;DisplayText&gt;(Hevner, et al. 2004)&lt;/DisplayText&gt;&lt;record&gt;&lt;rec-number&gt;161&lt;/rec-number&gt;&lt;foreign-keys&gt;&lt;key app="EN" db-id="wpsfper5z25dafer2vjpetstfzzrdwx2029e" timestamp="1691966688"&gt;161&lt;/key&gt;&lt;/foreign-keys&gt;&lt;ref-type name="Journal Article"&gt;17&lt;/ref-type&gt;&lt;contributors&gt;&lt;authors&gt;&lt;author&gt;Hevner, Alan&lt;/author&gt;&lt;author&gt;R, Alan&lt;/author&gt;&lt;author&gt;March, Salvatore&lt;/author&gt;&lt;author&gt;T, Salvatore&lt;/author&gt;&lt;author&gt;Park,&lt;/author&gt;&lt;author&gt;Park, Jinsoo&lt;/author&gt;&lt;author&gt;Ram,&lt;/author&gt;&lt;author&gt;Sudha,&lt;/author&gt;&lt;/authors&gt;&lt;/contributors&gt;&lt;titles&gt;&lt;title&gt;Design Science in Information Systems Research&lt;/title&gt;&lt;secondary-title&gt;Management Information Systems Quarterly&lt;/secondary-title&gt;&lt;/titles&gt;&lt;periodical&gt;&lt;full-title&gt;Management Information Systems Quarterly&lt;/full-title&gt;&lt;/periodical&gt;&lt;pages&gt;75&lt;/pages&gt;&lt;volume&gt;28&lt;/volume&gt;&lt;dates&gt;&lt;year&gt;2004&lt;/year&gt;&lt;pub-dates&gt;&lt;date&gt;03/01&lt;/date&gt;&lt;/pub-dates&gt;&lt;/dates&gt;&lt;urls&gt;&lt;/urls&gt;&lt;/record&gt;&lt;/Cite&gt;&lt;/EndNote&gt;</w:instrText>
      </w:r>
      <w:r w:rsidRPr="007D0FF0">
        <w:rPr>
          <w:rFonts w:asciiTheme="majorHAnsi" w:hAnsiTheme="majorHAnsi"/>
        </w:rPr>
        <w:fldChar w:fldCharType="separate"/>
      </w:r>
      <w:r w:rsidRPr="007D0FF0">
        <w:rPr>
          <w:rFonts w:asciiTheme="majorHAnsi" w:hAnsiTheme="majorHAnsi"/>
          <w:noProof/>
        </w:rPr>
        <w:t>(Hevner, et al. 2004)</w:t>
      </w:r>
      <w:r w:rsidRPr="007D0FF0">
        <w:rPr>
          <w:rFonts w:asciiTheme="majorHAnsi" w:hAnsiTheme="majorHAnsi"/>
        </w:rPr>
        <w:fldChar w:fldCharType="end"/>
      </w:r>
      <w:r w:rsidRPr="007D0FF0">
        <w:rPr>
          <w:rFonts w:asciiTheme="majorHAnsi" w:hAnsiTheme="majorHAnsi"/>
        </w:rPr>
        <w:t>. The primary objective of DSR is to bridge the gap between theory and practice by producing artefacts that are both theoretically grounded and practically applicable.</w:t>
      </w:r>
    </w:p>
    <w:p w14:paraId="0CC30FCD" w14:textId="77777777" w:rsidR="007D0FF0" w:rsidRPr="007D0FF0" w:rsidRDefault="007D0FF0" w:rsidP="007D0FF0">
      <w:pPr>
        <w:jc w:val="both"/>
        <w:rPr>
          <w:rFonts w:asciiTheme="majorHAnsi" w:hAnsiTheme="majorHAnsi"/>
        </w:rPr>
      </w:pPr>
      <w:r w:rsidRPr="007D0FF0">
        <w:rPr>
          <w:rFonts w:asciiTheme="majorHAnsi" w:hAnsiTheme="majorHAnsi"/>
        </w:rPr>
        <w:t>This study is fundamentally focused on the Design Science Research paradigm as its primary research paradigm, supported by a positivist approach for empirical evaluation. The core contribution of the research is the design and evaluation of a hybrid detection artefact that integrates YARA-based signature detection with machine learning–based anomaly detection to identify AI-generated steganographic malware in digital images. The artefact is not conceptual, but it is implemented as a working system that can be tested and measured using actual experiments.</w:t>
      </w:r>
    </w:p>
    <w:p w14:paraId="3241D236" w14:textId="7D558F31" w:rsidR="007D0FF0" w:rsidRPr="007D0FF0" w:rsidRDefault="007D0FF0" w:rsidP="007D0FF0">
      <w:pPr>
        <w:jc w:val="both"/>
        <w:rPr>
          <w:rFonts w:asciiTheme="majorHAnsi" w:hAnsiTheme="majorHAnsi"/>
        </w:rPr>
      </w:pPr>
      <w:r w:rsidRPr="007D0FF0">
        <w:rPr>
          <w:rFonts w:asciiTheme="majorHAnsi" w:hAnsiTheme="majorHAnsi"/>
        </w:rPr>
        <w:t xml:space="preserve">DSR is particularly appropriate for this study because existing antivirus solutions and signature-based tools struggle to detect malware concealed using modern steganographic techniques </w:t>
      </w:r>
      <w:r w:rsidRPr="007D0FF0">
        <w:rPr>
          <w:rFonts w:asciiTheme="majorHAnsi" w:hAnsiTheme="majorHAnsi"/>
        </w:rPr>
        <w:fldChar w:fldCharType="begin"/>
      </w:r>
      <w:r w:rsidRPr="007D0FF0">
        <w:rPr>
          <w:rFonts w:asciiTheme="majorHAnsi" w:hAnsiTheme="majorHAnsi"/>
        </w:rPr>
        <w:instrText xml:space="preserve"> ADDIN EN.CITE &lt;EndNote&gt;&lt;Cite&gt;&lt;Author&gt;Hussain Hussain&lt;/Author&gt;&lt;Year&gt;2025&lt;/Year&gt;&lt;RecNum&gt;199&lt;/RecNum&gt;&lt;DisplayText&gt;(Hussain Hussain 2025)&lt;/DisplayText&gt;&lt;record&gt;&lt;rec-number&gt;199&lt;/rec-number&gt;&lt;foreign-keys&gt;&lt;key app="EN" db-id="wpsfper5z25dafer2vjpetstfzzrdwx2029e" timestamp="1770193028"&gt;199&lt;/key&gt;&lt;/foreign-keys&gt;&lt;ref-type name="Journal Article"&gt;17&lt;/ref-type&gt;&lt;contributors&gt;&lt;authors&gt;&lt;author&gt;Hussain Hussain, Raheel Abbas&lt;/author&gt;&lt;/authors&gt;&lt;/contributors&gt;&lt;titles&gt;&lt;title&gt;Evaluating antivirus software: a comparative analysis of detection methodologies and performance metrics in modern antivirus solutions&lt;/title&gt;&lt;/titles&gt;&lt;dates&gt;&lt;year&gt;2025&lt;/year&gt;&lt;/dates&gt;&lt;urls&gt;&lt;/urls&gt;&lt;/record&gt;&lt;/Cite&gt;&lt;/EndNote&gt;</w:instrText>
      </w:r>
      <w:r w:rsidRPr="007D0FF0">
        <w:rPr>
          <w:rFonts w:asciiTheme="majorHAnsi" w:hAnsiTheme="majorHAnsi"/>
        </w:rPr>
        <w:fldChar w:fldCharType="separate"/>
      </w:r>
      <w:r w:rsidRPr="007D0FF0">
        <w:rPr>
          <w:rFonts w:asciiTheme="majorHAnsi" w:hAnsiTheme="majorHAnsi"/>
          <w:noProof/>
        </w:rPr>
        <w:t>(Hussain Hussain 2025)</w:t>
      </w:r>
      <w:r w:rsidRPr="007D0FF0">
        <w:rPr>
          <w:rFonts w:asciiTheme="majorHAnsi" w:hAnsiTheme="majorHAnsi"/>
        </w:rPr>
        <w:fldChar w:fldCharType="end"/>
      </w:r>
      <w:r w:rsidRPr="007D0FF0">
        <w:rPr>
          <w:rFonts w:asciiTheme="majorHAnsi" w:hAnsiTheme="majorHAnsi"/>
        </w:rPr>
        <w:t>. By building a new detection pipeline, the study tackles a specific cybersecurity problem and produces practical, usable insights for both research and real-world use. The approach also allows the system to be tested, improved, and compared against existing methods over time.</w:t>
      </w:r>
    </w:p>
    <w:p w14:paraId="222A37F0" w14:textId="77777777" w:rsidR="007D0FF0" w:rsidRPr="007F14C7" w:rsidRDefault="007D0FF0" w:rsidP="00C148A0">
      <w:pPr>
        <w:pStyle w:val="Heading1"/>
        <w:jc w:val="both"/>
        <w:rPr>
          <w:b/>
          <w:bCs/>
          <w:color w:val="auto"/>
          <w:sz w:val="24"/>
          <w:szCs w:val="24"/>
        </w:rPr>
      </w:pPr>
      <w:bookmarkStart w:id="195" w:name="_Toc221104123"/>
      <w:bookmarkStart w:id="196" w:name="_Toc221191417"/>
      <w:r w:rsidRPr="007F14C7">
        <w:rPr>
          <w:b/>
          <w:bCs/>
          <w:color w:val="auto"/>
          <w:sz w:val="24"/>
          <w:szCs w:val="24"/>
        </w:rPr>
        <w:t>3.3 Research Design</w:t>
      </w:r>
      <w:bookmarkEnd w:id="195"/>
      <w:bookmarkEnd w:id="196"/>
    </w:p>
    <w:p w14:paraId="48B0AF41" w14:textId="370EDCE2" w:rsidR="007D0FF0" w:rsidRPr="007D0FF0" w:rsidRDefault="007D0FF0" w:rsidP="007D0FF0">
      <w:pPr>
        <w:jc w:val="both"/>
        <w:rPr>
          <w:rFonts w:asciiTheme="majorHAnsi" w:hAnsiTheme="majorHAnsi"/>
        </w:rPr>
      </w:pPr>
      <w:r w:rsidRPr="007D0FF0">
        <w:rPr>
          <w:rFonts w:asciiTheme="majorHAnsi" w:hAnsiTheme="majorHAnsi"/>
        </w:rPr>
        <w:t xml:space="preserve">Research design defines the structured plan and procedures used to address the research objectives and answer the research questions of a study </w:t>
      </w:r>
      <w:r w:rsidRPr="007D0FF0">
        <w:rPr>
          <w:rFonts w:asciiTheme="majorHAnsi" w:hAnsiTheme="majorHAnsi"/>
        </w:rPr>
        <w:fldChar w:fldCharType="begin"/>
      </w:r>
      <w:r w:rsidRPr="007D0FF0">
        <w:rPr>
          <w:rFonts w:asciiTheme="majorHAnsi" w:hAnsiTheme="majorHAnsi"/>
        </w:rPr>
        <w:instrText xml:space="preserve"> ADDIN EN.CITE &lt;EndNote&gt;&lt;Cite&gt;&lt;Author&gt;Creswell&lt;/Author&gt;&lt;Year&gt;2017&lt;/Year&gt;&lt;RecNum&gt;154&lt;/RecNum&gt;&lt;DisplayText&gt;(Creswell and Creswell 2017)&lt;/DisplayText&gt;&lt;record&gt;&lt;rec-number&gt;154&lt;/rec-number&gt;&lt;foreign-keys&gt;&lt;key app="EN" db-id="wpsfper5z25dafer2vjpetstfzzrdwx2029e" timestamp="1691964159"&gt;154&lt;/key&gt;&lt;/foreign-keys&gt;&lt;ref-type name="Book"&gt;6&lt;/ref-type&gt;&lt;contributors&gt;&lt;authors&gt;&lt;author&gt;Creswell, John W&lt;/author&gt;&lt;author&gt;Creswell, J David&lt;/author&gt;&lt;/authors&gt;&lt;/contributors&gt;&lt;titles&gt;&lt;title&gt;Research design: Qualitative, quantitative, and mixed methods approaches&lt;/title&gt;&lt;/titles&gt;&lt;dates&gt;&lt;year&gt;2017&lt;/year&gt;&lt;/dates&gt;&lt;publisher&gt;Sage publications&lt;/publisher&gt;&lt;isbn&gt;1506386717&lt;/isbn&gt;&lt;urls&gt;&lt;/urls&gt;&lt;/record&gt;&lt;/Cite&gt;&lt;/EndNote&gt;</w:instrText>
      </w:r>
      <w:r w:rsidRPr="007D0FF0">
        <w:rPr>
          <w:rFonts w:asciiTheme="majorHAnsi" w:hAnsiTheme="majorHAnsi"/>
        </w:rPr>
        <w:fldChar w:fldCharType="separate"/>
      </w:r>
      <w:r w:rsidRPr="007D0FF0">
        <w:rPr>
          <w:rFonts w:asciiTheme="majorHAnsi" w:hAnsiTheme="majorHAnsi"/>
          <w:noProof/>
        </w:rPr>
        <w:t>(Creswell and Creswell 2017)</w:t>
      </w:r>
      <w:r w:rsidRPr="007D0FF0">
        <w:rPr>
          <w:rFonts w:asciiTheme="majorHAnsi" w:hAnsiTheme="majorHAnsi"/>
        </w:rPr>
        <w:fldChar w:fldCharType="end"/>
      </w:r>
      <w:r w:rsidRPr="007D0FF0">
        <w:rPr>
          <w:rFonts w:asciiTheme="majorHAnsi" w:hAnsiTheme="majorHAnsi"/>
        </w:rPr>
        <w:t>. In this study, the design is formulated to support the systematic development, implementation, and evaluation of a detection system for AI-generated steganographic malware embedded within digital images.</w:t>
      </w:r>
    </w:p>
    <w:p w14:paraId="3D402BE0" w14:textId="77777777" w:rsidR="007D0FF0" w:rsidRPr="007D0FF0" w:rsidRDefault="007D0FF0" w:rsidP="007D0FF0">
      <w:pPr>
        <w:jc w:val="both"/>
        <w:rPr>
          <w:rFonts w:asciiTheme="majorHAnsi" w:hAnsiTheme="majorHAnsi"/>
        </w:rPr>
      </w:pPr>
      <w:r w:rsidRPr="007D0FF0">
        <w:rPr>
          <w:rFonts w:asciiTheme="majorHAnsi" w:hAnsiTheme="majorHAnsi"/>
        </w:rPr>
        <w:t xml:space="preserve">The study follows a Design Science Research approach, focusing on building a working detection system and evaluating how well it performs. The research design is driven by the need to address a clearly identified cybersecurity problem: the inability of traditional antivirus and signature-based detection systems to reliably detect malware concealed using modern steganographic techniques as described by </w:t>
      </w:r>
      <w:r w:rsidRPr="007D0FF0">
        <w:rPr>
          <w:rFonts w:asciiTheme="majorHAnsi" w:hAnsiTheme="majorHAnsi"/>
        </w:rPr>
        <w:fldChar w:fldCharType="begin"/>
      </w:r>
      <w:r w:rsidRPr="007D0FF0">
        <w:rPr>
          <w:rFonts w:asciiTheme="majorHAnsi" w:hAnsiTheme="majorHAnsi"/>
        </w:rPr>
        <w:instrText xml:space="preserve"> ADDIN EN.CITE &lt;EndNote&gt;&lt;Cite AuthorYear="1"&gt;&lt;Author&gt;Alazab&lt;/Author&gt;&lt;Year&gt;2023&lt;/Year&gt;&lt;RecNum&gt;200&lt;/RecNum&gt;&lt;DisplayText&gt;Alazab and Pham (2023)&lt;/DisplayText&gt;&lt;record&gt;&lt;rec-number&gt;200&lt;/rec-number&gt;&lt;foreign-keys&gt;&lt;key app="EN" db-id="wpsfper5z25dafer2vjpetstfzzrdwx2029e" timestamp="1770193704"&gt;200&lt;/key&gt;&lt;/foreign-keys&gt;&lt;ref-type name="Journal Article"&gt;17&lt;/ref-type&gt;&lt;contributors&gt;&lt;authors&gt;&lt;author&gt;Alazab, Mamoun&lt;/author&gt;&lt;author&gt;Pham, Tuan&lt;/author&gt;&lt;/authors&gt;&lt;/contributors&gt;&lt;titles&gt;&lt;title&gt;Stegomalware: A systematic survey of malware hiding and detection in images, machine learning models and research challenges&lt;/title&gt;&lt;secondary-title&gt;Authorea Preprints&lt;/secondary-title&gt;&lt;/titles&gt;&lt;periodical&gt;&lt;full-title&gt;Authorea Preprints&lt;/full-title&gt;&lt;/periodical&gt;&lt;dates&gt;&lt;year&gt;2023&lt;/year&gt;&lt;/dates&gt;&lt;urls&gt;&lt;/urls&gt;&lt;/record&gt;&lt;/Cite&gt;&lt;/EndNote&gt;</w:instrText>
      </w:r>
      <w:r w:rsidRPr="007D0FF0">
        <w:rPr>
          <w:rFonts w:asciiTheme="majorHAnsi" w:hAnsiTheme="majorHAnsi"/>
        </w:rPr>
        <w:fldChar w:fldCharType="separate"/>
      </w:r>
      <w:r w:rsidRPr="007D0FF0">
        <w:rPr>
          <w:rFonts w:asciiTheme="majorHAnsi" w:hAnsiTheme="majorHAnsi"/>
          <w:noProof/>
        </w:rPr>
        <w:t>Alazab and Pham (2023)</w:t>
      </w:r>
      <w:r w:rsidRPr="007D0FF0">
        <w:rPr>
          <w:rFonts w:asciiTheme="majorHAnsi" w:hAnsiTheme="majorHAnsi"/>
        </w:rPr>
        <w:fldChar w:fldCharType="end"/>
      </w:r>
      <w:r w:rsidRPr="007D0FF0">
        <w:rPr>
          <w:rFonts w:asciiTheme="majorHAnsi" w:hAnsiTheme="majorHAnsi"/>
        </w:rPr>
        <w:t>. Rather than observing existing systems or user behaviour, the study focuses on building and empirically validating a hybrid detection pipeline.</w:t>
      </w:r>
    </w:p>
    <w:p w14:paraId="61E0135B" w14:textId="77777777" w:rsidR="007D0FF0" w:rsidRPr="007D0FF0" w:rsidRDefault="007D0FF0" w:rsidP="007D0FF0">
      <w:pPr>
        <w:jc w:val="both"/>
        <w:rPr>
          <w:rFonts w:asciiTheme="majorHAnsi" w:hAnsiTheme="majorHAnsi"/>
        </w:rPr>
      </w:pPr>
      <w:r w:rsidRPr="007D0FF0">
        <w:rPr>
          <w:rFonts w:asciiTheme="majorHAnsi" w:hAnsiTheme="majorHAnsi"/>
        </w:rPr>
        <w:t>The research design further integrates artefact construction with quantitative experimental evaluation, ensuring that the proposed detection system is not only theoretically grounded but also practically assessable. The artefact is evaluated using controlled datasets of benign and steganographic images, allowing detection performance to be measured using the standard metrics such as accuracy, precision, recall, false positive rate, and false negative rate.</w:t>
      </w:r>
    </w:p>
    <w:p w14:paraId="6C5361DF" w14:textId="115681D0" w:rsidR="007D0FF0" w:rsidRPr="007D0FF0" w:rsidRDefault="007D0FF0" w:rsidP="007D0FF0">
      <w:pPr>
        <w:jc w:val="both"/>
        <w:rPr>
          <w:rFonts w:asciiTheme="majorHAnsi" w:hAnsiTheme="majorHAnsi"/>
        </w:rPr>
      </w:pPr>
      <w:r w:rsidRPr="007D0FF0">
        <w:rPr>
          <w:rFonts w:asciiTheme="majorHAnsi" w:hAnsiTheme="majorHAnsi"/>
        </w:rPr>
        <w:t xml:space="preserve">The Design Science approach is selected due to its suitability for addressing complex, real-world problems through the creation of innovative and testable solutions </w:t>
      </w:r>
      <w:r w:rsidRPr="007D0FF0">
        <w:rPr>
          <w:rFonts w:asciiTheme="majorHAnsi" w:hAnsiTheme="majorHAnsi"/>
        </w:rPr>
        <w:fldChar w:fldCharType="begin"/>
      </w:r>
      <w:r w:rsidRPr="007D0FF0">
        <w:rPr>
          <w:rFonts w:asciiTheme="majorHAnsi" w:hAnsiTheme="majorHAnsi"/>
        </w:rPr>
        <w:instrText xml:space="preserve"> ADDIN EN.CITE &lt;EndNote&gt;&lt;Cite&gt;&lt;Author&gt;Hevner&lt;/Author&gt;&lt;Year&gt;2004&lt;/Year&gt;&lt;RecNum&gt;161&lt;/RecNum&gt;&lt;DisplayText&gt;(Hevner, et al. 2004)&lt;/DisplayText&gt;&lt;record&gt;&lt;rec-number&gt;161&lt;/rec-number&gt;&lt;foreign-keys&gt;&lt;key app="EN" db-id="wpsfper5z25dafer2vjpetstfzzrdwx2029e" timestamp="1691966688"&gt;161&lt;/key&gt;&lt;/foreign-keys&gt;&lt;ref-type name="Journal Article"&gt;17&lt;/ref-type&gt;&lt;contributors&gt;&lt;authors&gt;&lt;author&gt;Hevner, Alan&lt;/author&gt;&lt;author&gt;R, Alan&lt;/author&gt;&lt;author&gt;March, Salvatore&lt;/author&gt;&lt;author&gt;T, Salvatore&lt;/author&gt;&lt;author&gt;Park,&lt;/author&gt;&lt;author&gt;Park, Jinsoo&lt;/author&gt;&lt;author&gt;Ram,&lt;/author&gt;&lt;author&gt;Sudha,&lt;/author&gt;&lt;/authors&gt;&lt;/contributors&gt;&lt;titles&gt;&lt;title&gt;Design Science in Information Systems Research&lt;/title&gt;&lt;secondary-title&gt;Management Information Systems Quarterly&lt;/secondary-title&gt;&lt;/titles&gt;&lt;periodical&gt;&lt;full-title&gt;Management Information Systems Quarterly&lt;/full-title&gt;&lt;/periodical&gt;&lt;pages&gt;75&lt;/pages&gt;&lt;volume&gt;28&lt;/volume&gt;&lt;dates&gt;&lt;year&gt;2004&lt;/year&gt;&lt;pub-dates&gt;&lt;date&gt;03/01&lt;/date&gt;&lt;/pub-dates&gt;&lt;/dates&gt;&lt;urls&gt;&lt;/urls&gt;&lt;/record&gt;&lt;/Cite&gt;&lt;/EndNote&gt;</w:instrText>
      </w:r>
      <w:r w:rsidRPr="007D0FF0">
        <w:rPr>
          <w:rFonts w:asciiTheme="majorHAnsi" w:hAnsiTheme="majorHAnsi"/>
        </w:rPr>
        <w:fldChar w:fldCharType="separate"/>
      </w:r>
      <w:r w:rsidRPr="007D0FF0">
        <w:rPr>
          <w:rFonts w:asciiTheme="majorHAnsi" w:hAnsiTheme="majorHAnsi"/>
          <w:noProof/>
        </w:rPr>
        <w:t>(Hevner, et al. 2004)</w:t>
      </w:r>
      <w:r w:rsidRPr="007D0FF0">
        <w:rPr>
          <w:rFonts w:asciiTheme="majorHAnsi" w:hAnsiTheme="majorHAnsi"/>
        </w:rPr>
        <w:fldChar w:fldCharType="end"/>
      </w:r>
      <w:r w:rsidRPr="007D0FF0">
        <w:rPr>
          <w:rFonts w:asciiTheme="majorHAnsi" w:hAnsiTheme="majorHAnsi"/>
        </w:rPr>
        <w:t>. The study results in a working detection system that combines YARA rules with machine-learning anomaly detection, allowing the system to be tested systematically and compared with existing baseline methods.</w:t>
      </w:r>
    </w:p>
    <w:p w14:paraId="55DEA3B8" w14:textId="77777777" w:rsidR="007D0FF0" w:rsidRPr="007D0FF0" w:rsidRDefault="007D0FF0" w:rsidP="007D0FF0">
      <w:pPr>
        <w:jc w:val="both"/>
        <w:rPr>
          <w:rFonts w:asciiTheme="majorHAnsi" w:hAnsiTheme="majorHAnsi"/>
        </w:rPr>
      </w:pPr>
      <w:r w:rsidRPr="007D0FF0">
        <w:rPr>
          <w:rFonts w:asciiTheme="majorHAnsi" w:hAnsiTheme="majorHAnsi"/>
        </w:rPr>
        <w:t>The study is guided by Design Science Research principles, and its evaluation relies on objective, measurable evidence.</w:t>
      </w:r>
    </w:p>
    <w:tbl>
      <w:tblPr>
        <w:tblStyle w:val="TableGridLight"/>
        <w:tblW w:w="0" w:type="auto"/>
        <w:tblLook w:val="04A0" w:firstRow="1" w:lastRow="0" w:firstColumn="1" w:lastColumn="0" w:noHBand="0" w:noVBand="1"/>
      </w:tblPr>
      <w:tblGrid>
        <w:gridCol w:w="1606"/>
        <w:gridCol w:w="2270"/>
        <w:gridCol w:w="2342"/>
        <w:gridCol w:w="2798"/>
      </w:tblGrid>
      <w:tr w:rsidR="007D0FF0" w:rsidRPr="007D0FF0" w14:paraId="3B113CE8" w14:textId="77777777" w:rsidTr="008C1447">
        <w:tc>
          <w:tcPr>
            <w:tcW w:w="0" w:type="auto"/>
            <w:hideMark/>
          </w:tcPr>
          <w:p w14:paraId="593B9F7C" w14:textId="77777777" w:rsidR="007D0FF0" w:rsidRPr="007D0FF0" w:rsidRDefault="007D0FF0" w:rsidP="007D0FF0">
            <w:pPr>
              <w:spacing w:after="200" w:line="276" w:lineRule="auto"/>
              <w:jc w:val="both"/>
              <w:rPr>
                <w:rFonts w:asciiTheme="majorHAnsi" w:hAnsiTheme="majorHAnsi"/>
                <w:b/>
                <w:bCs/>
                <w:sz w:val="24"/>
                <w:szCs w:val="24"/>
              </w:rPr>
            </w:pPr>
            <w:r w:rsidRPr="007D0FF0">
              <w:rPr>
                <w:rFonts w:asciiTheme="majorHAnsi" w:hAnsiTheme="majorHAnsi"/>
                <w:b/>
                <w:bCs/>
                <w:sz w:val="24"/>
                <w:szCs w:val="24"/>
              </w:rPr>
              <w:t>Belief</w:t>
            </w:r>
          </w:p>
        </w:tc>
        <w:tc>
          <w:tcPr>
            <w:tcW w:w="0" w:type="auto"/>
            <w:hideMark/>
          </w:tcPr>
          <w:p w14:paraId="5F62497D" w14:textId="77777777" w:rsidR="007D0FF0" w:rsidRPr="007D0FF0" w:rsidRDefault="007D0FF0" w:rsidP="007D0FF0">
            <w:pPr>
              <w:spacing w:after="200" w:line="276" w:lineRule="auto"/>
              <w:jc w:val="both"/>
              <w:rPr>
                <w:rFonts w:asciiTheme="majorHAnsi" w:hAnsiTheme="majorHAnsi"/>
                <w:b/>
                <w:bCs/>
                <w:sz w:val="24"/>
                <w:szCs w:val="24"/>
              </w:rPr>
            </w:pPr>
            <w:r w:rsidRPr="007D0FF0">
              <w:rPr>
                <w:rFonts w:asciiTheme="majorHAnsi" w:hAnsiTheme="majorHAnsi"/>
                <w:b/>
                <w:bCs/>
                <w:sz w:val="24"/>
                <w:szCs w:val="24"/>
              </w:rPr>
              <w:t>Positivism</w:t>
            </w:r>
          </w:p>
        </w:tc>
        <w:tc>
          <w:tcPr>
            <w:tcW w:w="0" w:type="auto"/>
            <w:hideMark/>
          </w:tcPr>
          <w:p w14:paraId="58AA1A66" w14:textId="77777777" w:rsidR="007D0FF0" w:rsidRPr="007D0FF0" w:rsidRDefault="007D0FF0" w:rsidP="007D0FF0">
            <w:pPr>
              <w:spacing w:after="200" w:line="276" w:lineRule="auto"/>
              <w:jc w:val="both"/>
              <w:rPr>
                <w:rFonts w:asciiTheme="majorHAnsi" w:hAnsiTheme="majorHAnsi"/>
                <w:b/>
                <w:bCs/>
                <w:sz w:val="24"/>
                <w:szCs w:val="24"/>
              </w:rPr>
            </w:pPr>
            <w:r w:rsidRPr="007D0FF0">
              <w:rPr>
                <w:rFonts w:asciiTheme="majorHAnsi" w:hAnsiTheme="majorHAnsi"/>
                <w:b/>
                <w:bCs/>
                <w:sz w:val="24"/>
                <w:szCs w:val="24"/>
              </w:rPr>
              <w:t>Interpretivism</w:t>
            </w:r>
          </w:p>
        </w:tc>
        <w:tc>
          <w:tcPr>
            <w:tcW w:w="0" w:type="auto"/>
            <w:hideMark/>
          </w:tcPr>
          <w:p w14:paraId="10C39AAB" w14:textId="77777777" w:rsidR="007D0FF0" w:rsidRPr="007D0FF0" w:rsidRDefault="007D0FF0" w:rsidP="007D0FF0">
            <w:pPr>
              <w:spacing w:after="200" w:line="276" w:lineRule="auto"/>
              <w:jc w:val="both"/>
              <w:rPr>
                <w:rFonts w:asciiTheme="majorHAnsi" w:hAnsiTheme="majorHAnsi"/>
                <w:b/>
                <w:bCs/>
                <w:sz w:val="24"/>
                <w:szCs w:val="24"/>
              </w:rPr>
            </w:pPr>
            <w:r w:rsidRPr="007D0FF0">
              <w:rPr>
                <w:rFonts w:asciiTheme="majorHAnsi" w:hAnsiTheme="majorHAnsi"/>
                <w:b/>
                <w:bCs/>
                <w:sz w:val="24"/>
                <w:szCs w:val="24"/>
              </w:rPr>
              <w:t xml:space="preserve">Design Science </w:t>
            </w:r>
          </w:p>
        </w:tc>
      </w:tr>
      <w:tr w:rsidR="007D0FF0" w:rsidRPr="007D0FF0" w14:paraId="141D6E81" w14:textId="77777777" w:rsidTr="008C1447">
        <w:tc>
          <w:tcPr>
            <w:tcW w:w="0" w:type="auto"/>
            <w:hideMark/>
          </w:tcPr>
          <w:p w14:paraId="1F5A5F42"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b/>
                <w:bCs/>
                <w:sz w:val="24"/>
                <w:szCs w:val="24"/>
              </w:rPr>
              <w:t>Ontology</w:t>
            </w:r>
          </w:p>
        </w:tc>
        <w:tc>
          <w:tcPr>
            <w:tcW w:w="0" w:type="auto"/>
            <w:hideMark/>
          </w:tcPr>
          <w:p w14:paraId="69052BAF"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sz w:val="24"/>
                <w:szCs w:val="24"/>
              </w:rPr>
              <w:t>A single objective reality independent of observation</w:t>
            </w:r>
          </w:p>
        </w:tc>
        <w:tc>
          <w:tcPr>
            <w:tcW w:w="0" w:type="auto"/>
            <w:hideMark/>
          </w:tcPr>
          <w:p w14:paraId="0669C812"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sz w:val="24"/>
                <w:szCs w:val="24"/>
              </w:rPr>
              <w:t>Multiple realities constructed through social interaction</w:t>
            </w:r>
          </w:p>
        </w:tc>
        <w:tc>
          <w:tcPr>
            <w:tcW w:w="0" w:type="auto"/>
            <w:hideMark/>
          </w:tcPr>
          <w:p w14:paraId="232D18CE"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sz w:val="24"/>
                <w:szCs w:val="24"/>
              </w:rPr>
              <w:t>Multiple but shared realities shaped by problem context and artefact use</w:t>
            </w:r>
          </w:p>
        </w:tc>
      </w:tr>
      <w:tr w:rsidR="007D0FF0" w:rsidRPr="007D0FF0" w14:paraId="6A5CBCE0" w14:textId="77777777" w:rsidTr="008C1447">
        <w:tc>
          <w:tcPr>
            <w:tcW w:w="0" w:type="auto"/>
            <w:hideMark/>
          </w:tcPr>
          <w:p w14:paraId="48251245"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b/>
                <w:bCs/>
                <w:sz w:val="24"/>
                <w:szCs w:val="24"/>
              </w:rPr>
              <w:t>Epistemology</w:t>
            </w:r>
          </w:p>
        </w:tc>
        <w:tc>
          <w:tcPr>
            <w:tcW w:w="0" w:type="auto"/>
            <w:hideMark/>
          </w:tcPr>
          <w:p w14:paraId="513ABEE0"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sz w:val="24"/>
                <w:szCs w:val="24"/>
              </w:rPr>
              <w:t>Knowledge discovered through objective measurement</w:t>
            </w:r>
          </w:p>
        </w:tc>
        <w:tc>
          <w:tcPr>
            <w:tcW w:w="0" w:type="auto"/>
            <w:hideMark/>
          </w:tcPr>
          <w:p w14:paraId="55B98119"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sz w:val="24"/>
                <w:szCs w:val="24"/>
              </w:rPr>
              <w:t>Knowledge derived from subjective interpretation</w:t>
            </w:r>
          </w:p>
        </w:tc>
        <w:tc>
          <w:tcPr>
            <w:tcW w:w="0" w:type="auto"/>
            <w:hideMark/>
          </w:tcPr>
          <w:p w14:paraId="489A813C"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sz w:val="24"/>
                <w:szCs w:val="24"/>
              </w:rPr>
              <w:t>Knowledge created through building and evaluating artefacts</w:t>
            </w:r>
          </w:p>
        </w:tc>
      </w:tr>
      <w:tr w:rsidR="007D0FF0" w:rsidRPr="007D0FF0" w14:paraId="33041BEA" w14:textId="77777777" w:rsidTr="008C1447">
        <w:tc>
          <w:tcPr>
            <w:tcW w:w="0" w:type="auto"/>
            <w:hideMark/>
          </w:tcPr>
          <w:p w14:paraId="02C6D4AA"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b/>
                <w:bCs/>
                <w:sz w:val="24"/>
                <w:szCs w:val="24"/>
              </w:rPr>
              <w:t>Methodology</w:t>
            </w:r>
          </w:p>
        </w:tc>
        <w:tc>
          <w:tcPr>
            <w:tcW w:w="0" w:type="auto"/>
            <w:hideMark/>
          </w:tcPr>
          <w:p w14:paraId="20D937D4"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sz w:val="24"/>
                <w:szCs w:val="24"/>
              </w:rPr>
              <w:t>Controlled experiments and measurement</w:t>
            </w:r>
          </w:p>
        </w:tc>
        <w:tc>
          <w:tcPr>
            <w:tcW w:w="0" w:type="auto"/>
            <w:hideMark/>
          </w:tcPr>
          <w:p w14:paraId="483F9117"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sz w:val="24"/>
                <w:szCs w:val="24"/>
              </w:rPr>
              <w:t>Qualitative interpretation and analysis</w:t>
            </w:r>
          </w:p>
        </w:tc>
        <w:tc>
          <w:tcPr>
            <w:tcW w:w="0" w:type="auto"/>
            <w:hideMark/>
          </w:tcPr>
          <w:p w14:paraId="49ADFE5D"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sz w:val="24"/>
                <w:szCs w:val="24"/>
              </w:rPr>
              <w:t>Artefact development, experimentation, and evaluation</w:t>
            </w:r>
          </w:p>
        </w:tc>
      </w:tr>
      <w:tr w:rsidR="007D0FF0" w:rsidRPr="007D0FF0" w14:paraId="33DAC8DD" w14:textId="77777777" w:rsidTr="008C1447">
        <w:tc>
          <w:tcPr>
            <w:tcW w:w="0" w:type="auto"/>
            <w:hideMark/>
          </w:tcPr>
          <w:p w14:paraId="3FAFA996"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b/>
                <w:bCs/>
                <w:sz w:val="24"/>
                <w:szCs w:val="24"/>
              </w:rPr>
              <w:t>Axiology</w:t>
            </w:r>
          </w:p>
        </w:tc>
        <w:tc>
          <w:tcPr>
            <w:tcW w:w="0" w:type="auto"/>
            <w:hideMark/>
          </w:tcPr>
          <w:p w14:paraId="5109C791"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sz w:val="24"/>
                <w:szCs w:val="24"/>
              </w:rPr>
              <w:t>Value-neutral inquiry</w:t>
            </w:r>
          </w:p>
        </w:tc>
        <w:tc>
          <w:tcPr>
            <w:tcW w:w="0" w:type="auto"/>
            <w:hideMark/>
          </w:tcPr>
          <w:p w14:paraId="7F39EAFA"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sz w:val="24"/>
                <w:szCs w:val="24"/>
              </w:rPr>
              <w:t>Contextual and value-dependent</w:t>
            </w:r>
          </w:p>
        </w:tc>
        <w:tc>
          <w:tcPr>
            <w:tcW w:w="0" w:type="auto"/>
            <w:hideMark/>
          </w:tcPr>
          <w:p w14:paraId="6BF868D6" w14:textId="77777777" w:rsidR="007D0FF0" w:rsidRPr="007D0FF0" w:rsidRDefault="007D0FF0" w:rsidP="007D0FF0">
            <w:pPr>
              <w:spacing w:after="200" w:line="276" w:lineRule="auto"/>
              <w:jc w:val="both"/>
              <w:rPr>
                <w:rFonts w:asciiTheme="majorHAnsi" w:hAnsiTheme="majorHAnsi"/>
                <w:sz w:val="24"/>
                <w:szCs w:val="24"/>
              </w:rPr>
            </w:pPr>
            <w:r w:rsidRPr="007D0FF0">
              <w:rPr>
                <w:rFonts w:asciiTheme="majorHAnsi" w:hAnsiTheme="majorHAnsi"/>
                <w:sz w:val="24"/>
                <w:szCs w:val="24"/>
              </w:rPr>
              <w:t>Utility, effectiveness, and problem-solving value</w:t>
            </w:r>
          </w:p>
        </w:tc>
      </w:tr>
    </w:tbl>
    <w:p w14:paraId="6B588825" w14:textId="77777777" w:rsidR="007D0FF0" w:rsidRPr="007D0FF0" w:rsidRDefault="007D0FF0" w:rsidP="007D0FF0">
      <w:pPr>
        <w:jc w:val="both"/>
        <w:rPr>
          <w:rFonts w:asciiTheme="majorHAnsi" w:hAnsiTheme="majorHAnsi"/>
        </w:rPr>
      </w:pPr>
    </w:p>
    <w:p w14:paraId="3E6BE6AE" w14:textId="77777777" w:rsidR="007D0FF0" w:rsidRPr="007D0FF0" w:rsidRDefault="007D0FF0" w:rsidP="007D0FF0">
      <w:pPr>
        <w:jc w:val="both"/>
        <w:rPr>
          <w:rFonts w:asciiTheme="majorHAnsi" w:hAnsiTheme="majorHAnsi"/>
        </w:rPr>
      </w:pPr>
      <w:r w:rsidRPr="007D0FF0">
        <w:rPr>
          <w:rFonts w:asciiTheme="majorHAnsi" w:hAnsiTheme="majorHAnsi"/>
        </w:rPr>
        <w:t>Table 1: Summarises how the adopted research design aligns with common research paradigms.</w:t>
      </w:r>
    </w:p>
    <w:p w14:paraId="4C7D8923" w14:textId="77777777" w:rsidR="007D0FF0" w:rsidRPr="007D0FF0" w:rsidRDefault="007D0FF0" w:rsidP="007D0FF0">
      <w:pPr>
        <w:jc w:val="both"/>
        <w:rPr>
          <w:rFonts w:asciiTheme="majorHAnsi" w:hAnsiTheme="majorHAnsi"/>
        </w:rPr>
      </w:pPr>
      <w:r w:rsidRPr="007D0FF0">
        <w:rPr>
          <w:rFonts w:asciiTheme="majorHAnsi" w:hAnsiTheme="majorHAnsi"/>
        </w:rPr>
        <w:t>As noted within this design, the system is built and improved using Design Science, while its performance is tested objectively and in a repeatable way using measurable evidence. Interpretivism is excluded because the study does not depend on human opinions or subjective analysis.</w:t>
      </w:r>
    </w:p>
    <w:p w14:paraId="0702DB16" w14:textId="77777777" w:rsidR="007D0FF0" w:rsidRPr="007D0FF0" w:rsidRDefault="007D0FF0" w:rsidP="007D0FF0">
      <w:pPr>
        <w:pStyle w:val="Heading2"/>
        <w:jc w:val="both"/>
        <w:rPr>
          <w:color w:val="auto"/>
          <w:sz w:val="24"/>
          <w:szCs w:val="24"/>
        </w:rPr>
      </w:pPr>
      <w:bookmarkStart w:id="197" w:name="_Toc221104124"/>
      <w:bookmarkStart w:id="198" w:name="_Toc221191418"/>
      <w:r w:rsidRPr="007D0FF0">
        <w:rPr>
          <w:color w:val="auto"/>
          <w:sz w:val="24"/>
          <w:szCs w:val="24"/>
        </w:rPr>
        <w:t>3.3.1 Experimental Design and Detection Perspective</w:t>
      </w:r>
      <w:bookmarkEnd w:id="197"/>
      <w:bookmarkEnd w:id="198"/>
    </w:p>
    <w:p w14:paraId="139B8687" w14:textId="77777777" w:rsidR="007D0FF0" w:rsidRPr="007D0FF0" w:rsidRDefault="007D0FF0" w:rsidP="007D0FF0">
      <w:pPr>
        <w:jc w:val="both"/>
        <w:rPr>
          <w:rFonts w:asciiTheme="majorHAnsi" w:hAnsiTheme="majorHAnsi"/>
        </w:rPr>
      </w:pPr>
      <w:r w:rsidRPr="007D0FF0">
        <w:rPr>
          <w:rFonts w:asciiTheme="majorHAnsi" w:hAnsiTheme="majorHAnsi"/>
        </w:rPr>
        <w:t>The experimental design of this study is structured to reflect realistic antivirus scanning scenarios while maintaining strict control over variables to ensure reliable evaluation. The study adopts a black-box detection perspective, where images are analysed solely based on their observable byte-level and statistical properties. No assumptions are made about the internal logic or execution behaviour of embedded payloads. This perspective aligns with real-world antivirus scanning, where files are often analysed without execution.</w:t>
      </w:r>
    </w:p>
    <w:p w14:paraId="5084B0F9" w14:textId="77777777" w:rsidR="007D0FF0" w:rsidRPr="007D0FF0" w:rsidRDefault="007D0FF0" w:rsidP="007D0FF0">
      <w:pPr>
        <w:pStyle w:val="Heading2"/>
        <w:jc w:val="both"/>
        <w:rPr>
          <w:color w:val="auto"/>
          <w:sz w:val="24"/>
          <w:szCs w:val="24"/>
        </w:rPr>
      </w:pPr>
      <w:bookmarkStart w:id="199" w:name="_Toc221104125"/>
      <w:bookmarkStart w:id="200" w:name="_Toc221191419"/>
      <w:r w:rsidRPr="007D0FF0">
        <w:rPr>
          <w:color w:val="auto"/>
          <w:sz w:val="24"/>
          <w:szCs w:val="24"/>
        </w:rPr>
        <w:t>3.3.2 Static Analysis Focus</w:t>
      </w:r>
      <w:bookmarkEnd w:id="199"/>
      <w:bookmarkEnd w:id="200"/>
    </w:p>
    <w:p w14:paraId="0D8628B0" w14:textId="77777777" w:rsidR="007D0FF0" w:rsidRPr="007D0FF0" w:rsidRDefault="007D0FF0" w:rsidP="007D0FF0">
      <w:pPr>
        <w:jc w:val="both"/>
        <w:rPr>
          <w:rFonts w:asciiTheme="majorHAnsi" w:hAnsiTheme="majorHAnsi"/>
        </w:rPr>
      </w:pPr>
      <w:r w:rsidRPr="007D0FF0">
        <w:rPr>
          <w:rFonts w:asciiTheme="majorHAnsi" w:hAnsiTheme="majorHAnsi"/>
        </w:rPr>
        <w:t>The system only analyses images offline using static techniques. Nothing inside the images is run or executed, which matches how many antivirus tools work and avoids the risk of triggering malware. The goal is to detect hidden steganographic signs before anything can run.</w:t>
      </w:r>
    </w:p>
    <w:p w14:paraId="6ED38E73" w14:textId="77777777" w:rsidR="007D0FF0" w:rsidRPr="007D0FF0" w:rsidRDefault="007D0FF0" w:rsidP="007D0FF0">
      <w:pPr>
        <w:pStyle w:val="Heading2"/>
        <w:jc w:val="both"/>
        <w:rPr>
          <w:color w:val="auto"/>
          <w:sz w:val="24"/>
          <w:szCs w:val="24"/>
        </w:rPr>
      </w:pPr>
      <w:bookmarkStart w:id="201" w:name="_Toc221104126"/>
      <w:bookmarkStart w:id="202" w:name="_Toc221191420"/>
      <w:r w:rsidRPr="007D0FF0">
        <w:rPr>
          <w:color w:val="auto"/>
          <w:sz w:val="24"/>
          <w:szCs w:val="24"/>
        </w:rPr>
        <w:t>3.3.3 Image-Based Steganographic Scope</w:t>
      </w:r>
      <w:bookmarkEnd w:id="201"/>
      <w:bookmarkEnd w:id="202"/>
    </w:p>
    <w:p w14:paraId="450CB98E" w14:textId="75D7C41A" w:rsidR="007D0FF0" w:rsidRPr="007D0FF0" w:rsidRDefault="007D0FF0" w:rsidP="007D0FF0">
      <w:pPr>
        <w:jc w:val="both"/>
        <w:rPr>
          <w:rFonts w:asciiTheme="majorHAnsi" w:hAnsiTheme="majorHAnsi"/>
        </w:rPr>
      </w:pPr>
      <w:r w:rsidRPr="007D0FF0">
        <w:rPr>
          <w:rFonts w:asciiTheme="majorHAnsi" w:hAnsiTheme="majorHAnsi"/>
        </w:rPr>
        <w:t xml:space="preserve">The study focuses exclusively on </w:t>
      </w:r>
      <w:r w:rsidRPr="007D0FF0">
        <w:rPr>
          <w:rFonts w:asciiTheme="majorHAnsi" w:hAnsiTheme="majorHAnsi"/>
          <w:b/>
          <w:bCs/>
        </w:rPr>
        <w:t>image-based steganographic malware</w:t>
      </w:r>
      <w:r w:rsidRPr="007D0FF0">
        <w:rPr>
          <w:rFonts w:asciiTheme="majorHAnsi" w:hAnsiTheme="majorHAnsi"/>
        </w:rPr>
        <w:t xml:space="preserve">, specifically using Least Significant Bit embedding techniques. Images are selected as the carrier medium due to their high prevalence, inherent redundancy, and demonstrated effectiveness as steganographic containers in prior research </w:t>
      </w:r>
      <w:r w:rsidRPr="007D0FF0">
        <w:rPr>
          <w:rFonts w:asciiTheme="majorHAnsi" w:hAnsiTheme="majorHAnsi"/>
        </w:rPr>
        <w:fldChar w:fldCharType="begin"/>
      </w:r>
      <w:r w:rsidRPr="007D0FF0">
        <w:rPr>
          <w:rFonts w:asciiTheme="majorHAnsi" w:hAnsiTheme="majorHAnsi"/>
        </w:rPr>
        <w:instrText xml:space="preserve"> ADDIN EN.CITE &lt;EndNote&gt;&lt;Cite&gt;&lt;Author&gt;Morkel&lt;/Author&gt;&lt;Year&gt;2005&lt;/Year&gt;&lt;RecNum&gt;201&lt;/RecNum&gt;&lt;DisplayText&gt;(Morkel, et al. 2005)&lt;/DisplayText&gt;&lt;record&gt;&lt;rec-number&gt;201&lt;/rec-number&gt;&lt;foreign-keys&gt;&lt;key app="EN" db-id="wpsfper5z25dafer2vjpetstfzzrdwx2029e" timestamp="1770194695"&gt;201&lt;/key&gt;&lt;/foreign-keys&gt;&lt;ref-type name="Conference Proceedings"&gt;10&lt;/ref-type&gt;&lt;contributors&gt;&lt;authors&gt;&lt;author&gt;Morkel, Tayana&lt;/author&gt;&lt;author&gt;Eloff, Jan HP&lt;/author&gt;&lt;author&gt;Olivier, Martin S&lt;/author&gt;&lt;/authors&gt;&lt;/contributors&gt;&lt;titles&gt;&lt;title&gt;An overview of image steganography&lt;/title&gt;&lt;secondary-title&gt;Issa&lt;/secondary-title&gt;&lt;/titles&gt;&lt;pages&gt;1-11&lt;/pages&gt;&lt;volume&gt;1&lt;/volume&gt;&lt;number&gt;2&lt;/number&gt;&lt;dates&gt;&lt;year&gt;2005&lt;/year&gt;&lt;/dates&gt;&lt;urls&gt;&lt;/urls&gt;&lt;/record&gt;&lt;/Cite&gt;&lt;/EndNote&gt;</w:instrText>
      </w:r>
      <w:r w:rsidRPr="007D0FF0">
        <w:rPr>
          <w:rFonts w:asciiTheme="majorHAnsi" w:hAnsiTheme="majorHAnsi"/>
        </w:rPr>
        <w:fldChar w:fldCharType="separate"/>
      </w:r>
      <w:r w:rsidRPr="007D0FF0">
        <w:rPr>
          <w:rFonts w:asciiTheme="majorHAnsi" w:hAnsiTheme="majorHAnsi"/>
          <w:noProof/>
        </w:rPr>
        <w:t>(Morkel, et al. 2005)</w:t>
      </w:r>
      <w:r w:rsidRPr="007D0FF0">
        <w:rPr>
          <w:rFonts w:asciiTheme="majorHAnsi" w:hAnsiTheme="majorHAnsi"/>
        </w:rPr>
        <w:fldChar w:fldCharType="end"/>
      </w:r>
      <w:r w:rsidRPr="007D0FF0">
        <w:rPr>
          <w:rFonts w:asciiTheme="majorHAnsi" w:hAnsiTheme="majorHAnsi"/>
        </w:rPr>
        <w:t>. Other carrier formats such as audio, video, or document files are excluded to maintain experimental control and depth of analysis.</w:t>
      </w:r>
    </w:p>
    <w:p w14:paraId="14374618" w14:textId="77777777" w:rsidR="007D0FF0" w:rsidRPr="007D0FF0" w:rsidRDefault="007D0FF0" w:rsidP="007D0FF0">
      <w:pPr>
        <w:pStyle w:val="Heading2"/>
        <w:jc w:val="both"/>
        <w:rPr>
          <w:color w:val="auto"/>
          <w:sz w:val="24"/>
          <w:szCs w:val="24"/>
        </w:rPr>
      </w:pPr>
      <w:bookmarkStart w:id="203" w:name="_Toc221104127"/>
      <w:bookmarkStart w:id="204" w:name="_Toc221191421"/>
      <w:r w:rsidRPr="007D0FF0">
        <w:rPr>
          <w:color w:val="auto"/>
          <w:sz w:val="24"/>
          <w:szCs w:val="24"/>
        </w:rPr>
        <w:t>3.3.4 Scope and Boundaries</w:t>
      </w:r>
      <w:bookmarkEnd w:id="203"/>
      <w:bookmarkEnd w:id="204"/>
    </w:p>
    <w:p w14:paraId="2788C177" w14:textId="77777777" w:rsidR="007D0FF0" w:rsidRPr="007D0FF0" w:rsidRDefault="007D0FF0" w:rsidP="007D0FF0">
      <w:pPr>
        <w:jc w:val="both"/>
        <w:rPr>
          <w:rFonts w:asciiTheme="majorHAnsi" w:hAnsiTheme="majorHAnsi"/>
        </w:rPr>
      </w:pPr>
      <w:r w:rsidRPr="007D0FF0">
        <w:rPr>
          <w:rFonts w:asciiTheme="majorHAnsi" w:hAnsiTheme="majorHAnsi"/>
        </w:rPr>
        <w:t>The scope of the research is limited to:</w:t>
      </w:r>
    </w:p>
    <w:p w14:paraId="4472B54B" w14:textId="77777777" w:rsidR="007D0FF0" w:rsidRPr="007D0FF0" w:rsidRDefault="007D0FF0" w:rsidP="007D0FF0">
      <w:pPr>
        <w:numPr>
          <w:ilvl w:val="0"/>
          <w:numId w:val="26"/>
        </w:numPr>
        <w:tabs>
          <w:tab w:val="clear" w:pos="360"/>
          <w:tab w:val="num" w:pos="720"/>
        </w:tabs>
        <w:spacing w:after="200" w:line="276" w:lineRule="auto"/>
        <w:jc w:val="both"/>
        <w:rPr>
          <w:rFonts w:asciiTheme="majorHAnsi" w:hAnsiTheme="majorHAnsi"/>
        </w:rPr>
      </w:pPr>
      <w:r w:rsidRPr="007D0FF0">
        <w:rPr>
          <w:rFonts w:asciiTheme="majorHAnsi" w:hAnsiTheme="majorHAnsi"/>
        </w:rPr>
        <w:t>Static detection of steganographic malware in images</w:t>
      </w:r>
    </w:p>
    <w:p w14:paraId="7FA1C786" w14:textId="77777777" w:rsidR="007D0FF0" w:rsidRPr="007D0FF0" w:rsidRDefault="007D0FF0" w:rsidP="007D0FF0">
      <w:pPr>
        <w:numPr>
          <w:ilvl w:val="0"/>
          <w:numId w:val="26"/>
        </w:numPr>
        <w:tabs>
          <w:tab w:val="clear" w:pos="360"/>
          <w:tab w:val="num" w:pos="720"/>
        </w:tabs>
        <w:spacing w:after="200" w:line="276" w:lineRule="auto"/>
        <w:jc w:val="both"/>
        <w:rPr>
          <w:rFonts w:asciiTheme="majorHAnsi" w:hAnsiTheme="majorHAnsi"/>
        </w:rPr>
      </w:pPr>
      <w:r w:rsidRPr="007D0FF0">
        <w:rPr>
          <w:rFonts w:asciiTheme="majorHAnsi" w:hAnsiTheme="majorHAnsi"/>
        </w:rPr>
        <w:t>LSB-based embedding techniques</w:t>
      </w:r>
    </w:p>
    <w:p w14:paraId="7C70523E" w14:textId="77777777" w:rsidR="007D0FF0" w:rsidRPr="007D0FF0" w:rsidRDefault="007D0FF0" w:rsidP="007D0FF0">
      <w:pPr>
        <w:numPr>
          <w:ilvl w:val="0"/>
          <w:numId w:val="26"/>
        </w:numPr>
        <w:tabs>
          <w:tab w:val="clear" w:pos="360"/>
          <w:tab w:val="num" w:pos="720"/>
        </w:tabs>
        <w:spacing w:after="200" w:line="276" w:lineRule="auto"/>
        <w:jc w:val="both"/>
        <w:rPr>
          <w:rFonts w:asciiTheme="majorHAnsi" w:hAnsiTheme="majorHAnsi"/>
        </w:rPr>
      </w:pPr>
      <w:r w:rsidRPr="007D0FF0">
        <w:rPr>
          <w:rFonts w:asciiTheme="majorHAnsi" w:hAnsiTheme="majorHAnsi"/>
        </w:rPr>
        <w:t>Signature-based and anomaly-based detection</w:t>
      </w:r>
    </w:p>
    <w:p w14:paraId="7C100A62" w14:textId="77777777" w:rsidR="007D0FF0" w:rsidRPr="007D0FF0" w:rsidRDefault="007D0FF0" w:rsidP="007D0FF0">
      <w:pPr>
        <w:jc w:val="both"/>
        <w:rPr>
          <w:rFonts w:asciiTheme="majorHAnsi" w:hAnsiTheme="majorHAnsi"/>
        </w:rPr>
      </w:pPr>
      <w:r w:rsidRPr="007D0FF0">
        <w:rPr>
          <w:rFonts w:asciiTheme="majorHAnsi" w:hAnsiTheme="majorHAnsi"/>
        </w:rPr>
        <w:t>The study explicitly excludes:</w:t>
      </w:r>
    </w:p>
    <w:p w14:paraId="0E6B472B" w14:textId="77777777" w:rsidR="007D0FF0" w:rsidRPr="007D0FF0" w:rsidRDefault="007D0FF0" w:rsidP="007D0FF0">
      <w:pPr>
        <w:numPr>
          <w:ilvl w:val="0"/>
          <w:numId w:val="27"/>
        </w:numPr>
        <w:spacing w:after="200" w:line="276" w:lineRule="auto"/>
        <w:jc w:val="both"/>
        <w:rPr>
          <w:rFonts w:asciiTheme="majorHAnsi" w:hAnsiTheme="majorHAnsi"/>
        </w:rPr>
      </w:pPr>
      <w:r w:rsidRPr="007D0FF0">
        <w:rPr>
          <w:rFonts w:asciiTheme="majorHAnsi" w:hAnsiTheme="majorHAnsi"/>
        </w:rPr>
        <w:t>Runtime malware execution</w:t>
      </w:r>
    </w:p>
    <w:p w14:paraId="4495EFF2" w14:textId="77777777" w:rsidR="007D0FF0" w:rsidRPr="007D0FF0" w:rsidRDefault="007D0FF0" w:rsidP="007D0FF0">
      <w:pPr>
        <w:numPr>
          <w:ilvl w:val="0"/>
          <w:numId w:val="27"/>
        </w:numPr>
        <w:spacing w:after="200" w:line="276" w:lineRule="auto"/>
        <w:jc w:val="both"/>
        <w:rPr>
          <w:rFonts w:asciiTheme="majorHAnsi" w:hAnsiTheme="majorHAnsi"/>
        </w:rPr>
      </w:pPr>
      <w:r w:rsidRPr="007D0FF0">
        <w:rPr>
          <w:rFonts w:asciiTheme="majorHAnsi" w:hAnsiTheme="majorHAnsi"/>
        </w:rPr>
        <w:t>Behaviour-based or sandbox analysis</w:t>
      </w:r>
    </w:p>
    <w:p w14:paraId="47230103" w14:textId="77777777" w:rsidR="007D0FF0" w:rsidRPr="007D0FF0" w:rsidRDefault="007D0FF0" w:rsidP="007D0FF0">
      <w:pPr>
        <w:numPr>
          <w:ilvl w:val="0"/>
          <w:numId w:val="27"/>
        </w:numPr>
        <w:spacing w:after="200" w:line="276" w:lineRule="auto"/>
        <w:jc w:val="both"/>
        <w:rPr>
          <w:rFonts w:asciiTheme="majorHAnsi" w:hAnsiTheme="majorHAnsi"/>
        </w:rPr>
      </w:pPr>
      <w:r w:rsidRPr="007D0FF0">
        <w:rPr>
          <w:rFonts w:asciiTheme="majorHAnsi" w:hAnsiTheme="majorHAnsi"/>
        </w:rPr>
        <w:t>Polymorphic or self-modifying payload execution</w:t>
      </w:r>
    </w:p>
    <w:p w14:paraId="24EAB1B9" w14:textId="77777777" w:rsidR="007D0FF0" w:rsidRPr="007D0FF0" w:rsidRDefault="007D0FF0" w:rsidP="007D0FF0">
      <w:pPr>
        <w:numPr>
          <w:ilvl w:val="0"/>
          <w:numId w:val="27"/>
        </w:numPr>
        <w:spacing w:after="200" w:line="276" w:lineRule="auto"/>
        <w:jc w:val="both"/>
        <w:rPr>
          <w:rFonts w:asciiTheme="majorHAnsi" w:hAnsiTheme="majorHAnsi"/>
        </w:rPr>
      </w:pPr>
      <w:r w:rsidRPr="007D0FF0">
        <w:rPr>
          <w:rFonts w:asciiTheme="majorHAnsi" w:hAnsiTheme="majorHAnsi"/>
        </w:rPr>
        <w:t>Non-image steganographic carriers</w:t>
      </w:r>
    </w:p>
    <w:p w14:paraId="5AB0D3AE" w14:textId="77777777" w:rsidR="007D0FF0" w:rsidRPr="007D0FF0" w:rsidRDefault="007D0FF0" w:rsidP="007D0FF0">
      <w:pPr>
        <w:jc w:val="both"/>
        <w:rPr>
          <w:rFonts w:asciiTheme="majorHAnsi" w:hAnsiTheme="majorHAnsi"/>
        </w:rPr>
      </w:pPr>
      <w:r w:rsidRPr="007D0FF0">
        <w:rPr>
          <w:rFonts w:asciiTheme="majorHAnsi" w:hAnsiTheme="majorHAnsi"/>
        </w:rPr>
        <w:t>These limits help keep the evaluation clear, consistent, and scientifically reliable, so the detection system can be tested properly and repeated with the same results.</w:t>
      </w:r>
    </w:p>
    <w:p w14:paraId="4CB5B35F" w14:textId="77777777" w:rsidR="007D0FF0" w:rsidRPr="007F14C7" w:rsidRDefault="007D0FF0" w:rsidP="00C148A0">
      <w:pPr>
        <w:pStyle w:val="Heading1"/>
        <w:jc w:val="both"/>
        <w:rPr>
          <w:b/>
          <w:bCs/>
          <w:color w:val="auto"/>
          <w:sz w:val="24"/>
          <w:szCs w:val="24"/>
        </w:rPr>
      </w:pPr>
      <w:bookmarkStart w:id="205" w:name="_Toc221104128"/>
      <w:bookmarkStart w:id="206" w:name="_Toc221191422"/>
      <w:r w:rsidRPr="007F14C7">
        <w:rPr>
          <w:b/>
          <w:bCs/>
          <w:color w:val="auto"/>
          <w:sz w:val="24"/>
          <w:szCs w:val="24"/>
        </w:rPr>
        <w:t>3.4 Threat Model and Assumptions</w:t>
      </w:r>
      <w:bookmarkEnd w:id="205"/>
      <w:bookmarkEnd w:id="206"/>
    </w:p>
    <w:p w14:paraId="71AF1255"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The study uses a realistic threat model based on how steganographic malware is described in current research. It clearly defines what attackers can do, what defenders can detect, the limits of antivirus tools, and what attack scenarios are not covered. This keeps the evaluation controlled, realistic, and relevant to real-world antivirus settings.</w:t>
      </w:r>
    </w:p>
    <w:p w14:paraId="645F4A60" w14:textId="77777777" w:rsidR="007D0FF0" w:rsidRPr="007D0FF0" w:rsidRDefault="007D0FF0" w:rsidP="007D0FF0">
      <w:pPr>
        <w:pStyle w:val="Heading2"/>
        <w:jc w:val="both"/>
        <w:rPr>
          <w:color w:val="auto"/>
          <w:sz w:val="24"/>
          <w:szCs w:val="24"/>
        </w:rPr>
      </w:pPr>
      <w:bookmarkStart w:id="207" w:name="_Toc221104129"/>
      <w:bookmarkStart w:id="208" w:name="_Toc221191423"/>
      <w:r w:rsidRPr="007D0FF0">
        <w:rPr>
          <w:color w:val="auto"/>
          <w:sz w:val="24"/>
          <w:szCs w:val="24"/>
        </w:rPr>
        <w:t>3.4.1 Attacker and Defender Capabilities</w:t>
      </w:r>
      <w:bookmarkEnd w:id="207"/>
      <w:bookmarkEnd w:id="208"/>
    </w:p>
    <w:p w14:paraId="36B53CB0" w14:textId="334733B2" w:rsidR="007D0FF0" w:rsidRPr="007D0FF0" w:rsidRDefault="007D0FF0" w:rsidP="007D0FF0">
      <w:pPr>
        <w:pStyle w:val="NormalWeb"/>
        <w:jc w:val="both"/>
        <w:rPr>
          <w:rFonts w:asciiTheme="majorHAnsi" w:hAnsiTheme="majorHAnsi"/>
        </w:rPr>
      </w:pPr>
      <w:r w:rsidRPr="007D0FF0">
        <w:rPr>
          <w:rFonts w:asciiTheme="majorHAnsi" w:hAnsiTheme="majorHAnsi"/>
        </w:rPr>
        <w:t xml:space="preserve">From the attacker’s perspective, it is assumed that adversaries have the capability to embed malicious payloads within digital images using steganographic techniques. Prior studies have shown that attackers can successfully conceal malware within benign  multimedia files, enabling such threats to evade traditional antivirus detection mechanisms as shown by </w:t>
      </w:r>
      <w:r w:rsidRPr="007D0FF0">
        <w:rPr>
          <w:rFonts w:asciiTheme="majorHAnsi" w:hAnsiTheme="majorHAnsi"/>
        </w:rPr>
        <w:fldChar w:fldCharType="begin"/>
      </w:r>
      <w:r w:rsidRPr="007D0FF0">
        <w:rPr>
          <w:rFonts w:asciiTheme="majorHAnsi" w:hAnsiTheme="majorHAnsi"/>
        </w:rPr>
        <w:instrText xml:space="preserve"> ADDIN EN.CITE &lt;EndNote&gt;&lt;Cite AuthorYear="1"&gt;&lt;Author&gt;Mirza&lt;/Author&gt;&lt;Year&gt;2021&lt;/Year&gt;&lt;RecNum&gt;202&lt;/RecNum&gt;&lt;DisplayText&gt;Mirza, et al. (2021)&lt;/DisplayText&gt;&lt;record&gt;&lt;rec-number&gt;202&lt;/rec-number&gt;&lt;foreign-keys&gt;&lt;key app="EN" db-id="wpsfper5z25dafer2vjpetstfzzrdwx2029e" timestamp="1770196420"&gt;202&lt;/key&gt;&lt;/foreign-keys&gt;&lt;ref-type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7D0FF0">
        <w:rPr>
          <w:rFonts w:asciiTheme="majorHAnsi" w:hAnsiTheme="majorHAnsi"/>
        </w:rPr>
        <w:fldChar w:fldCharType="separate"/>
      </w:r>
      <w:r w:rsidRPr="007D0FF0">
        <w:rPr>
          <w:rFonts w:asciiTheme="majorHAnsi" w:hAnsiTheme="majorHAnsi"/>
          <w:noProof/>
        </w:rPr>
        <w:t>Mirza, et al. (2021)</w:t>
      </w:r>
      <w:r w:rsidRPr="007D0FF0">
        <w:rPr>
          <w:rFonts w:asciiTheme="majorHAnsi" w:hAnsiTheme="majorHAnsi"/>
        </w:rPr>
        <w:fldChar w:fldCharType="end"/>
      </w:r>
      <w:r w:rsidRPr="007D0FF0">
        <w:rPr>
          <w:rFonts w:asciiTheme="majorHAnsi" w:hAnsiTheme="majorHAnsi"/>
        </w:rPr>
        <w:t xml:space="preserve"> and </w:t>
      </w:r>
      <w:r w:rsidRPr="007D0FF0">
        <w:rPr>
          <w:rFonts w:asciiTheme="majorHAnsi" w:hAnsiTheme="majorHAnsi"/>
        </w:rPr>
        <w:fldChar w:fldCharType="begin"/>
      </w:r>
      <w:r w:rsidRPr="007D0FF0">
        <w:rPr>
          <w:rFonts w:asciiTheme="majorHAnsi" w:hAnsiTheme="majorHAnsi"/>
        </w:rPr>
        <w:instrText xml:space="preserve"> ADDIN EN.CITE &lt;EndNote&gt;&lt;Cite AuthorYear="1"&gt;&lt;Author&gt;Almomani&lt;/Author&gt;&lt;Year&gt;2022&lt;/Year&gt;&lt;RecNum&gt;203&lt;/RecNum&gt;&lt;DisplayText&gt;Almomani, et al. (2022b)&lt;/DisplayText&gt;&lt;record&gt;&lt;rec-number&gt;203&lt;/rec-number&gt;&lt;foreign-keys&gt;&lt;key app="EN" db-id="wpsfper5z25dafer2vjpetstfzzrdwx2029e" timestamp="1770196630"&gt;203&lt;/key&gt;&lt;/foreign-keys&gt;&lt;ref-type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Pr="007D0FF0">
        <w:rPr>
          <w:rFonts w:asciiTheme="majorHAnsi" w:hAnsiTheme="majorHAnsi"/>
        </w:rPr>
        <w:fldChar w:fldCharType="separate"/>
      </w:r>
      <w:r w:rsidRPr="007D0FF0">
        <w:rPr>
          <w:rFonts w:asciiTheme="majorHAnsi" w:hAnsiTheme="majorHAnsi"/>
          <w:noProof/>
        </w:rPr>
        <w:t>Almomani, et al. (2022b)</w:t>
      </w:r>
      <w:r w:rsidRPr="007D0FF0">
        <w:rPr>
          <w:rFonts w:asciiTheme="majorHAnsi" w:hAnsiTheme="majorHAnsi"/>
        </w:rPr>
        <w:fldChar w:fldCharType="end"/>
      </w:r>
      <w:r w:rsidRPr="007D0FF0">
        <w:rPr>
          <w:rFonts w:asciiTheme="majorHAnsi" w:hAnsiTheme="majorHAnsi"/>
        </w:rPr>
        <w:t xml:space="preserve">. The attacker is assumed to select or generate benign image files as carrier media in this study and embed payloads using spatial-domain steganography, particularly Least Significant Bit substitution. </w:t>
      </w:r>
    </w:p>
    <w:p w14:paraId="61E5F06C" w14:textId="6F7BB8B3" w:rsidR="007D0FF0" w:rsidRPr="007D0FF0" w:rsidRDefault="007D0FF0" w:rsidP="007D0FF0">
      <w:pPr>
        <w:pStyle w:val="NormalWeb"/>
        <w:jc w:val="both"/>
        <w:rPr>
          <w:rFonts w:asciiTheme="majorHAnsi" w:hAnsiTheme="majorHAnsi"/>
        </w:rPr>
      </w:pPr>
      <w:r w:rsidRPr="007D0FF0">
        <w:rPr>
          <w:rFonts w:asciiTheme="majorHAnsi" w:hAnsiTheme="majorHAnsi"/>
        </w:rPr>
        <w:t xml:space="preserve">From the defender’s side, the study assumes a static analysis setup similar to many antivirus tools, where image files are examined before execution using inspection methods, without running or unpacking any hidden payloads. Detection capabilities are therefore limited to byte-level analysis, statistical inspection, and rule-based matching mechanisms such as YARA </w:t>
      </w:r>
      <w:r w:rsidRPr="007D0FF0">
        <w:rPr>
          <w:rFonts w:asciiTheme="majorHAnsi" w:hAnsiTheme="majorHAnsi"/>
        </w:rPr>
        <w:fldChar w:fldCharType="begin"/>
      </w:r>
      <w:r w:rsidRPr="007D0FF0">
        <w:rPr>
          <w:rFonts w:asciiTheme="majorHAnsi" w:hAnsiTheme="majorHAnsi"/>
        </w:rPr>
        <w:instrText xml:space="preserve"> ADDIN EN.CITE &lt;EndNote&gt;&lt;Cite&gt;&lt;Author&gt;Greco&lt;/Author&gt;&lt;Year&gt;2025&lt;/Year&gt;&lt;RecNum&gt;213&lt;/RecNum&gt;&lt;DisplayText&gt;(Greco and Ianni 2025)&lt;/DisplayText&gt;&lt;record&gt;&lt;rec-number&gt;213&lt;/rec-number&gt;&lt;foreign-keys&gt;&lt;key app="EN" db-id="wpsfper5z25dafer2vjpetstfzzrdwx2029e" timestamp="1770284401"&gt;213&lt;/key&gt;&lt;/foreign-keys&gt;&lt;ref-type name="Journal Article"&gt;17&lt;/ref-type&gt;&lt;contributors&gt;&lt;authors&gt;&lt;author&gt;Greco, Claudia&lt;/author&gt;&lt;author&gt;Ianni, Michele&lt;/author&gt;&lt;/authors&gt;&lt;/contributors&gt;&lt;titles&gt;&lt;title&gt;A cross-architecture malware detection approach based on intermediate representation&lt;/title&gt;&lt;secondary-title&gt;Journal of Information Security and Applications&lt;/secondary-title&gt;&lt;/titles&gt;&lt;periodical&gt;&lt;full-title&gt;Journal of Information Security and Applications&lt;/full-title&gt;&lt;/periodical&gt;&lt;pages&gt;104117&lt;/pages&gt;&lt;volume&gt;93&lt;/volume&gt;&lt;dates&gt;&lt;year&gt;2025&lt;/year&gt;&lt;/dates&gt;&lt;isbn&gt;2214-2126&lt;/isbn&gt;&lt;urls&gt;&lt;/urls&gt;&lt;/record&gt;&lt;/Cite&gt;&lt;/EndNote&gt;</w:instrText>
      </w:r>
      <w:r w:rsidRPr="007D0FF0">
        <w:rPr>
          <w:rFonts w:asciiTheme="majorHAnsi" w:hAnsiTheme="majorHAnsi"/>
        </w:rPr>
        <w:fldChar w:fldCharType="separate"/>
      </w:r>
      <w:r w:rsidRPr="007D0FF0">
        <w:rPr>
          <w:rFonts w:asciiTheme="majorHAnsi" w:hAnsiTheme="majorHAnsi"/>
          <w:noProof/>
        </w:rPr>
        <w:t>(Greco and Ianni 2025)</w:t>
      </w:r>
      <w:r w:rsidRPr="007D0FF0">
        <w:rPr>
          <w:rFonts w:asciiTheme="majorHAnsi" w:hAnsiTheme="majorHAnsi"/>
        </w:rPr>
        <w:fldChar w:fldCharType="end"/>
      </w:r>
      <w:r w:rsidRPr="007D0FF0">
        <w:rPr>
          <w:rFonts w:asciiTheme="majorHAnsi" w:hAnsiTheme="majorHAnsi"/>
        </w:rPr>
        <w:t xml:space="preserve">. This defensive model aligns with common antivirus practices, where files are scanned offline to prevent malicious execution before damage occurs </w:t>
      </w:r>
      <w:r w:rsidRPr="007D0FF0">
        <w:rPr>
          <w:rFonts w:asciiTheme="majorHAnsi" w:hAnsiTheme="majorHAnsi"/>
        </w:rPr>
        <w:fldChar w:fldCharType="begin"/>
      </w:r>
      <w:r w:rsidRPr="007D0FF0">
        <w:rPr>
          <w:rFonts w:asciiTheme="majorHAnsi" w:hAnsiTheme="majorHAnsi"/>
        </w:rPr>
        <w:instrText xml:space="preserve"> ADDIN EN.CITE &lt;EndNote&gt;&lt;Cite&gt;&lt;Author&gt;Kumar&lt;/Author&gt;&lt;Year&gt;2023&lt;/Year&gt;&lt;RecNum&gt;206&lt;/RecNum&gt;&lt;DisplayText&gt;(Kumar, et al. 2023)&lt;/DisplayText&gt;&lt;record&gt;&lt;rec-number&gt;206&lt;/rec-number&gt;&lt;foreign-keys&gt;&lt;key app="EN" db-id="wpsfper5z25dafer2vjpetstfzzrdwx2029e" timestamp="1770197696"&gt;206&lt;/key&gt;&lt;/foreign-keys&gt;&lt;ref-type name="Journal Article"&gt;17&lt;/ref-type&gt;&lt;contributors&gt;&lt;authors&gt;&lt;author&gt;Kumar, Jitendra&lt;/author&gt;&lt;author&gt;Rajendran, Balaji&lt;/author&gt;&lt;author&gt;Sudarsan, Sithu D&lt;/author&gt;&lt;/authors&gt;&lt;/contributors&gt;&lt;titles&gt;&lt;title&gt;Zero-day malware classification and detection using machine learning&lt;/title&gt;&lt;secondary-title&gt;SN Computer Science&lt;/secondary-title&gt;&lt;/titles&gt;&lt;periodical&gt;&lt;full-title&gt;SN Computer Science&lt;/full-title&gt;&lt;/periodical&gt;&lt;pages&gt;93&lt;/pages&gt;&lt;volume&gt;5&lt;/volume&gt;&lt;number&gt;1&lt;/number&gt;&lt;dates&gt;&lt;year&gt;2023&lt;/year&gt;&lt;/dates&gt;&lt;isbn&gt;2661-8907&lt;/isbn&gt;&lt;urls&gt;&lt;/urls&gt;&lt;/record&gt;&lt;/Cite&gt;&lt;/EndNote&gt;</w:instrText>
      </w:r>
      <w:r w:rsidRPr="007D0FF0">
        <w:rPr>
          <w:rFonts w:asciiTheme="majorHAnsi" w:hAnsiTheme="majorHAnsi"/>
        </w:rPr>
        <w:fldChar w:fldCharType="separate"/>
      </w:r>
      <w:r w:rsidRPr="007D0FF0">
        <w:rPr>
          <w:rFonts w:asciiTheme="majorHAnsi" w:hAnsiTheme="majorHAnsi"/>
          <w:noProof/>
        </w:rPr>
        <w:t>(Kumar, et al. 2023)</w:t>
      </w:r>
      <w:r w:rsidRPr="007D0FF0">
        <w:rPr>
          <w:rFonts w:asciiTheme="majorHAnsi" w:hAnsiTheme="majorHAnsi"/>
        </w:rPr>
        <w:fldChar w:fldCharType="end"/>
      </w:r>
      <w:r w:rsidRPr="007D0FF0">
        <w:rPr>
          <w:rFonts w:asciiTheme="majorHAnsi" w:hAnsiTheme="majorHAnsi"/>
        </w:rPr>
        <w:t>.</w:t>
      </w:r>
    </w:p>
    <w:p w14:paraId="4D4539D2" w14:textId="77777777" w:rsidR="007D0FF0" w:rsidRPr="007D0FF0" w:rsidRDefault="007D0FF0" w:rsidP="007D0FF0">
      <w:pPr>
        <w:pStyle w:val="Heading2"/>
        <w:jc w:val="both"/>
        <w:rPr>
          <w:color w:val="auto"/>
          <w:sz w:val="24"/>
          <w:szCs w:val="24"/>
        </w:rPr>
      </w:pPr>
      <w:bookmarkStart w:id="209" w:name="_Toc221104130"/>
      <w:bookmarkStart w:id="210" w:name="_Toc221191424"/>
      <w:r w:rsidRPr="007D0FF0">
        <w:rPr>
          <w:color w:val="auto"/>
          <w:sz w:val="24"/>
          <w:szCs w:val="24"/>
        </w:rPr>
        <w:t>3.4.2 Assumptions About Steganographic Techniques and Antivirus Limitations</w:t>
      </w:r>
      <w:bookmarkEnd w:id="209"/>
      <w:bookmarkEnd w:id="210"/>
    </w:p>
    <w:p w14:paraId="73C81E47" w14:textId="55A19CF2" w:rsidR="007D0FF0" w:rsidRPr="007D0FF0" w:rsidRDefault="007D0FF0" w:rsidP="007D0FF0">
      <w:pPr>
        <w:pStyle w:val="NormalWeb"/>
        <w:jc w:val="both"/>
        <w:rPr>
          <w:rFonts w:asciiTheme="majorHAnsi" w:hAnsiTheme="majorHAnsi"/>
        </w:rPr>
      </w:pPr>
      <w:r w:rsidRPr="007D0FF0">
        <w:rPr>
          <w:rFonts w:asciiTheme="majorHAnsi" w:hAnsiTheme="majorHAnsi"/>
        </w:rPr>
        <w:t xml:space="preserve">The study assumes malware is hidden in images using spatial-domain methods, mainly Least Significant Bit substitution. LSB is chosen because it is well known in research for hiding data without visibly changing the image, making the concealment hard to notice </w:t>
      </w:r>
      <w:r w:rsidRPr="007D0FF0">
        <w:rPr>
          <w:rFonts w:asciiTheme="majorHAnsi" w:hAnsiTheme="majorHAnsi"/>
        </w:rPr>
        <w:fldChar w:fldCharType="begin"/>
      </w:r>
      <w:r w:rsidRPr="007D0FF0">
        <w:rPr>
          <w:rFonts w:asciiTheme="majorHAnsi" w:hAnsiTheme="majorHAnsi"/>
        </w:rPr>
        <w:instrText xml:space="preserve"> ADDIN EN.CITE &lt;EndNote&gt;&lt;Cite&gt;&lt;Author&gt;ALabaichi&lt;/Author&gt;&lt;Year&gt;2020&lt;/Year&gt;&lt;RecNum&gt;208&lt;/RecNum&gt;&lt;DisplayText&gt;(ALabaichi, et al. 2020)&lt;/DisplayText&gt;&lt;record&gt;&lt;rec-number&gt;208&lt;/rec-number&gt;&lt;foreign-keys&gt;&lt;key app="EN" db-id="wpsfper5z25dafer2vjpetstfzzrdwx2029e" timestamp="1770198674"&gt;208&lt;/key&gt;&lt;/foreign-keys&gt;&lt;ref-type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7D0FF0">
        <w:rPr>
          <w:rFonts w:asciiTheme="majorHAnsi" w:hAnsiTheme="majorHAnsi"/>
        </w:rPr>
        <w:fldChar w:fldCharType="separate"/>
      </w:r>
      <w:r w:rsidRPr="007D0FF0">
        <w:rPr>
          <w:rFonts w:asciiTheme="majorHAnsi" w:hAnsiTheme="majorHAnsi"/>
          <w:noProof/>
        </w:rPr>
        <w:t>(ALabaichi, et al. 2020)</w:t>
      </w:r>
      <w:r w:rsidRPr="007D0FF0">
        <w:rPr>
          <w:rFonts w:asciiTheme="majorHAnsi" w:hAnsiTheme="majorHAnsi"/>
        </w:rPr>
        <w:fldChar w:fldCharType="end"/>
      </w:r>
      <w:r w:rsidRPr="007D0FF0">
        <w:rPr>
          <w:rFonts w:asciiTheme="majorHAnsi" w:hAnsiTheme="majorHAnsi"/>
        </w:rPr>
        <w:t>. It is assumed that payloads are distributed across image pixels, do not significantly alter file size or format, and payloads are unlikely to appear as contiguous byte sequences.</w:t>
      </w:r>
    </w:p>
    <w:p w14:paraId="5F3E86B2" w14:textId="68AA9D28" w:rsidR="007D0FF0" w:rsidRPr="007D0FF0" w:rsidRDefault="007D0FF0" w:rsidP="007D0FF0">
      <w:pPr>
        <w:pStyle w:val="NormalWeb"/>
        <w:jc w:val="both"/>
        <w:rPr>
          <w:rFonts w:asciiTheme="majorHAnsi" w:hAnsiTheme="majorHAnsi"/>
        </w:rPr>
      </w:pPr>
      <w:r w:rsidRPr="007D0FF0">
        <w:rPr>
          <w:rFonts w:asciiTheme="majorHAnsi" w:hAnsiTheme="majorHAnsi"/>
        </w:rPr>
        <w:t xml:space="preserve">The threat model also assumes that traditional antivirus systems have built-in weaknesses when trying to detect malware hidden inside multimedia files like images. Studies have demonstrated that while antivirus engines may detect malware in its original form, detection rates decrease significantly once the same payload is concealed within an image or video frame </w:t>
      </w:r>
      <w:r w:rsidRPr="007D0FF0">
        <w:rPr>
          <w:rFonts w:asciiTheme="majorHAnsi" w:hAnsiTheme="majorHAnsi"/>
        </w:rPr>
        <w:fldChar w:fldCharType="begin"/>
      </w:r>
      <w:r w:rsidRPr="007D0FF0">
        <w:rPr>
          <w:rFonts w:asciiTheme="majorHAnsi" w:hAnsiTheme="majorHAnsi"/>
        </w:rPr>
        <w:instrText xml:space="preserve"> ADDIN EN.CITE &lt;EndNote&gt;&lt;Cite&gt;&lt;Author&gt;Mirza&lt;/Author&gt;&lt;Year&gt;2021&lt;/Year&gt;&lt;RecNum&gt;202&lt;/RecNum&gt;&lt;DisplayText&gt;(Mirza, et al. 2021)&lt;/DisplayText&gt;&lt;record&gt;&lt;rec-number&gt;202&lt;/rec-number&gt;&lt;foreign-keys&gt;&lt;key app="EN" db-id="wpsfper5z25dafer2vjpetstfzzrdwx2029e" timestamp="1770196420"&gt;202&lt;/key&gt;&lt;/foreign-keys&gt;&lt;ref-type name="Conference Proceedings"&gt;10&lt;/ref-type&gt;&lt;contributors&gt;&lt;authors&gt;&lt;author&gt;Mirza, Samrah&lt;/author&gt;&lt;author&gt;Abbas, Haider&lt;/author&gt;&lt;author&gt;Shahid, Waleed Bin&lt;/author&gt;&lt;author&gt;Shafqat, Narmeen&lt;/author&gt;&lt;author&gt;Fugini, Mariagrazia&lt;/author&gt;&lt;author&gt;Iqbal, Zafar&lt;/author&gt;&lt;author&gt;Muhammad, Zia&lt;/author&gt;&lt;/authors&gt;&lt;/contributors&gt;&lt;titles&gt;&lt;title&gt;A malware evasion technique for auditing android anti-malware solutions&lt;/title&gt;&lt;secondary-title&gt;2021 IEEE 30th International Conference on Enabling Technologies: Infrastructure for Collaborative Enterprises (WETICE)&lt;/secondary-title&gt;&lt;/titles&gt;&lt;pages&gt;125-130&lt;/pages&gt;&lt;dates&gt;&lt;year&gt;2021&lt;/year&gt;&lt;/dates&gt;&lt;publisher&gt;IEEE&lt;/publisher&gt;&lt;isbn&gt;1665427892&lt;/isbn&gt;&lt;urls&gt;&lt;/urls&gt;&lt;/record&gt;&lt;/Cite&gt;&lt;/EndNote&gt;</w:instrText>
      </w:r>
      <w:r w:rsidRPr="007D0FF0">
        <w:rPr>
          <w:rFonts w:asciiTheme="majorHAnsi" w:hAnsiTheme="majorHAnsi"/>
        </w:rPr>
        <w:fldChar w:fldCharType="separate"/>
      </w:r>
      <w:r w:rsidRPr="007D0FF0">
        <w:rPr>
          <w:rFonts w:asciiTheme="majorHAnsi" w:hAnsiTheme="majorHAnsi"/>
          <w:noProof/>
        </w:rPr>
        <w:t>(Mirza, et al. 2021)</w:t>
      </w:r>
      <w:r w:rsidRPr="007D0FF0">
        <w:rPr>
          <w:rFonts w:asciiTheme="majorHAnsi" w:hAnsiTheme="majorHAnsi"/>
        </w:rPr>
        <w:fldChar w:fldCharType="end"/>
      </w:r>
      <w:r w:rsidRPr="007D0FF0">
        <w:rPr>
          <w:rFonts w:asciiTheme="majorHAnsi" w:hAnsiTheme="majorHAnsi"/>
        </w:rPr>
        <w:t xml:space="preserve">. Using signatures alone is not enough, because steganography can break up or hide known patterns. This is why the study also uses anomaly detection, which looks for unusual statistical patterns caused by steganographic changes </w:t>
      </w:r>
      <w:r w:rsidRPr="007D0FF0">
        <w:rPr>
          <w:rFonts w:asciiTheme="majorHAnsi" w:hAnsiTheme="majorHAnsi"/>
        </w:rPr>
        <w:fldChar w:fldCharType="begin"/>
      </w:r>
      <w:r w:rsidRPr="007D0FF0">
        <w:rPr>
          <w:rFonts w:asciiTheme="majorHAnsi" w:hAnsiTheme="majorHAnsi"/>
        </w:rPr>
        <w:instrText xml:space="preserve"> ADDIN EN.CITE &lt;EndNote&gt;&lt;Cite&gt;&lt;Author&gt;Hammadeh&lt;/Author&gt;&lt;Year&gt;2023&lt;/Year&gt;&lt;RecNum&gt;207&lt;/RecNum&gt;&lt;DisplayText&gt;(Hammadeh and Kavitha 2023)&lt;/DisplayText&gt;&lt;record&gt;&lt;rec-number&gt;207&lt;/rec-number&gt;&lt;foreign-keys&gt;&lt;key app="EN" db-id="wpsfper5z25dafer2vjpetstfzzrdwx2029e" timestamp="1770197987"&gt;207&lt;/key&gt;&lt;/foreign-keys&gt;&lt;ref-type name="Journal Article"&gt;17&lt;/ref-type&gt;&lt;contributors&gt;&lt;authors&gt;&lt;author&gt;Hammadeh, Karam&lt;/author&gt;&lt;author&gt;Kavitha, M&lt;/author&gt;&lt;/authors&gt;&lt;/contributors&gt;&lt;titles&gt;&lt;title&gt;Unraveling ransomware: Detecting threats with advanced machine learning algorithms&lt;/title&gt;&lt;secondary-title&gt;International Journal of Advanced Computer Science and Applications&lt;/secondary-title&gt;&lt;/titles&gt;&lt;periodical&gt;&lt;full-title&gt;International Journal of Advanced Computer Science and Applications&lt;/full-title&gt;&lt;/periodical&gt;&lt;volume&gt;14&lt;/volume&gt;&lt;number&gt;9&lt;/number&gt;&lt;dates&gt;&lt;year&gt;2023&lt;/year&gt;&lt;/dates&gt;&lt;isbn&gt;2158-107X&lt;/isbn&gt;&lt;urls&gt;&lt;/urls&gt;&lt;/record&gt;&lt;/Cite&gt;&lt;/EndNote&gt;</w:instrText>
      </w:r>
      <w:r w:rsidRPr="007D0FF0">
        <w:rPr>
          <w:rFonts w:asciiTheme="majorHAnsi" w:hAnsiTheme="majorHAnsi"/>
        </w:rPr>
        <w:fldChar w:fldCharType="separate"/>
      </w:r>
      <w:r w:rsidRPr="007D0FF0">
        <w:rPr>
          <w:rFonts w:asciiTheme="majorHAnsi" w:hAnsiTheme="majorHAnsi"/>
          <w:noProof/>
        </w:rPr>
        <w:t>(Hammadeh and Kavitha 2023)</w:t>
      </w:r>
      <w:r w:rsidRPr="007D0FF0">
        <w:rPr>
          <w:rFonts w:asciiTheme="majorHAnsi" w:hAnsiTheme="majorHAnsi"/>
        </w:rPr>
        <w:fldChar w:fldCharType="end"/>
      </w:r>
      <w:r w:rsidRPr="007D0FF0">
        <w:rPr>
          <w:rFonts w:asciiTheme="majorHAnsi" w:hAnsiTheme="majorHAnsi"/>
        </w:rPr>
        <w:t>.</w:t>
      </w:r>
    </w:p>
    <w:p w14:paraId="7CC25312" w14:textId="77777777" w:rsidR="007D0FF0" w:rsidRPr="007D0FF0" w:rsidRDefault="007D0FF0" w:rsidP="007D0FF0">
      <w:pPr>
        <w:pStyle w:val="Heading2"/>
        <w:jc w:val="both"/>
        <w:rPr>
          <w:color w:val="auto"/>
          <w:sz w:val="24"/>
          <w:szCs w:val="24"/>
        </w:rPr>
      </w:pPr>
      <w:bookmarkStart w:id="211" w:name="_Toc221104131"/>
      <w:bookmarkStart w:id="212" w:name="_Toc221191425"/>
      <w:r w:rsidRPr="007D0FF0">
        <w:rPr>
          <w:color w:val="auto"/>
          <w:sz w:val="24"/>
          <w:szCs w:val="24"/>
        </w:rPr>
        <w:t>3.4.3 Excluded Threat Scenarios</w:t>
      </w:r>
      <w:bookmarkEnd w:id="211"/>
      <w:bookmarkEnd w:id="212"/>
    </w:p>
    <w:p w14:paraId="45F9D5C5"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To maintain a focused and controlled experimental scope, several threat scenarios are explicitly excluded from this study. The proposed detection system does not address runtime extraction or execution of embedded payloads, behaviour-based or sandbox-based malware analysis, polymorphic or self-modifying malware loaders, or encrypted multi-stage droppers. By excluding these threats, the study ensures that the evaluation remains aligned with its objective of assessing static detection capabilities for AI-generated steganographic malware in digital images.</w:t>
      </w:r>
    </w:p>
    <w:p w14:paraId="1C8AC6B4" w14:textId="77777777" w:rsidR="007D0FF0" w:rsidRPr="007F14C7" w:rsidRDefault="007D0FF0" w:rsidP="00C148A0">
      <w:pPr>
        <w:pStyle w:val="Heading1"/>
        <w:jc w:val="both"/>
        <w:rPr>
          <w:b/>
          <w:bCs/>
          <w:color w:val="auto"/>
          <w:sz w:val="24"/>
          <w:szCs w:val="24"/>
        </w:rPr>
      </w:pPr>
      <w:bookmarkStart w:id="213" w:name="_Toc221104132"/>
      <w:bookmarkStart w:id="214" w:name="_Toc221191426"/>
      <w:r w:rsidRPr="007F14C7">
        <w:rPr>
          <w:b/>
          <w:bCs/>
          <w:color w:val="auto"/>
          <w:sz w:val="24"/>
          <w:szCs w:val="24"/>
        </w:rPr>
        <w:t>3.5 Data Sources and Dataset Construction</w:t>
      </w:r>
      <w:bookmarkEnd w:id="213"/>
      <w:bookmarkEnd w:id="214"/>
    </w:p>
    <w:p w14:paraId="12F59C98"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This section describes the data sources and dataset construction strategy used in the study to evaluate the detection of AI-generated steganographic malware in digital images. A carefully controlled dataset was needed so experiments could be repeated, labels would be reliable, and performance could be measured objectively. Instead of using external datasets, the study created its own dataset to fully control how data was embedded, what payloads looked like, and the testing conditions.</w:t>
      </w:r>
    </w:p>
    <w:p w14:paraId="73852558" w14:textId="77777777" w:rsidR="007D0FF0" w:rsidRPr="007D0FF0" w:rsidRDefault="007D0FF0" w:rsidP="007D0FF0">
      <w:pPr>
        <w:pStyle w:val="Heading2"/>
        <w:jc w:val="both"/>
        <w:rPr>
          <w:color w:val="auto"/>
          <w:sz w:val="24"/>
          <w:szCs w:val="24"/>
        </w:rPr>
      </w:pPr>
      <w:bookmarkStart w:id="215" w:name="_Toc221104133"/>
      <w:bookmarkStart w:id="216" w:name="_Toc221191427"/>
      <w:r w:rsidRPr="007D0FF0">
        <w:rPr>
          <w:color w:val="auto"/>
          <w:sz w:val="24"/>
          <w:szCs w:val="24"/>
        </w:rPr>
        <w:t>3.5.1 Dataset Categories</w:t>
      </w:r>
      <w:bookmarkEnd w:id="215"/>
      <w:bookmarkEnd w:id="216"/>
    </w:p>
    <w:p w14:paraId="55F68EAA"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The dataset used in this study consists of two primary categories of images:</w:t>
      </w:r>
    </w:p>
    <w:p w14:paraId="6ECBE699" w14:textId="77777777" w:rsidR="007D0FF0" w:rsidRPr="007D0FF0" w:rsidRDefault="007D0FF0" w:rsidP="007D0FF0">
      <w:pPr>
        <w:pStyle w:val="NormalWeb"/>
        <w:jc w:val="both"/>
        <w:rPr>
          <w:rFonts w:asciiTheme="majorHAnsi" w:hAnsiTheme="majorHAnsi"/>
          <w:b/>
          <w:bCs/>
        </w:rPr>
      </w:pPr>
      <w:r w:rsidRPr="007D0FF0">
        <w:rPr>
          <w:rFonts w:asciiTheme="majorHAnsi" w:hAnsiTheme="majorHAnsi"/>
          <w:b/>
          <w:bCs/>
        </w:rPr>
        <w:t>Benign (Original) Images</w:t>
      </w:r>
    </w:p>
    <w:p w14:paraId="1F5A696E" w14:textId="77777777" w:rsidR="007D0FF0" w:rsidRPr="007D0FF0" w:rsidRDefault="007D0FF0" w:rsidP="007D0FF0">
      <w:pPr>
        <w:pStyle w:val="NormalWeb"/>
        <w:jc w:val="both"/>
        <w:rPr>
          <w:rFonts w:asciiTheme="majorHAnsi" w:hAnsiTheme="majorHAnsi"/>
        </w:rPr>
      </w:pPr>
      <w:r w:rsidRPr="007D0FF0">
        <w:rPr>
          <w:rFonts w:asciiTheme="majorHAnsi" w:hAnsiTheme="majorHAnsi"/>
        </w:rPr>
        <w:t>Original images represent clean, non-malicious input files. These images serve as the baseline against which steganographic modifications are evaluated. Original images are uploaded into the system and stored without any embedded payloads. They are labelled as benign and used for training and evaluation of detection techniques, particularly for establishing normal statistical patterns during anomaly detection.</w:t>
      </w:r>
    </w:p>
    <w:p w14:paraId="6A8B5F86" w14:textId="77777777" w:rsidR="007D0FF0" w:rsidRPr="007D0FF0" w:rsidRDefault="007D0FF0" w:rsidP="007D0FF0">
      <w:pPr>
        <w:pStyle w:val="NormalWeb"/>
        <w:jc w:val="both"/>
        <w:rPr>
          <w:rFonts w:asciiTheme="majorHAnsi" w:hAnsiTheme="majorHAnsi"/>
          <w:b/>
          <w:bCs/>
        </w:rPr>
      </w:pPr>
      <w:proofErr w:type="spellStart"/>
      <w:r w:rsidRPr="007D0FF0">
        <w:rPr>
          <w:rFonts w:asciiTheme="majorHAnsi" w:hAnsiTheme="majorHAnsi"/>
          <w:b/>
          <w:bCs/>
        </w:rPr>
        <w:t>Stego</w:t>
      </w:r>
      <w:proofErr w:type="spellEnd"/>
      <w:r w:rsidRPr="007D0FF0">
        <w:rPr>
          <w:rFonts w:asciiTheme="majorHAnsi" w:hAnsiTheme="majorHAnsi"/>
          <w:b/>
          <w:bCs/>
        </w:rPr>
        <w:t xml:space="preserve"> (Malicious) Images</w:t>
      </w:r>
    </w:p>
    <w:p w14:paraId="7FDC8B37" w14:textId="77777777" w:rsidR="007D0FF0" w:rsidRPr="007D0FF0" w:rsidRDefault="007D0FF0" w:rsidP="007D0FF0">
      <w:pPr>
        <w:pStyle w:val="NormalWeb"/>
        <w:jc w:val="both"/>
        <w:rPr>
          <w:rFonts w:asciiTheme="majorHAnsi" w:hAnsiTheme="majorHAnsi"/>
        </w:rPr>
      </w:pPr>
      <w:proofErr w:type="spellStart"/>
      <w:r w:rsidRPr="007D0FF0">
        <w:rPr>
          <w:rFonts w:asciiTheme="majorHAnsi" w:hAnsiTheme="majorHAnsi"/>
        </w:rPr>
        <w:t>Stego</w:t>
      </w:r>
      <w:proofErr w:type="spellEnd"/>
      <w:r w:rsidRPr="007D0FF0">
        <w:rPr>
          <w:rFonts w:asciiTheme="majorHAnsi" w:hAnsiTheme="majorHAnsi"/>
        </w:rPr>
        <w:t xml:space="preserve"> images are generated from the original images by embedding payload data using Least Significant Bit substitution. These images simulate steganographic malware carriers and are labelled as simulated malicious carriers. Each </w:t>
      </w:r>
      <w:proofErr w:type="spellStart"/>
      <w:r w:rsidRPr="007D0FF0">
        <w:rPr>
          <w:rFonts w:asciiTheme="majorHAnsi" w:hAnsiTheme="majorHAnsi"/>
        </w:rPr>
        <w:t>stego</w:t>
      </w:r>
      <w:proofErr w:type="spellEnd"/>
      <w:r w:rsidRPr="007D0FF0">
        <w:rPr>
          <w:rFonts w:asciiTheme="majorHAnsi" w:hAnsiTheme="majorHAnsi"/>
        </w:rPr>
        <w:t xml:space="preserve"> image is explicitly linked to its corresponding original image, ensuring traceability and enabling controlled comparison between benign and modified files.</w:t>
      </w:r>
    </w:p>
    <w:p w14:paraId="4AD5C0A1" w14:textId="77777777" w:rsidR="007D0FF0" w:rsidRPr="007D0FF0" w:rsidRDefault="007D0FF0" w:rsidP="007D0FF0">
      <w:pPr>
        <w:pStyle w:val="Heading2"/>
        <w:jc w:val="both"/>
        <w:rPr>
          <w:color w:val="auto"/>
          <w:sz w:val="24"/>
          <w:szCs w:val="24"/>
        </w:rPr>
      </w:pPr>
      <w:bookmarkStart w:id="217" w:name="_Toc221104134"/>
      <w:bookmarkStart w:id="218" w:name="_Toc221191428"/>
      <w:r w:rsidRPr="007D0FF0">
        <w:rPr>
          <w:color w:val="auto"/>
          <w:sz w:val="24"/>
          <w:szCs w:val="24"/>
        </w:rPr>
        <w:t>3.5.2 Image Formats and Constraints</w:t>
      </w:r>
      <w:bookmarkEnd w:id="217"/>
      <w:bookmarkEnd w:id="218"/>
    </w:p>
    <w:p w14:paraId="054BBFE0" w14:textId="4DBA871B" w:rsidR="007D0FF0" w:rsidRPr="007D0FF0" w:rsidRDefault="007D0FF0" w:rsidP="007D0FF0">
      <w:pPr>
        <w:pStyle w:val="NormalWeb"/>
        <w:jc w:val="both"/>
        <w:rPr>
          <w:rFonts w:asciiTheme="majorHAnsi" w:hAnsiTheme="majorHAnsi"/>
        </w:rPr>
      </w:pPr>
      <w:r w:rsidRPr="007D0FF0">
        <w:rPr>
          <w:rFonts w:asciiTheme="majorHAnsi" w:hAnsiTheme="majorHAnsi"/>
        </w:rPr>
        <w:t xml:space="preserve">All images used in the study are processed in PNG format. PNG was selected to avoid lossy compression, which could destroy or distort embedded payload data and interfere with detection accuracy </w:t>
      </w:r>
      <w:r w:rsidRPr="007D0FF0">
        <w:rPr>
          <w:rFonts w:asciiTheme="majorHAnsi" w:hAnsiTheme="majorHAnsi"/>
        </w:rPr>
        <w:fldChar w:fldCharType="begin"/>
      </w:r>
      <w:r w:rsidRPr="007D0FF0">
        <w:rPr>
          <w:rFonts w:asciiTheme="majorHAnsi" w:hAnsiTheme="majorHAnsi"/>
        </w:rPr>
        <w:instrText xml:space="preserve"> ADDIN EN.CITE &lt;EndNote&gt;&lt;Cite&gt;&lt;Author&gt;Roelofs&lt;/Author&gt;&lt;Year&gt;2003&lt;/Year&gt;&lt;RecNum&gt;209&lt;/RecNum&gt;&lt;DisplayText&gt;(Roelofs 2003)&lt;/DisplayText&gt;&lt;record&gt;&lt;rec-number&gt;209&lt;/rec-number&gt;&lt;foreign-keys&gt;&lt;key app="EN" db-id="wpsfper5z25dafer2vjpetstfzzrdwx2029e" timestamp="1770199085"&gt;209&lt;/key&gt;&lt;/foreign-keys&gt;&lt;ref-type name="Journal Article"&gt;17&lt;/ref-type&gt;&lt;contributors&gt;&lt;authors&gt;&lt;author&gt;Roelofs, GREG&lt;/author&gt;&lt;/authors&gt;&lt;/contributors&gt;&lt;titles&gt;&lt;title&gt;PNG Lossless Image Compression&lt;/title&gt;&lt;secondary-title&gt;Lossless Compression Handbook&lt;/secondary-title&gt;&lt;/titles&gt;&lt;periodical&gt;&lt;full-title&gt;Lossless Compression Handbook&lt;/full-title&gt;&lt;/periodical&gt;&lt;pages&gt;371-390&lt;/pages&gt;&lt;dates&gt;&lt;year&gt;2003&lt;/year&gt;&lt;/dates&gt;&lt;urls&gt;&lt;/urls&gt;&lt;/record&gt;&lt;/Cite&gt;&lt;/EndNote&gt;</w:instrText>
      </w:r>
      <w:r w:rsidRPr="007D0FF0">
        <w:rPr>
          <w:rFonts w:asciiTheme="majorHAnsi" w:hAnsiTheme="majorHAnsi"/>
        </w:rPr>
        <w:fldChar w:fldCharType="separate"/>
      </w:r>
      <w:r w:rsidRPr="007D0FF0">
        <w:rPr>
          <w:rFonts w:asciiTheme="majorHAnsi" w:hAnsiTheme="majorHAnsi"/>
          <w:noProof/>
        </w:rPr>
        <w:t>(Roelofs 2003)</w:t>
      </w:r>
      <w:r w:rsidRPr="007D0FF0">
        <w:rPr>
          <w:rFonts w:asciiTheme="majorHAnsi" w:hAnsiTheme="majorHAnsi"/>
        </w:rPr>
        <w:fldChar w:fldCharType="end"/>
      </w:r>
      <w:r w:rsidRPr="007D0FF0">
        <w:rPr>
          <w:rFonts w:asciiTheme="majorHAnsi" w:hAnsiTheme="majorHAnsi"/>
        </w:rPr>
        <w:t xml:space="preserve">. Images are converted to RGB format prior to embedding to ensure consistent handling of colour channels and embedding capacity. Image size and resolution were limited so there was enough space to hide data while keeping </w:t>
      </w:r>
      <w:proofErr w:type="spellStart"/>
      <w:r w:rsidRPr="007D0FF0">
        <w:rPr>
          <w:rFonts w:asciiTheme="majorHAnsi" w:hAnsiTheme="majorHAnsi"/>
        </w:rPr>
        <w:t>stego</w:t>
      </w:r>
      <w:proofErr w:type="spellEnd"/>
      <w:r w:rsidRPr="007D0FF0">
        <w:rPr>
          <w:rFonts w:asciiTheme="majorHAnsi" w:hAnsiTheme="majorHAnsi"/>
        </w:rPr>
        <w:t xml:space="preserve"> images visually similar to the originals. This also helps keep feature extraction consistent and avoids issues caused by very small or very large images.</w:t>
      </w:r>
    </w:p>
    <w:p w14:paraId="460CB09E" w14:textId="77777777" w:rsidR="007D0FF0" w:rsidRPr="007D0FF0" w:rsidRDefault="007D0FF0" w:rsidP="007D0FF0">
      <w:pPr>
        <w:pStyle w:val="Heading2"/>
        <w:jc w:val="both"/>
        <w:rPr>
          <w:color w:val="auto"/>
          <w:sz w:val="24"/>
          <w:szCs w:val="24"/>
        </w:rPr>
      </w:pPr>
      <w:bookmarkStart w:id="219" w:name="_Toc221104135"/>
      <w:bookmarkStart w:id="220" w:name="_Toc221191429"/>
      <w:r w:rsidRPr="007D0FF0">
        <w:rPr>
          <w:color w:val="auto"/>
          <w:sz w:val="24"/>
          <w:szCs w:val="24"/>
        </w:rPr>
        <w:t>3.5.3 Payload Types and Sizes</w:t>
      </w:r>
      <w:bookmarkEnd w:id="219"/>
      <w:bookmarkEnd w:id="220"/>
    </w:p>
    <w:p w14:paraId="6FE078BC" w14:textId="77777777" w:rsidR="007D0FF0" w:rsidRPr="007D0FF0" w:rsidRDefault="007D0FF0" w:rsidP="007D0FF0">
      <w:pPr>
        <w:pStyle w:val="NormalWeb"/>
        <w:jc w:val="both"/>
        <w:rPr>
          <w:rFonts w:asciiTheme="majorHAnsi" w:hAnsiTheme="majorHAnsi"/>
        </w:rPr>
      </w:pPr>
      <w:r w:rsidRPr="007D0FF0">
        <w:rPr>
          <w:rFonts w:asciiTheme="majorHAnsi" w:hAnsiTheme="majorHAnsi"/>
        </w:rPr>
        <w:t xml:space="preserve">Payloads embedded within </w:t>
      </w:r>
      <w:proofErr w:type="spellStart"/>
      <w:r w:rsidRPr="007D0FF0">
        <w:rPr>
          <w:rFonts w:asciiTheme="majorHAnsi" w:hAnsiTheme="majorHAnsi"/>
        </w:rPr>
        <w:t>stego</w:t>
      </w:r>
      <w:proofErr w:type="spellEnd"/>
      <w:r w:rsidRPr="007D0FF0">
        <w:rPr>
          <w:rFonts w:asciiTheme="majorHAnsi" w:hAnsiTheme="majorHAnsi"/>
        </w:rPr>
        <w:t xml:space="preserve"> images are AI-generated, non-executable data sequences to ensure ethical, safe, and controlled experimentation. </w:t>
      </w:r>
    </w:p>
    <w:p w14:paraId="1184AE40"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The study utilises:</w:t>
      </w:r>
    </w:p>
    <w:p w14:paraId="2A1D7ABC" w14:textId="77777777" w:rsidR="007D0FF0" w:rsidRPr="007D0FF0" w:rsidRDefault="007D0FF0" w:rsidP="007D0FF0">
      <w:pPr>
        <w:pStyle w:val="NormalWeb"/>
        <w:numPr>
          <w:ilvl w:val="0"/>
          <w:numId w:val="31"/>
        </w:numPr>
        <w:jc w:val="both"/>
        <w:rPr>
          <w:rFonts w:asciiTheme="majorHAnsi" w:hAnsiTheme="majorHAnsi"/>
        </w:rPr>
      </w:pPr>
      <w:r w:rsidRPr="007D0FF0">
        <w:rPr>
          <w:rFonts w:asciiTheme="majorHAnsi" w:hAnsiTheme="majorHAnsi"/>
        </w:rPr>
        <w:t xml:space="preserve"> </w:t>
      </w:r>
      <w:r w:rsidRPr="007D0FF0">
        <w:rPr>
          <w:rFonts w:asciiTheme="majorHAnsi" w:hAnsiTheme="majorHAnsi"/>
          <w:b/>
          <w:bCs/>
        </w:rPr>
        <w:t xml:space="preserve">AI-generated text and byte-like payloads, </w:t>
      </w:r>
      <w:r w:rsidRPr="007D0FF0">
        <w:rPr>
          <w:rFonts w:asciiTheme="majorHAnsi" w:hAnsiTheme="majorHAnsi"/>
        </w:rPr>
        <w:t>produced to simulate diverse and previously unseen content patterns for controlled steganographic detection evaluation</w:t>
      </w:r>
    </w:p>
    <w:p w14:paraId="47FA3B97" w14:textId="77777777" w:rsidR="007D0FF0" w:rsidRPr="007D0FF0" w:rsidRDefault="007D0FF0" w:rsidP="007D0FF0">
      <w:pPr>
        <w:pStyle w:val="NormalWeb"/>
        <w:numPr>
          <w:ilvl w:val="0"/>
          <w:numId w:val="31"/>
        </w:numPr>
        <w:jc w:val="both"/>
        <w:rPr>
          <w:rFonts w:asciiTheme="majorHAnsi" w:hAnsiTheme="majorHAnsi"/>
        </w:rPr>
      </w:pPr>
      <w:r w:rsidRPr="007D0FF0">
        <w:rPr>
          <w:rFonts w:asciiTheme="majorHAnsi" w:hAnsiTheme="majorHAnsi"/>
        </w:rPr>
        <w:t>The EICAR antivirus test string is used as a standard test payload, alongside additional AI-generated synthetic payload sequences.</w:t>
      </w:r>
    </w:p>
    <w:p w14:paraId="65CCD9A8" w14:textId="77777777" w:rsidR="007D0FF0" w:rsidRPr="007D0FF0" w:rsidRDefault="007D0FF0" w:rsidP="007D0FF0">
      <w:pPr>
        <w:pStyle w:val="NormalWeb"/>
        <w:jc w:val="both"/>
        <w:rPr>
          <w:rFonts w:asciiTheme="majorHAnsi" w:hAnsiTheme="majorHAnsi"/>
        </w:rPr>
      </w:pPr>
      <w:r w:rsidRPr="007D0FF0">
        <w:rPr>
          <w:rFonts w:asciiTheme="majorHAnsi" w:hAnsiTheme="majorHAnsi"/>
        </w:rPr>
        <w:t>Payload sizes are limited to what each image can safely hold. Checks are done before embedding to ensure the available least significant bits are not exceeded, which prevents image corruption and keeps experiments consistent.</w:t>
      </w:r>
    </w:p>
    <w:p w14:paraId="7EC6FF02" w14:textId="77777777" w:rsidR="007D0FF0" w:rsidRPr="007D0FF0" w:rsidRDefault="007D0FF0" w:rsidP="007D0FF0">
      <w:pPr>
        <w:pStyle w:val="Heading2"/>
        <w:jc w:val="both"/>
        <w:rPr>
          <w:color w:val="auto"/>
          <w:sz w:val="24"/>
          <w:szCs w:val="24"/>
        </w:rPr>
      </w:pPr>
      <w:bookmarkStart w:id="221" w:name="_Toc221104136"/>
      <w:bookmarkStart w:id="222" w:name="_Toc221191430"/>
      <w:r w:rsidRPr="007D0FF0">
        <w:rPr>
          <w:color w:val="auto"/>
          <w:sz w:val="24"/>
          <w:szCs w:val="24"/>
        </w:rPr>
        <w:t>3.5.4 Ground Truth Labelling Strategy</w:t>
      </w:r>
      <w:bookmarkEnd w:id="221"/>
      <w:bookmarkEnd w:id="222"/>
    </w:p>
    <w:p w14:paraId="3331EF08" w14:textId="77777777" w:rsidR="007D0FF0" w:rsidRPr="007D0FF0" w:rsidRDefault="007D0FF0" w:rsidP="007D0FF0">
      <w:pPr>
        <w:pStyle w:val="NormalWeb"/>
        <w:jc w:val="both"/>
        <w:rPr>
          <w:rFonts w:asciiTheme="majorHAnsi" w:hAnsiTheme="majorHAnsi"/>
        </w:rPr>
      </w:pPr>
      <w:r w:rsidRPr="007D0FF0">
        <w:rPr>
          <w:rFonts w:asciiTheme="majorHAnsi" w:hAnsiTheme="majorHAnsi"/>
        </w:rPr>
        <w:t xml:space="preserve">Labels are assigned upfront when the dataset is created. Clean images are marked benign, and images with embedded payloads are marked </w:t>
      </w:r>
      <w:proofErr w:type="spellStart"/>
      <w:r w:rsidRPr="007D0FF0">
        <w:rPr>
          <w:rFonts w:asciiTheme="majorHAnsi" w:hAnsiTheme="majorHAnsi"/>
        </w:rPr>
        <w:t>stego</w:t>
      </w:r>
      <w:proofErr w:type="spellEnd"/>
      <w:r w:rsidRPr="007D0FF0">
        <w:rPr>
          <w:rFonts w:asciiTheme="majorHAnsi" w:hAnsiTheme="majorHAnsi"/>
          <w:b/>
          <w:bCs/>
        </w:rPr>
        <w:t xml:space="preserve">. </w:t>
      </w:r>
      <w:r w:rsidRPr="007D0FF0">
        <w:rPr>
          <w:rFonts w:asciiTheme="majorHAnsi" w:hAnsiTheme="majorHAnsi"/>
        </w:rPr>
        <w:t>The system does not guess these labels during detection. This makes performance evaluation objective and reliable, allowing metrics like accuracy, precision, recall, and error rates to be calculated correctly.</w:t>
      </w:r>
    </w:p>
    <w:p w14:paraId="1DABD0C3" w14:textId="77777777" w:rsidR="007D0FF0" w:rsidRPr="007D0FF0" w:rsidRDefault="007D0FF0" w:rsidP="007D0FF0">
      <w:pPr>
        <w:pStyle w:val="Heading2"/>
        <w:jc w:val="both"/>
        <w:rPr>
          <w:color w:val="auto"/>
          <w:sz w:val="24"/>
          <w:szCs w:val="24"/>
        </w:rPr>
      </w:pPr>
      <w:bookmarkStart w:id="223" w:name="_Toc221104137"/>
      <w:bookmarkStart w:id="224" w:name="_Toc221191431"/>
      <w:r w:rsidRPr="007D0FF0">
        <w:rPr>
          <w:color w:val="auto"/>
          <w:sz w:val="24"/>
          <w:szCs w:val="24"/>
        </w:rPr>
        <w:t>3.5.5 Dataset Separation</w:t>
      </w:r>
      <w:bookmarkEnd w:id="223"/>
      <w:bookmarkEnd w:id="224"/>
    </w:p>
    <w:p w14:paraId="63748DEC"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To support valid experimental evaluation, the dataset is logically separated into distinct subsets:</w:t>
      </w:r>
    </w:p>
    <w:p w14:paraId="097582B6" w14:textId="77777777" w:rsidR="007D0FF0" w:rsidRPr="007D0FF0" w:rsidRDefault="007D0FF0" w:rsidP="007D0FF0">
      <w:pPr>
        <w:pStyle w:val="NormalWeb"/>
        <w:numPr>
          <w:ilvl w:val="0"/>
          <w:numId w:val="32"/>
        </w:numPr>
        <w:jc w:val="both"/>
        <w:rPr>
          <w:rFonts w:asciiTheme="majorHAnsi" w:hAnsiTheme="majorHAnsi"/>
        </w:rPr>
      </w:pPr>
      <w:r w:rsidRPr="007D0FF0">
        <w:rPr>
          <w:rFonts w:asciiTheme="majorHAnsi" w:hAnsiTheme="majorHAnsi"/>
          <w:b/>
          <w:bCs/>
        </w:rPr>
        <w:t>Training set:</w:t>
      </w:r>
      <w:r w:rsidRPr="007D0FF0">
        <w:rPr>
          <w:rFonts w:asciiTheme="majorHAnsi" w:hAnsiTheme="majorHAnsi"/>
        </w:rPr>
        <w:t xml:space="preserve"> Used to train the machine learning–based anomaly detection model, typically consisting of benign images to establish a baseline of normal behaviour</w:t>
      </w:r>
    </w:p>
    <w:p w14:paraId="7C2429C6" w14:textId="77777777" w:rsidR="007D0FF0" w:rsidRPr="007D0FF0" w:rsidRDefault="007D0FF0" w:rsidP="007D0FF0">
      <w:pPr>
        <w:pStyle w:val="NormalWeb"/>
        <w:numPr>
          <w:ilvl w:val="0"/>
          <w:numId w:val="32"/>
        </w:numPr>
        <w:jc w:val="both"/>
        <w:rPr>
          <w:rFonts w:asciiTheme="majorHAnsi" w:hAnsiTheme="majorHAnsi"/>
        </w:rPr>
      </w:pPr>
      <w:r w:rsidRPr="007D0FF0">
        <w:rPr>
          <w:rFonts w:asciiTheme="majorHAnsi" w:hAnsiTheme="majorHAnsi"/>
          <w:b/>
          <w:bCs/>
        </w:rPr>
        <w:t>Testing set:</w:t>
      </w:r>
      <w:r w:rsidRPr="007D0FF0">
        <w:rPr>
          <w:rFonts w:asciiTheme="majorHAnsi" w:hAnsiTheme="majorHAnsi"/>
        </w:rPr>
        <w:t xml:space="preserve"> Used to evaluate detection performance on unseen images</w:t>
      </w:r>
    </w:p>
    <w:p w14:paraId="126390D6" w14:textId="77777777" w:rsidR="007D0FF0" w:rsidRPr="007D0FF0" w:rsidRDefault="007D0FF0" w:rsidP="007D0FF0">
      <w:pPr>
        <w:pStyle w:val="NormalWeb"/>
        <w:numPr>
          <w:ilvl w:val="0"/>
          <w:numId w:val="32"/>
        </w:numPr>
        <w:jc w:val="both"/>
        <w:rPr>
          <w:rFonts w:asciiTheme="majorHAnsi" w:hAnsiTheme="majorHAnsi"/>
        </w:rPr>
      </w:pPr>
      <w:r w:rsidRPr="007D0FF0">
        <w:rPr>
          <w:rFonts w:asciiTheme="majorHAnsi" w:hAnsiTheme="majorHAnsi"/>
          <w:b/>
          <w:bCs/>
        </w:rPr>
        <w:t>Benchmarking set:</w:t>
      </w:r>
      <w:r w:rsidRPr="007D0FF0">
        <w:rPr>
          <w:rFonts w:asciiTheme="majorHAnsi" w:hAnsiTheme="majorHAnsi"/>
        </w:rPr>
        <w:t xml:space="preserve"> Used to compare the performance of individual detection stages (YARA-only, anomaly detection–only) against the hybrid detection pipeline</w:t>
      </w:r>
    </w:p>
    <w:p w14:paraId="10B8179E"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These separations are enforced within the experimental workflow to prevent data leakage and ensure unbiased evaluation.</w:t>
      </w:r>
    </w:p>
    <w:p w14:paraId="016ED2E2" w14:textId="77777777" w:rsidR="007D0FF0" w:rsidRPr="007F14C7" w:rsidRDefault="007D0FF0" w:rsidP="00C148A0">
      <w:pPr>
        <w:pStyle w:val="Heading1"/>
        <w:jc w:val="both"/>
        <w:rPr>
          <w:b/>
          <w:bCs/>
          <w:color w:val="auto"/>
          <w:sz w:val="24"/>
          <w:szCs w:val="24"/>
        </w:rPr>
      </w:pPr>
      <w:bookmarkStart w:id="225" w:name="_Toc221104138"/>
      <w:bookmarkStart w:id="226" w:name="_Toc221191432"/>
      <w:r w:rsidRPr="007F14C7">
        <w:rPr>
          <w:b/>
          <w:bCs/>
          <w:color w:val="auto"/>
          <w:sz w:val="24"/>
          <w:szCs w:val="24"/>
        </w:rPr>
        <w:t>3.6 Steganographic Sample Generation Methodology</w:t>
      </w:r>
      <w:bookmarkEnd w:id="225"/>
      <w:bookmarkEnd w:id="226"/>
    </w:p>
    <w:p w14:paraId="139CCA59" w14:textId="77777777" w:rsidR="007D0FF0" w:rsidRPr="007D0FF0" w:rsidRDefault="007D0FF0" w:rsidP="007D0FF0">
      <w:pPr>
        <w:pStyle w:val="NormalWeb"/>
        <w:jc w:val="both"/>
        <w:rPr>
          <w:rFonts w:asciiTheme="majorHAnsi" w:hAnsiTheme="majorHAnsi"/>
        </w:rPr>
      </w:pPr>
      <w:r w:rsidRPr="007D0FF0">
        <w:rPr>
          <w:rFonts w:asciiTheme="majorHAnsi" w:hAnsiTheme="majorHAnsi"/>
        </w:rPr>
        <w:t>Steganographic samples in this study are generated using Least Significant Bit (LSB) substitution, selected due to its prevalence in the literature and its effectiveness in concealing payloads while preserving visual quality as explained in the previous chapter (Literature Review). LSB substitution alters the least significant bits of pixel values, introducing minimal perceptual distortion, which makes it suitable for simulating realistic steganographic malware scenarios and challenging static detection mechanisms.</w:t>
      </w:r>
    </w:p>
    <w:p w14:paraId="010B6C30" w14:textId="77777777" w:rsidR="007D0FF0" w:rsidRPr="007D0FF0" w:rsidRDefault="007D0FF0" w:rsidP="007D0FF0">
      <w:pPr>
        <w:pStyle w:val="NormalWeb"/>
        <w:jc w:val="both"/>
        <w:rPr>
          <w:rFonts w:asciiTheme="majorHAnsi" w:hAnsiTheme="majorHAnsi"/>
        </w:rPr>
      </w:pPr>
      <w:r w:rsidRPr="007D0FF0">
        <w:rPr>
          <w:rFonts w:asciiTheme="majorHAnsi" w:hAnsiTheme="majorHAnsi"/>
        </w:rPr>
        <w:t>Payloads embedded within images are non-executable as noted, including AI-generated and controlled synthetic byte strings used to simulate unknown payload patterns. Payload generation is deterministic and controlled to ensure repeatability across experiments.</w:t>
      </w:r>
    </w:p>
    <w:p w14:paraId="2E4220BA" w14:textId="744C301E" w:rsidR="007D0FF0" w:rsidRPr="007D0FF0" w:rsidRDefault="007D0FF0" w:rsidP="007D0FF0">
      <w:pPr>
        <w:pStyle w:val="NormalWeb"/>
        <w:jc w:val="both"/>
        <w:rPr>
          <w:rFonts w:asciiTheme="majorHAnsi" w:hAnsiTheme="majorHAnsi"/>
        </w:rPr>
      </w:pPr>
      <w:r w:rsidRPr="007D0FF0">
        <w:rPr>
          <w:rFonts w:asciiTheme="majorHAnsi" w:hAnsiTheme="majorHAnsi"/>
        </w:rPr>
        <w:t>The study does not consider other hiding methods like EXIF metadata changes, appending data to files, or abusing PNG file chunks. These methods usually create file-structure anomalies instead of changing pixel data. Since the detection system focuses on pixel-level steganography, those techniques are intentionally left out</w:t>
      </w:r>
      <w:r w:rsidRPr="007D0FF0">
        <w:rPr>
          <w:rFonts w:asciiTheme="majorHAnsi" w:hAnsiTheme="majorHAnsi"/>
          <w:b/>
          <w:bCs/>
        </w:rPr>
        <w:t xml:space="preserve"> </w:t>
      </w:r>
      <w:r w:rsidRPr="007D0FF0">
        <w:rPr>
          <w:rFonts w:asciiTheme="majorHAnsi" w:hAnsiTheme="majorHAnsi"/>
        </w:rPr>
        <w:fldChar w:fldCharType="begin"/>
      </w:r>
      <w:r w:rsidRPr="007D0FF0">
        <w:rPr>
          <w:rFonts w:asciiTheme="majorHAnsi" w:hAnsiTheme="majorHAnsi"/>
        </w:rPr>
        <w:instrText xml:space="preserve"> ADDIN EN.CITE &lt;EndNote&gt;&lt;Cite&gt;&lt;Author&gt;Koptyra&lt;/Author&gt;&lt;Year&gt;2023&lt;/Year&gt;&lt;RecNum&gt;210&lt;/RecNum&gt;&lt;DisplayText&gt;(Koptyra and Ogiela 2023)&lt;/DisplayText&gt;&lt;record&gt;&lt;rec-number&gt;210&lt;/rec-number&gt;&lt;foreign-keys&gt;&lt;key app="EN" db-id="wpsfper5z25dafer2vjpetstfzzrdwx2029e" timestamp="1770200004"&gt;210&lt;/key&gt;&lt;/foreign-keys&gt;&lt;ref-type name="Journal Article"&gt;17&lt;/ref-type&gt;&lt;contributors&gt;&lt;authors&gt;&lt;author&gt;Koptyra, Katarzyna&lt;/author&gt;&lt;author&gt;Ogiela, Marek R&lt;/author&gt;&lt;/authors&gt;&lt;/contributors&gt;&lt;titles&gt;&lt;title&gt;An Efficient Steganographic Protocol for WebP Files&lt;/title&gt;&lt;secondary-title&gt;Applied Sciences&lt;/secondary-title&gt;&lt;/titles&gt;&lt;periodical&gt;&lt;full-title&gt;Applied Sciences&lt;/full-title&gt;&lt;/periodical&gt;&lt;pages&gt;12404&lt;/pages&gt;&lt;volume&gt;13&lt;/volume&gt;&lt;number&gt;22&lt;/number&gt;&lt;dates&gt;&lt;year&gt;2023&lt;/year&gt;&lt;/dates&gt;&lt;isbn&gt;2076-3417&lt;/isbn&gt;&lt;urls&gt;&lt;/urls&gt;&lt;/record&gt;&lt;/Cite&gt;&lt;/EndNote&gt;</w:instrText>
      </w:r>
      <w:r w:rsidRPr="007D0FF0">
        <w:rPr>
          <w:rFonts w:asciiTheme="majorHAnsi" w:hAnsiTheme="majorHAnsi"/>
        </w:rPr>
        <w:fldChar w:fldCharType="separate"/>
      </w:r>
      <w:r w:rsidRPr="007D0FF0">
        <w:rPr>
          <w:rFonts w:asciiTheme="majorHAnsi" w:hAnsiTheme="majorHAnsi"/>
          <w:noProof/>
        </w:rPr>
        <w:t>(Koptyra and Ogiela 2023)</w:t>
      </w:r>
      <w:r w:rsidRPr="007D0FF0">
        <w:rPr>
          <w:rFonts w:asciiTheme="majorHAnsi" w:hAnsiTheme="majorHAnsi"/>
        </w:rPr>
        <w:fldChar w:fldCharType="end"/>
      </w:r>
      <w:r w:rsidRPr="007D0FF0">
        <w:rPr>
          <w:rFonts w:asciiTheme="majorHAnsi" w:hAnsiTheme="majorHAnsi"/>
        </w:rPr>
        <w:t xml:space="preserve">. The chosen LSB approach aligns with the passive warden model, where the defender observes files without modifying them and detection is performed solely through static analysis </w:t>
      </w:r>
      <w:r w:rsidRPr="007D0FF0">
        <w:rPr>
          <w:rFonts w:asciiTheme="majorHAnsi" w:hAnsiTheme="majorHAnsi"/>
        </w:rPr>
        <w:fldChar w:fldCharType="begin"/>
      </w:r>
      <w:r w:rsidRPr="007D0FF0">
        <w:rPr>
          <w:rFonts w:asciiTheme="majorHAnsi" w:hAnsiTheme="majorHAnsi"/>
        </w:rPr>
        <w:instrText xml:space="preserve"> ADDIN EN.CITE &lt;EndNote&gt;&lt;Cite&gt;&lt;Author&gt;Stacey&lt;/Author&gt;&lt;Year&gt;2014&lt;/Year&gt;&lt;RecNum&gt;211&lt;/RecNum&gt;&lt;DisplayText&gt;(Stacey 2014)&lt;/DisplayText&gt;&lt;record&gt;&lt;rec-number&gt;211&lt;/rec-number&gt;&lt;foreign-keys&gt;&lt;key app="EN" db-id="wpsfper5z25dafer2vjpetstfzzrdwx2029e" timestamp="1770200193"&gt;211&lt;/key&gt;&lt;/foreign-keys&gt;&lt;ref-type name="Conference Proceedings"&gt;10&lt;/ref-type&gt;&lt;contributors&gt;&lt;authors&gt;&lt;author&gt;Stacey, David&lt;/author&gt;&lt;/authors&gt;&lt;/contributors&gt;&lt;titles&gt;&lt;title&gt;Passive warden using statistical steganalysis&lt;/title&gt;&lt;secondary-title&gt;Proceedings of the 3rd annual conference on Research in information technology&lt;/secondary-title&gt;&lt;/titles&gt;&lt;pages&gt;27-32&lt;/pages&gt;&lt;dates&gt;&lt;year&gt;2014&lt;/year&gt;&lt;/dates&gt;&lt;urls&gt;&lt;/urls&gt;&lt;/record&gt;&lt;/Cite&gt;&lt;/EndNote&gt;</w:instrText>
      </w:r>
      <w:r w:rsidRPr="007D0FF0">
        <w:rPr>
          <w:rFonts w:asciiTheme="majorHAnsi" w:hAnsiTheme="majorHAnsi"/>
        </w:rPr>
        <w:fldChar w:fldCharType="separate"/>
      </w:r>
      <w:r w:rsidRPr="007D0FF0">
        <w:rPr>
          <w:rFonts w:asciiTheme="majorHAnsi" w:hAnsiTheme="majorHAnsi"/>
          <w:noProof/>
        </w:rPr>
        <w:t>(Stacey 2014)</w:t>
      </w:r>
      <w:r w:rsidRPr="007D0FF0">
        <w:rPr>
          <w:rFonts w:asciiTheme="majorHAnsi" w:hAnsiTheme="majorHAnsi"/>
        </w:rPr>
        <w:fldChar w:fldCharType="end"/>
      </w:r>
      <w:r w:rsidRPr="007D0FF0">
        <w:rPr>
          <w:rFonts w:asciiTheme="majorHAnsi" w:hAnsiTheme="majorHAnsi"/>
        </w:rPr>
        <w:t>.</w:t>
      </w:r>
    </w:p>
    <w:p w14:paraId="39EE5301" w14:textId="77777777" w:rsidR="007D0FF0" w:rsidRPr="007F14C7" w:rsidRDefault="007D0FF0" w:rsidP="00C148A0">
      <w:pPr>
        <w:pStyle w:val="Heading1"/>
        <w:jc w:val="both"/>
        <w:rPr>
          <w:b/>
          <w:bCs/>
          <w:color w:val="auto"/>
          <w:sz w:val="24"/>
          <w:szCs w:val="24"/>
        </w:rPr>
      </w:pPr>
      <w:bookmarkStart w:id="227" w:name="_Toc221104139"/>
      <w:bookmarkStart w:id="228" w:name="_Toc221191433"/>
      <w:r w:rsidRPr="007F14C7">
        <w:rPr>
          <w:b/>
          <w:bCs/>
          <w:color w:val="auto"/>
          <w:sz w:val="24"/>
          <w:szCs w:val="24"/>
        </w:rPr>
        <w:t>3.7 Feature Engineering and Analysis Strategy</w:t>
      </w:r>
      <w:bookmarkEnd w:id="227"/>
      <w:bookmarkEnd w:id="228"/>
    </w:p>
    <w:p w14:paraId="06F32961" w14:textId="77777777" w:rsidR="007D0FF0" w:rsidRPr="007D0FF0" w:rsidRDefault="007D0FF0" w:rsidP="007D0FF0">
      <w:pPr>
        <w:pStyle w:val="NormalWeb"/>
        <w:jc w:val="both"/>
        <w:rPr>
          <w:rFonts w:asciiTheme="majorHAnsi" w:hAnsiTheme="majorHAnsi"/>
        </w:rPr>
      </w:pPr>
      <w:r w:rsidRPr="007D0FF0">
        <w:rPr>
          <w:rFonts w:asciiTheme="majorHAnsi" w:hAnsiTheme="majorHAnsi"/>
        </w:rPr>
        <w:t>Feature engineering is used to detect hidden statistical changes caused by steganography that cannot be seen visually. Because the system uses static analysis, features are taken directly from the image files to capture changes in data patterns created by embedded payloads.</w:t>
      </w:r>
    </w:p>
    <w:p w14:paraId="398723D0"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The study uses features based on entropy, byte frequency, LSB irregularities, and image structure. Entropy measures increased randomness, byte statistics detect unusual value distributions, LSB features look for abnormal bit patterns, and structural features capture file-level properties relevant to static analysis.</w:t>
      </w:r>
    </w:p>
    <w:p w14:paraId="1075B789" w14:textId="77777777" w:rsidR="007D0FF0" w:rsidRPr="007D0FF0" w:rsidRDefault="007D0FF0" w:rsidP="007D0FF0">
      <w:pPr>
        <w:pStyle w:val="NormalWeb"/>
        <w:jc w:val="both"/>
        <w:rPr>
          <w:rFonts w:asciiTheme="majorHAnsi" w:hAnsiTheme="majorHAnsi"/>
        </w:rPr>
      </w:pPr>
      <w:r w:rsidRPr="007D0FF0">
        <w:rPr>
          <w:rFonts w:asciiTheme="majorHAnsi" w:hAnsiTheme="majorHAnsi"/>
        </w:rPr>
        <w:t>All features are normalised so they can be compared fairly, and no single feature dominates the detection. The same feature set is applied to all images, ensuring consistent representation and reliable anomaly detection.</w:t>
      </w:r>
    </w:p>
    <w:p w14:paraId="0F0EB580" w14:textId="640D17B8" w:rsidR="007D0FF0" w:rsidRPr="007F14C7" w:rsidRDefault="007D0FF0" w:rsidP="00C148A0">
      <w:pPr>
        <w:pStyle w:val="Heading1"/>
        <w:jc w:val="both"/>
        <w:rPr>
          <w:b/>
          <w:bCs/>
          <w:color w:val="auto"/>
          <w:sz w:val="24"/>
          <w:szCs w:val="24"/>
        </w:rPr>
      </w:pPr>
      <w:bookmarkStart w:id="229" w:name="_Toc221104140"/>
      <w:bookmarkStart w:id="230" w:name="_Toc221191434"/>
      <w:r w:rsidRPr="007F14C7">
        <w:rPr>
          <w:b/>
          <w:bCs/>
          <w:color w:val="auto"/>
          <w:sz w:val="24"/>
          <w:szCs w:val="24"/>
        </w:rPr>
        <w:t xml:space="preserve">3.8 Signature-Based Detection Methodology </w:t>
      </w:r>
      <w:bookmarkEnd w:id="229"/>
      <w:r w:rsidRPr="007F14C7">
        <w:rPr>
          <w:b/>
          <w:bCs/>
          <w:color w:val="auto"/>
          <w:sz w:val="24"/>
          <w:szCs w:val="24"/>
        </w:rPr>
        <w:fldChar w:fldCharType="begin"/>
      </w:r>
      <w:r w:rsidRPr="007F14C7">
        <w:rPr>
          <w:b/>
          <w:bCs/>
          <w:color w:val="auto"/>
          <w:sz w:val="24"/>
          <w:szCs w:val="24"/>
        </w:rPr>
        <w:instrText xml:space="preserve"> ADDIN EN.CITE &lt;EndNote&gt;&lt;Cite ExcludeYear="1"&gt;&lt;Author&gt;Altawil&lt;/Author&gt;&lt;Year&gt;2023&lt;/Year&gt;&lt;RecNum&gt;29&lt;/RecNum&gt;&lt;DisplayText&gt;(Altawil and Youssef)&lt;/DisplayText&gt;&lt;record&gt;&lt;rec-number&gt;29&lt;/rec-number&gt;&lt;foreign-keys&gt;&lt;key app="EN" db-id="pt9ext9zztevfyes5eyvvdplwzs5dxwaxtzr" timestamp="1770289979"&gt;29&lt;/key&gt;&lt;/foreign-keys&gt;&lt;ref-type name="Journal Article"&gt;17&lt;/ref-type&gt;&lt;contributors&gt;&lt;authors&gt;&lt;author&gt;Altawil, Yara&lt;/author&gt;&lt;author&gt;Youssef, Lama A&lt;/author&gt;&lt;/authors&gt;&lt;/contributors&gt;&lt;titles&gt;&lt;title&gt;Frequencies of VKORC1</w:instrText>
      </w:r>
      <w:r w:rsidRPr="007F14C7">
        <w:rPr>
          <w:rFonts w:ascii="Cambria Math" w:hAnsi="Cambria Math" w:cs="Cambria Math"/>
          <w:b/>
          <w:bCs/>
          <w:color w:val="auto"/>
          <w:sz w:val="24"/>
          <w:szCs w:val="24"/>
        </w:rPr>
        <w:instrText>‐</w:instrText>
      </w:r>
      <w:r w:rsidRPr="007F14C7">
        <w:rPr>
          <w:b/>
          <w:bCs/>
          <w:color w:val="auto"/>
          <w:sz w:val="24"/>
          <w:szCs w:val="24"/>
        </w:rPr>
        <w:instrText>1639G&amp;gt; A and rs397509427 in Patients on Warfarin and Healthy Syrian Subjects&lt;/title&gt;&lt;secondary-title&gt;Cardiovascular Therapeutics&lt;/secondary-title&gt;&lt;/titles&gt;&lt;pages&gt;8898922&lt;/pages&gt;&lt;volume&gt;2023&lt;/volume&gt;&lt;number&gt;1&lt;/number&gt;&lt;dates&gt;&lt;year&gt;2023&lt;/year&gt;&lt;/dates&gt;&lt;isbn&gt;1755-5922&lt;/isbn&gt;&lt;urls&gt;&lt;/urls&gt;&lt;/record&gt;&lt;/Cite&gt;&lt;/EndNote&gt;</w:instrText>
      </w:r>
      <w:r w:rsidRPr="007F14C7">
        <w:rPr>
          <w:b/>
          <w:bCs/>
          <w:color w:val="auto"/>
          <w:sz w:val="24"/>
          <w:szCs w:val="24"/>
        </w:rPr>
        <w:fldChar w:fldCharType="separate"/>
      </w:r>
      <w:r w:rsidRPr="007F14C7">
        <w:rPr>
          <w:b/>
          <w:bCs/>
          <w:noProof/>
          <w:color w:val="auto"/>
          <w:sz w:val="24"/>
          <w:szCs w:val="24"/>
        </w:rPr>
        <w:t>(Altawil and Youssef)</w:t>
      </w:r>
      <w:bookmarkEnd w:id="230"/>
      <w:r w:rsidRPr="007F14C7">
        <w:rPr>
          <w:b/>
          <w:bCs/>
          <w:color w:val="auto"/>
          <w:sz w:val="24"/>
          <w:szCs w:val="24"/>
        </w:rPr>
        <w:fldChar w:fldCharType="end"/>
      </w:r>
    </w:p>
    <w:p w14:paraId="4255A1DA" w14:textId="77777777" w:rsidR="007D0FF0" w:rsidRPr="007D0FF0" w:rsidRDefault="007D0FF0" w:rsidP="007D0FF0">
      <w:pPr>
        <w:pStyle w:val="NormalWeb"/>
        <w:jc w:val="both"/>
        <w:rPr>
          <w:rFonts w:asciiTheme="majorHAnsi" w:hAnsiTheme="majorHAnsi"/>
        </w:rPr>
      </w:pPr>
      <w:r w:rsidRPr="007D0FF0">
        <w:rPr>
          <w:rFonts w:asciiTheme="majorHAnsi" w:hAnsiTheme="majorHAnsi"/>
        </w:rPr>
        <w:t>YARA is employed as the signature-based detection</w:t>
      </w:r>
      <w:r w:rsidRPr="007D0FF0">
        <w:rPr>
          <w:rFonts w:asciiTheme="majorHAnsi" w:hAnsiTheme="majorHAnsi"/>
          <w:b/>
          <w:bCs/>
        </w:rPr>
        <w:t xml:space="preserve"> </w:t>
      </w:r>
      <w:r w:rsidRPr="007D0FF0">
        <w:rPr>
          <w:rFonts w:asciiTheme="majorHAnsi" w:hAnsiTheme="majorHAnsi"/>
        </w:rPr>
        <w:t>in the detection pipeline, serving as the first stage of analysis. Its role is to identify known indicators of malicious, or test payloads embedded within image files through pattern matching which will be created in the study.</w:t>
      </w:r>
    </w:p>
    <w:p w14:paraId="6A2F046E" w14:textId="77777777" w:rsidR="007D0FF0" w:rsidRPr="007D0FF0" w:rsidRDefault="007D0FF0" w:rsidP="007D0FF0">
      <w:pPr>
        <w:pStyle w:val="NormalWeb"/>
        <w:jc w:val="both"/>
        <w:rPr>
          <w:rFonts w:asciiTheme="majorHAnsi" w:hAnsiTheme="majorHAnsi"/>
        </w:rPr>
      </w:pPr>
      <w:r w:rsidRPr="007D0FF0">
        <w:rPr>
          <w:rFonts w:asciiTheme="majorHAnsi" w:hAnsiTheme="majorHAnsi"/>
        </w:rPr>
        <w:t>YARA rules are designed following a specific rule design, targeting specific byte-level indicators rather than overly general patterns.</w:t>
      </w:r>
      <w:r w:rsidRPr="007D0FF0">
        <w:rPr>
          <w:rFonts w:asciiTheme="majorHAnsi" w:eastAsiaTheme="minorEastAsia" w:hAnsiTheme="majorHAnsi" w:cstheme="minorBidi"/>
          <w:lang w:eastAsia="en-US"/>
        </w:rPr>
        <w:t xml:space="preserve"> </w:t>
      </w:r>
      <w:r w:rsidRPr="007D0FF0">
        <w:rPr>
          <w:rFonts w:asciiTheme="majorHAnsi" w:hAnsiTheme="majorHAnsi"/>
        </w:rPr>
        <w:t>The rules focus on detecting known string patterns where identifiable indicators remain present; however, purely LSB-based embedding is expected to significantly reduce direct signature visibility.</w:t>
      </w:r>
    </w:p>
    <w:p w14:paraId="28C9E0CE" w14:textId="77777777" w:rsidR="007D0FF0" w:rsidRPr="007D0FF0" w:rsidRDefault="007D0FF0" w:rsidP="007D0FF0">
      <w:pPr>
        <w:pStyle w:val="NormalWeb"/>
        <w:jc w:val="both"/>
        <w:rPr>
          <w:rFonts w:asciiTheme="majorHAnsi" w:hAnsiTheme="majorHAnsi"/>
        </w:rPr>
      </w:pPr>
      <w:r w:rsidRPr="007D0FF0">
        <w:rPr>
          <w:rFonts w:asciiTheme="majorHAnsi" w:hAnsiTheme="majorHAnsi"/>
        </w:rPr>
        <w:t xml:space="preserve">While YARA provides fast and interpretable detection for known indicators, it has inherent limitations when applied to LSB steganographic images. As a result, YARA is expected to exhibit limited detection capability for purely LSB-based </w:t>
      </w:r>
      <w:proofErr w:type="spellStart"/>
      <w:r w:rsidRPr="007D0FF0">
        <w:rPr>
          <w:rFonts w:asciiTheme="majorHAnsi" w:hAnsiTheme="majorHAnsi"/>
        </w:rPr>
        <w:t>stego</w:t>
      </w:r>
      <w:proofErr w:type="spellEnd"/>
      <w:r w:rsidRPr="007D0FF0">
        <w:rPr>
          <w:rFonts w:asciiTheme="majorHAnsi" w:hAnsiTheme="majorHAnsi"/>
        </w:rPr>
        <w:t xml:space="preserve"> images, reinforcing the need for complementary anomaly-based detection.</w:t>
      </w:r>
    </w:p>
    <w:p w14:paraId="63C20771" w14:textId="77777777" w:rsidR="007D0FF0" w:rsidRPr="007F14C7" w:rsidRDefault="007D0FF0" w:rsidP="00C148A0">
      <w:pPr>
        <w:pStyle w:val="Heading1"/>
        <w:jc w:val="both"/>
        <w:rPr>
          <w:b/>
          <w:bCs/>
          <w:color w:val="auto"/>
          <w:sz w:val="24"/>
          <w:szCs w:val="24"/>
        </w:rPr>
      </w:pPr>
      <w:bookmarkStart w:id="231" w:name="_Toc221104141"/>
      <w:bookmarkStart w:id="232" w:name="_Toc221191435"/>
      <w:r w:rsidRPr="007F14C7">
        <w:rPr>
          <w:b/>
          <w:bCs/>
          <w:color w:val="auto"/>
          <w:sz w:val="24"/>
          <w:szCs w:val="24"/>
        </w:rPr>
        <w:t>3.9 Machine Learning–Based Anomaly Detection Methodology</w:t>
      </w:r>
      <w:bookmarkEnd w:id="231"/>
      <w:bookmarkEnd w:id="232"/>
    </w:p>
    <w:p w14:paraId="25A45444" w14:textId="77777777" w:rsidR="007D0FF0" w:rsidRPr="007D0FF0" w:rsidRDefault="007D0FF0" w:rsidP="007D0FF0">
      <w:pPr>
        <w:pStyle w:val="NormalWeb"/>
        <w:jc w:val="both"/>
        <w:rPr>
          <w:rFonts w:asciiTheme="majorHAnsi" w:hAnsiTheme="majorHAnsi"/>
        </w:rPr>
      </w:pPr>
      <w:r w:rsidRPr="007D0FF0">
        <w:rPr>
          <w:rFonts w:asciiTheme="majorHAnsi" w:hAnsiTheme="majorHAnsi"/>
        </w:rPr>
        <w:t>Anomaly detection is employed to identify steganographic images that evade signature-based detection. An unsupervised learning approach is selected due to the limited availability of labelled steganographic malware samples and the evolving nature of embedding techniques.</w:t>
      </w:r>
    </w:p>
    <w:p w14:paraId="2C4182DB" w14:textId="796D3B85" w:rsidR="007D0FF0" w:rsidRPr="007D0FF0" w:rsidRDefault="007D0FF0" w:rsidP="007D0FF0">
      <w:pPr>
        <w:pStyle w:val="NormalWeb"/>
        <w:jc w:val="both"/>
        <w:rPr>
          <w:rFonts w:asciiTheme="majorHAnsi" w:hAnsiTheme="majorHAnsi"/>
        </w:rPr>
      </w:pPr>
      <w:r w:rsidRPr="007D0FF0">
        <w:rPr>
          <w:rFonts w:asciiTheme="majorHAnsi" w:hAnsiTheme="majorHAnsi"/>
        </w:rPr>
        <w:t xml:space="preserve">The study uses </w:t>
      </w:r>
      <w:r w:rsidRPr="007D0FF0">
        <w:rPr>
          <w:rFonts w:asciiTheme="majorHAnsi" w:hAnsiTheme="majorHAnsi"/>
          <w:b/>
          <w:bCs/>
          <w:highlight w:val="red"/>
        </w:rPr>
        <w:t>Isolation Forest</w:t>
      </w:r>
      <w:r w:rsidRPr="007D0FF0">
        <w:rPr>
          <w:rFonts w:asciiTheme="majorHAnsi" w:hAnsiTheme="majorHAnsi"/>
        </w:rPr>
        <w:t xml:space="preserve"> as the anomaly detection algorithm due to its effectiveness in identifying outliers within high-dimensional feature spaces </w:t>
      </w:r>
      <w:r w:rsidRPr="007D0FF0">
        <w:rPr>
          <w:rFonts w:asciiTheme="majorHAnsi" w:hAnsiTheme="majorHAnsi"/>
        </w:rPr>
        <w:fldChar w:fldCharType="begin"/>
      </w:r>
      <w:r w:rsidRPr="007D0FF0">
        <w:rPr>
          <w:rFonts w:asciiTheme="majorHAnsi" w:hAnsiTheme="majorHAnsi"/>
        </w:rPr>
        <w:instrText xml:space="preserve"> ADDIN EN.CITE &lt;EndNote&gt;&lt;Cite&gt;&lt;Author&gt;Xu&lt;/Author&gt;&lt;Year&gt;2023&lt;/Year&gt;&lt;RecNum&gt;212&lt;/RecNum&gt;&lt;DisplayText&gt;(Xu, et al. 2023)&lt;/DisplayText&gt;&lt;record&gt;&lt;rec-number&gt;212&lt;/rec-number&gt;&lt;foreign-keys&gt;&lt;key app="EN" db-id="wpsfper5z25dafer2vjpetstfzzrdwx2029e" timestamp="1770201420"&gt;212&lt;/key&gt;&lt;/foreign-keys&gt;&lt;ref-type name="Journal Article"&gt;17&lt;/ref-type&gt;&lt;contributors&gt;&lt;authors&gt;&lt;author&gt;Xu, Hongzuo&lt;/author&gt;&lt;author&gt;Pang, Guansong&lt;/author&gt;&lt;author&gt;Wang, Yijie&lt;/author&gt;&lt;author&gt;Wang, Yongjun&lt;/author&gt;&lt;/authors&gt;&lt;/contributors&gt;&lt;titles&gt;&lt;title&gt;Deep isolation forest for anomaly detection&lt;/title&gt;&lt;secondary-title&gt;IEEE Transactions on Knowledge and Data Engineering&lt;/secondary-title&gt;&lt;/titles&gt;&lt;periodical&gt;&lt;full-title&gt;IEEE Transactions on Knowledge and Data Engineering&lt;/full-title&gt;&lt;/periodical&gt;&lt;pages&gt;12591-12604&lt;/pages&gt;&lt;volume&gt;35&lt;/volume&gt;&lt;number&gt;12&lt;/number&gt;&lt;dates&gt;&lt;year&gt;2023&lt;/year&gt;&lt;/dates&gt;&lt;isbn&gt;1041-4347&lt;/isbn&gt;&lt;urls&gt;&lt;/urls&gt;&lt;/record&gt;&lt;/Cite&gt;&lt;/EndNote&gt;</w:instrText>
      </w:r>
      <w:r w:rsidRPr="007D0FF0">
        <w:rPr>
          <w:rFonts w:asciiTheme="majorHAnsi" w:hAnsiTheme="majorHAnsi"/>
        </w:rPr>
        <w:fldChar w:fldCharType="separate"/>
      </w:r>
      <w:r w:rsidRPr="007D0FF0">
        <w:rPr>
          <w:rFonts w:asciiTheme="majorHAnsi" w:hAnsiTheme="majorHAnsi"/>
          <w:noProof/>
        </w:rPr>
        <w:t>(Xu, et al. 2023)</w:t>
      </w:r>
      <w:r w:rsidRPr="007D0FF0">
        <w:rPr>
          <w:rFonts w:asciiTheme="majorHAnsi" w:hAnsiTheme="majorHAnsi"/>
        </w:rPr>
        <w:fldChar w:fldCharType="end"/>
      </w:r>
      <w:r w:rsidRPr="007D0FF0">
        <w:rPr>
          <w:rFonts w:asciiTheme="majorHAnsi" w:hAnsiTheme="majorHAnsi"/>
        </w:rPr>
        <w:t>. The model operates by isolating anomalies based on how easily samples can be separated from the majority of data.</w:t>
      </w:r>
    </w:p>
    <w:p w14:paraId="6845D057" w14:textId="77777777" w:rsidR="007D0FF0" w:rsidRPr="007D0FF0" w:rsidRDefault="007D0FF0" w:rsidP="007D0FF0">
      <w:pPr>
        <w:pStyle w:val="NormalWeb"/>
        <w:jc w:val="both"/>
        <w:rPr>
          <w:rFonts w:asciiTheme="majorHAnsi" w:hAnsiTheme="majorHAnsi"/>
        </w:rPr>
      </w:pPr>
      <w:r w:rsidRPr="007D0FF0">
        <w:rPr>
          <w:rFonts w:asciiTheme="majorHAnsi" w:hAnsiTheme="majorHAnsi"/>
        </w:rPr>
        <w:t xml:space="preserve">The training strategy follows a </w:t>
      </w:r>
      <w:r w:rsidRPr="007D0FF0">
        <w:rPr>
          <w:rFonts w:asciiTheme="majorHAnsi" w:hAnsiTheme="majorHAnsi"/>
          <w:b/>
          <w:bCs/>
          <w:highlight w:val="red"/>
        </w:rPr>
        <w:t>per-scan, dynamic training approach</w:t>
      </w:r>
      <w:r w:rsidRPr="007D0FF0">
        <w:rPr>
          <w:rFonts w:asciiTheme="majorHAnsi" w:hAnsiTheme="majorHAnsi"/>
        </w:rPr>
        <w:t>, where the model is trained using the available feature data prior to inference. Anomaly scores produced by the model represent the degree of deviation from normal image characteristics. Thresholds are selected empirically to distinguish between benign and anomalous samples.</w:t>
      </w:r>
    </w:p>
    <w:p w14:paraId="59569011" w14:textId="77777777" w:rsidR="007D0FF0" w:rsidRPr="007D0FF0" w:rsidRDefault="007D0FF0" w:rsidP="007D0FF0">
      <w:pPr>
        <w:pStyle w:val="NormalWeb"/>
        <w:jc w:val="both"/>
        <w:rPr>
          <w:rFonts w:asciiTheme="majorHAnsi" w:hAnsiTheme="majorHAnsi"/>
        </w:rPr>
      </w:pPr>
      <w:r w:rsidRPr="007D0FF0">
        <w:rPr>
          <w:rFonts w:asciiTheme="majorHAnsi" w:hAnsiTheme="majorHAnsi"/>
        </w:rPr>
        <w:t>Compared to supervised classifiers, this approach does not require extensive labelled datasets and is better suited to identifying statistical deviations consistent with previously unseen steganographic patterns, making it appropriate for the study’s objectives.</w:t>
      </w:r>
    </w:p>
    <w:p w14:paraId="68E1BCAE" w14:textId="77777777" w:rsidR="007D0FF0" w:rsidRPr="007F14C7" w:rsidRDefault="007D0FF0" w:rsidP="00C148A0">
      <w:pPr>
        <w:pStyle w:val="Heading1"/>
        <w:jc w:val="both"/>
        <w:rPr>
          <w:b/>
          <w:bCs/>
          <w:color w:val="auto"/>
          <w:sz w:val="24"/>
          <w:szCs w:val="24"/>
        </w:rPr>
      </w:pPr>
      <w:bookmarkStart w:id="233" w:name="_Toc221104142"/>
      <w:bookmarkStart w:id="234" w:name="_Toc221191436"/>
      <w:r w:rsidRPr="007F14C7">
        <w:rPr>
          <w:b/>
          <w:bCs/>
          <w:color w:val="auto"/>
          <w:sz w:val="24"/>
          <w:szCs w:val="24"/>
        </w:rPr>
        <w:t>3.10 Hybrid Detection Pipeline Design</w:t>
      </w:r>
      <w:bookmarkEnd w:id="233"/>
      <w:bookmarkEnd w:id="234"/>
    </w:p>
    <w:p w14:paraId="37105D9E"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The detection system follows a two-stage hybrid pipeline consisting of signature-based detection followed by anomaly-based detection. Images are first scanned using YARA, and only those not flagged as malicious proceed to the anomaly detection stage.</w:t>
      </w:r>
    </w:p>
    <w:p w14:paraId="09E43A49" w14:textId="77777777" w:rsidR="007D0FF0" w:rsidRPr="007D0FF0" w:rsidRDefault="007D0FF0" w:rsidP="007D0FF0">
      <w:pPr>
        <w:pStyle w:val="NormalWeb"/>
        <w:jc w:val="both"/>
        <w:rPr>
          <w:rFonts w:asciiTheme="majorHAnsi" w:hAnsiTheme="majorHAnsi"/>
        </w:rPr>
      </w:pPr>
      <w:r w:rsidRPr="007D0FF0">
        <w:rPr>
          <w:rFonts w:asciiTheme="majorHAnsi" w:hAnsiTheme="majorHAnsi"/>
        </w:rPr>
        <w:t>Decision fusion is performed sequentially, where a positive YARA match immediately classifies an image as malicious. If no signature match is found, the anomaly detection result is used to determine whether the image exhibits steganographic characteristics. Conflicting outcomes are resolved by prioritising detection confidence while minimising false positives.</w:t>
      </w:r>
    </w:p>
    <w:p w14:paraId="139CCBBA"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This sequential design reduces unnecessary computation and limits false positive propagation. Parallel execution is avoided to preserve interpretability and maintain a clear detection decision path consistent with static antivirus workflows.</w:t>
      </w:r>
    </w:p>
    <w:p w14:paraId="014063CF" w14:textId="77777777" w:rsidR="007D0FF0" w:rsidRPr="007F14C7" w:rsidRDefault="007D0FF0" w:rsidP="00C148A0">
      <w:pPr>
        <w:pStyle w:val="Heading1"/>
        <w:jc w:val="both"/>
        <w:rPr>
          <w:b/>
          <w:bCs/>
          <w:color w:val="auto"/>
          <w:sz w:val="24"/>
          <w:szCs w:val="24"/>
        </w:rPr>
      </w:pPr>
      <w:bookmarkStart w:id="235" w:name="_Toc221104143"/>
      <w:bookmarkStart w:id="236" w:name="_Toc221191437"/>
      <w:r w:rsidRPr="007F14C7">
        <w:rPr>
          <w:b/>
          <w:bCs/>
          <w:color w:val="auto"/>
          <w:sz w:val="24"/>
          <w:szCs w:val="24"/>
        </w:rPr>
        <w:t>3.11 Evaluation Metrics and Performance Criteria</w:t>
      </w:r>
      <w:bookmarkEnd w:id="235"/>
      <w:bookmarkEnd w:id="236"/>
    </w:p>
    <w:p w14:paraId="1E41A962" w14:textId="77777777" w:rsidR="007D0FF0" w:rsidRPr="007D0FF0" w:rsidRDefault="007D0FF0" w:rsidP="007D0FF0">
      <w:pPr>
        <w:pStyle w:val="NormalWeb"/>
        <w:jc w:val="both"/>
        <w:rPr>
          <w:rFonts w:asciiTheme="majorHAnsi" w:hAnsiTheme="majorHAnsi"/>
        </w:rPr>
      </w:pPr>
      <w:r w:rsidRPr="007D0FF0">
        <w:rPr>
          <w:rFonts w:asciiTheme="majorHAnsi" w:hAnsiTheme="majorHAnsi"/>
        </w:rPr>
        <w:t>Detection performance is evaluated using standard quantitative metrics with a</w:t>
      </w:r>
      <w:r w:rsidRPr="007D0FF0">
        <w:rPr>
          <w:rFonts w:asciiTheme="majorHAnsi" w:hAnsiTheme="majorHAnsi"/>
          <w:b/>
          <w:bCs/>
        </w:rPr>
        <w:t>ccuracy</w:t>
      </w:r>
      <w:r w:rsidRPr="007D0FF0">
        <w:rPr>
          <w:rFonts w:asciiTheme="majorHAnsi" w:hAnsiTheme="majorHAnsi"/>
        </w:rPr>
        <w:t xml:space="preserve"> measuring the overall classification correctness, while precision and recall assess detection reliability and sensitivity, respectively. False positive rate and false negative rate are used to evaluate misclassification behaviour, which is particularly important in security-sensitive contexts.</w:t>
      </w:r>
    </w:p>
    <w:p w14:paraId="580BDC62" w14:textId="77777777" w:rsidR="007D0FF0" w:rsidRPr="007D0FF0" w:rsidRDefault="007D0FF0" w:rsidP="007D0FF0">
      <w:pPr>
        <w:pStyle w:val="NormalWeb"/>
        <w:jc w:val="both"/>
        <w:rPr>
          <w:rFonts w:asciiTheme="majorHAnsi" w:hAnsiTheme="majorHAnsi"/>
        </w:rPr>
      </w:pPr>
      <w:r w:rsidRPr="007D0FF0">
        <w:rPr>
          <w:rFonts w:asciiTheme="majorHAnsi" w:hAnsiTheme="majorHAnsi"/>
        </w:rPr>
        <w:t>Comparative benchmarking is conducted by evaluating the performance of YARA-only detection, anomaly detection–only, and the hybrid detection pipeline. This comparison allows the contribution of each detection stage to be assessed independently.</w:t>
      </w:r>
    </w:p>
    <w:p w14:paraId="5A128164" w14:textId="77777777" w:rsidR="007D0FF0" w:rsidRPr="007D0FF0" w:rsidRDefault="007D0FF0" w:rsidP="007D0FF0">
      <w:pPr>
        <w:pStyle w:val="NormalWeb"/>
        <w:jc w:val="both"/>
        <w:rPr>
          <w:rFonts w:asciiTheme="majorHAnsi" w:hAnsiTheme="majorHAnsi"/>
        </w:rPr>
      </w:pPr>
      <w:r w:rsidRPr="007D0FF0">
        <w:rPr>
          <w:rFonts w:asciiTheme="majorHAnsi" w:hAnsiTheme="majorHAnsi"/>
        </w:rPr>
        <w:t>Accuracy alone is insufficient as a performance measure, as it may mask poor detection of minority classes. Therefore, multiple metrics are used to provide a balanced and meaningful evaluation of detection effectiveness.</w:t>
      </w:r>
    </w:p>
    <w:p w14:paraId="12FABD23" w14:textId="77777777" w:rsidR="007D0FF0" w:rsidRPr="007F14C7" w:rsidRDefault="007D0FF0" w:rsidP="00C148A0">
      <w:pPr>
        <w:pStyle w:val="Heading1"/>
        <w:jc w:val="both"/>
        <w:rPr>
          <w:b/>
          <w:bCs/>
          <w:color w:val="auto"/>
          <w:sz w:val="24"/>
          <w:szCs w:val="24"/>
        </w:rPr>
      </w:pPr>
      <w:bookmarkStart w:id="237" w:name="_Toc221104144"/>
      <w:bookmarkStart w:id="238" w:name="_Toc221191438"/>
      <w:r w:rsidRPr="007F14C7">
        <w:rPr>
          <w:b/>
          <w:bCs/>
          <w:color w:val="auto"/>
          <w:sz w:val="24"/>
          <w:szCs w:val="24"/>
        </w:rPr>
        <w:t>3.12 Experimental Procedure</w:t>
      </w:r>
      <w:bookmarkEnd w:id="237"/>
      <w:bookmarkEnd w:id="238"/>
    </w:p>
    <w:p w14:paraId="38369918" w14:textId="77777777" w:rsidR="007D0FF0" w:rsidRPr="007D0FF0" w:rsidRDefault="007D0FF0" w:rsidP="007D0FF0">
      <w:pPr>
        <w:pStyle w:val="NormalWeb"/>
        <w:jc w:val="both"/>
        <w:rPr>
          <w:rFonts w:asciiTheme="majorHAnsi" w:hAnsiTheme="majorHAnsi"/>
        </w:rPr>
      </w:pPr>
      <w:r w:rsidRPr="007D0FF0">
        <w:rPr>
          <w:rFonts w:asciiTheme="majorHAnsi" w:hAnsiTheme="majorHAnsi"/>
        </w:rPr>
        <w:t xml:space="preserve">The experimental procedure follows a fixed and repeatable workflow. A scan workspace is initialised, after which images are uploaded into the system. For </w:t>
      </w:r>
      <w:proofErr w:type="spellStart"/>
      <w:r w:rsidRPr="007D0FF0">
        <w:rPr>
          <w:rFonts w:asciiTheme="majorHAnsi" w:hAnsiTheme="majorHAnsi"/>
        </w:rPr>
        <w:t>stego</w:t>
      </w:r>
      <w:proofErr w:type="spellEnd"/>
      <w:r w:rsidRPr="007D0FF0">
        <w:rPr>
          <w:rFonts w:asciiTheme="majorHAnsi" w:hAnsiTheme="majorHAnsi"/>
        </w:rPr>
        <w:t xml:space="preserve"> samples, payload embedding is performed prior to detection.</w:t>
      </w:r>
    </w:p>
    <w:p w14:paraId="219BFC19" w14:textId="77777777" w:rsidR="007D0FF0" w:rsidRPr="007D0FF0" w:rsidRDefault="007D0FF0" w:rsidP="007D0FF0">
      <w:pPr>
        <w:pStyle w:val="NormalWeb"/>
        <w:jc w:val="both"/>
        <w:rPr>
          <w:rFonts w:asciiTheme="majorHAnsi" w:hAnsiTheme="majorHAnsi"/>
        </w:rPr>
      </w:pPr>
      <w:r w:rsidRPr="007D0FF0">
        <w:rPr>
          <w:rFonts w:asciiTheme="majorHAnsi" w:hAnsiTheme="majorHAnsi"/>
        </w:rPr>
        <w:t xml:space="preserve">Detection is executed in the following order: </w:t>
      </w:r>
    </w:p>
    <w:p w14:paraId="7822FE68" w14:textId="77777777" w:rsidR="007D0FF0" w:rsidRPr="007D0FF0" w:rsidRDefault="007D0FF0" w:rsidP="007D0FF0">
      <w:pPr>
        <w:pStyle w:val="NormalWeb"/>
        <w:jc w:val="both"/>
        <w:rPr>
          <w:rFonts w:asciiTheme="majorHAnsi" w:hAnsiTheme="majorHAnsi"/>
        </w:rPr>
      </w:pPr>
      <w:r w:rsidRPr="007D0FF0">
        <w:rPr>
          <w:rFonts w:asciiTheme="majorHAnsi" w:hAnsiTheme="majorHAnsi"/>
          <w:b/>
          <w:bCs/>
          <w:noProof/>
        </w:rPr>
        <mc:AlternateContent>
          <mc:Choice Requires="wpg">
            <w:drawing>
              <wp:anchor distT="0" distB="0" distL="114300" distR="114300" simplePos="0" relativeHeight="251659264" behindDoc="0" locked="0" layoutInCell="1" allowOverlap="1" wp14:anchorId="67C41E3B" wp14:editId="69C8A49C">
                <wp:simplePos x="0" y="0"/>
                <wp:positionH relativeFrom="column">
                  <wp:posOffset>0</wp:posOffset>
                </wp:positionH>
                <wp:positionV relativeFrom="paragraph">
                  <wp:posOffset>5715</wp:posOffset>
                </wp:positionV>
                <wp:extent cx="4930140" cy="685800"/>
                <wp:effectExtent l="0" t="0" r="22860" b="19050"/>
                <wp:wrapNone/>
                <wp:docPr id="1497972630" name="Group 5"/>
                <wp:cNvGraphicFramePr/>
                <a:graphic xmlns:a="http://schemas.openxmlformats.org/drawingml/2006/main">
                  <a:graphicData uri="http://schemas.microsoft.com/office/word/2010/wordprocessingGroup">
                    <wpg:wgp>
                      <wpg:cNvGrpSpPr/>
                      <wpg:grpSpPr>
                        <a:xfrm>
                          <a:off x="0" y="0"/>
                          <a:ext cx="4930140" cy="685800"/>
                          <a:chOff x="0" y="0"/>
                          <a:chExt cx="4930140" cy="685800"/>
                        </a:xfrm>
                      </wpg:grpSpPr>
                      <wps:wsp>
                        <wps:cNvPr id="306993575" name="Arrow: Right 1"/>
                        <wps:cNvSpPr/>
                        <wps:spPr>
                          <a:xfrm>
                            <a:off x="1261110" y="38100"/>
                            <a:ext cx="548640" cy="137160"/>
                          </a:xfrm>
                          <a:prstGeom prst="rightArrow">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899963" name="Text Box 2"/>
                        <wps:cNvSpPr txBox="1"/>
                        <wps:spPr>
                          <a:xfrm>
                            <a:off x="0" y="0"/>
                            <a:ext cx="1287780" cy="320040"/>
                          </a:xfrm>
                          <a:prstGeom prst="rect">
                            <a:avLst/>
                          </a:prstGeom>
                          <a:solidFill>
                            <a:schemeClr val="lt1"/>
                          </a:solidFill>
                          <a:ln w="6350">
                            <a:solidFill>
                              <a:schemeClr val="bg1"/>
                            </a:solidFill>
                          </a:ln>
                        </wps:spPr>
                        <wps:txbx>
                          <w:txbxContent>
                            <w:p w14:paraId="749101CF" w14:textId="77777777" w:rsidR="007D0FF0" w:rsidRDefault="007D0FF0" w:rsidP="007D0FF0">
                              <w:r w:rsidRPr="000378D3">
                                <w:rPr>
                                  <w:rFonts w:ascii="Aptos Display" w:hAnsi="Aptos Display"/>
                                  <w:b/>
                                  <w:bCs/>
                                </w:rPr>
                                <w:t>YARA scanning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143632" name="Text Box 2"/>
                        <wps:cNvSpPr txBox="1"/>
                        <wps:spPr>
                          <a:xfrm>
                            <a:off x="1912620" y="7620"/>
                            <a:ext cx="3017520" cy="320040"/>
                          </a:xfrm>
                          <a:prstGeom prst="rect">
                            <a:avLst/>
                          </a:prstGeom>
                          <a:solidFill>
                            <a:schemeClr val="lt1"/>
                          </a:solidFill>
                          <a:ln w="6350">
                            <a:solidFill>
                              <a:schemeClr val="bg1"/>
                            </a:solidFill>
                          </a:ln>
                        </wps:spPr>
                        <wps:txbx>
                          <w:txbxContent>
                            <w:p w14:paraId="5235E035" w14:textId="77777777" w:rsidR="007D0FF0" w:rsidRDefault="007D0FF0" w:rsidP="007D0FF0">
                              <w:r>
                                <w:rPr>
                                  <w:rFonts w:ascii="Aptos Display" w:hAnsi="Aptos Display"/>
                                  <w:b/>
                                  <w:bCs/>
                                </w:rPr>
                                <w:t>M</w:t>
                              </w:r>
                              <w:r w:rsidRPr="000378D3">
                                <w:rPr>
                                  <w:rFonts w:ascii="Aptos Display" w:hAnsi="Aptos Display"/>
                                  <w:b/>
                                  <w:bCs/>
                                </w:rPr>
                                <w:t>achine learning–based anomaly detection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8047759" name="Text Box 2"/>
                        <wps:cNvSpPr txBox="1"/>
                        <wps:spPr>
                          <a:xfrm>
                            <a:off x="30480" y="365760"/>
                            <a:ext cx="1287780" cy="320040"/>
                          </a:xfrm>
                          <a:prstGeom prst="rect">
                            <a:avLst/>
                          </a:prstGeom>
                          <a:solidFill>
                            <a:schemeClr val="lt1"/>
                          </a:solidFill>
                          <a:ln w="6350">
                            <a:solidFill>
                              <a:schemeClr val="bg1"/>
                            </a:solidFill>
                          </a:ln>
                        </wps:spPr>
                        <wps:txbx>
                          <w:txbxContent>
                            <w:p w14:paraId="79649549" w14:textId="77777777" w:rsidR="007D0FF0" w:rsidRDefault="007D0FF0" w:rsidP="007D0FF0">
                              <w:r w:rsidRPr="000378D3">
                                <w:rPr>
                                  <w:rFonts w:ascii="Aptos Display" w:hAnsi="Aptos Display"/>
                                  <w:b/>
                                  <w:bCs/>
                                </w:rPr>
                                <w:t>hybrid decision fusion</w:t>
                              </w:r>
                              <w:r w:rsidRPr="000378D3">
                                <w:rPr>
                                  <w:rFonts w:ascii="Aptos Display" w:hAnsi="Aptos Display"/>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0119031" name="Arrow: Bent-Up 4"/>
                        <wps:cNvSpPr/>
                        <wps:spPr>
                          <a:xfrm rot="5400000" flipV="1">
                            <a:off x="2917825" y="-1292225"/>
                            <a:ext cx="178435" cy="3544253"/>
                          </a:xfrm>
                          <a:prstGeom prst="bentUpArrow">
                            <a:avLst>
                              <a:gd name="adj1" fmla="val 25000"/>
                              <a:gd name="adj2" fmla="val 20900"/>
                              <a:gd name="adj3" fmla="val 25000"/>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7C41E3B" id="Group 5" o:spid="_x0000_s1027" style="position:absolute;left:0;text-align:left;margin-left:0;margin-top:.45pt;width:388.2pt;height:54pt;z-index:251659264;mso-position-horizontal-relative:text;mso-position-vertical-relative:text" coordsize="49301,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8" type="#_x0000_t13" style="position:absolute;left:12611;top:381;width:5486;height:13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" adj="18900" fillcolor="#101010 [3024]" strokecolor="black [3200]" strokeweight="1pt">
                  <v:fill color2="black [3168]" rotate="t" colors="0 #454545;.5 black;1 black" focus="100%" type="gradient">
                    <o:fill v:ext="view" type="gradientUnscaled"/>
                  </v:fill>
                </v:shape>
                <v:shape id="_x0000_s1029" type="#_x0000_t202" style="position:absolute;width:12877;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" fillcolor="white [3201]" strokecolor="white [3212]" strokeweight=".5pt">
                  <v:textbox>
                    <w:txbxContent>
                      <w:p w14:paraId="749101CF" w14:textId="77777777" w:rsidR="007D0FF0" w:rsidRDefault="007D0FF0" w:rsidP="007D0FF0">
                        <w:r w:rsidRPr="000378D3">
                          <w:rPr>
                            <w:rFonts w:ascii="Aptos Display" w:hAnsi="Aptos Display"/>
                            <w:b/>
                            <w:bCs/>
                          </w:rPr>
                          <w:t>YARA scanning</w:t>
                        </w:r>
                      </w:p>
                    </w:txbxContent>
                  </v:textbox>
                </v:shape>
                <v:shape id="_x0000_s1030" type="#_x0000_t202" style="position:absolute;left:19126;top:76;width:30175;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" fillcolor="white [3201]" strokecolor="white [3212]" strokeweight=".5pt">
                  <v:textbox>
                    <w:txbxContent>
                      <w:p w14:paraId="5235E035" w14:textId="77777777" w:rsidR="007D0FF0" w:rsidRDefault="007D0FF0" w:rsidP="007D0FF0">
                        <w:r>
                          <w:rPr>
                            <w:rFonts w:ascii="Aptos Display" w:hAnsi="Aptos Display"/>
                            <w:b/>
                            <w:bCs/>
                          </w:rPr>
                          <w:t>M</w:t>
                        </w:r>
                        <w:r w:rsidRPr="000378D3">
                          <w:rPr>
                            <w:rFonts w:ascii="Aptos Display" w:hAnsi="Aptos Display"/>
                            <w:b/>
                            <w:bCs/>
                          </w:rPr>
                          <w:t>achine learning–based anomaly detection</w:t>
                        </w:r>
                      </w:p>
                    </w:txbxContent>
                  </v:textbox>
                </v:shape>
                <v:shape id="_x0000_s1031" type="#_x0000_t202" style="position:absolute;left:304;top:3657;width:12878;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" fillcolor="white [3201]" strokecolor="white [3212]" strokeweight=".5pt">
                  <v:textbox>
                    <w:txbxContent>
                      <w:p w14:paraId="79649549" w14:textId="77777777" w:rsidR="007D0FF0" w:rsidRDefault="007D0FF0" w:rsidP="007D0FF0">
                        <w:r w:rsidRPr="000378D3">
                          <w:rPr>
                            <w:rFonts w:ascii="Aptos Display" w:hAnsi="Aptos Display"/>
                            <w:b/>
                            <w:bCs/>
                          </w:rPr>
                          <w:t>hybrid decision fusion</w:t>
                        </w:r>
                        <w:r w:rsidRPr="000378D3">
                          <w:rPr>
                            <w:rFonts w:ascii="Aptos Display" w:hAnsi="Aptos Display"/>
                          </w:rPr>
                          <w:t>.</w:t>
                        </w:r>
                      </w:p>
                    </w:txbxContent>
                  </v:textbox>
                </v:shape>
                <v:shape id="Arrow: Bent-Up 4" o:spid="_x0000_s1032" style="position:absolute;left:29177;top:-12922;width:1785;height:35442;rotation:-90;flip:y;visibility:visible;mso-wrap-style:square;v-text-anchor:middle" coordsize="178435,3544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" path="m,3499644r118838,l118838,44609r-14989,l141142,r37293,44609l163446,44609r,3499644l,3544253r,-44609xe" fillcolor="#101010 [3024]" strokecolor="black [3200]" strokeweight="1pt">
                  <v:fill color2="black [3168]" rotate="t" colors="0 #454545;.5 black;1 black" focus="100%" type="gradient">
                    <o:fill v:ext="view" type="gradientUnscaled"/>
                  </v:fill>
                  <v:stroke joinstyle="miter"/>
                  <v:path arrowok="t" o:connecttype="custom" o:connectlocs="0,3499644;118838,3499644;118838,44609;103849,44609;141142,0;178435,44609;163446,44609;163446,3544253;0,3544253;0,3499644" o:connectangles="0,0,0,0,0,0,0,0,0,0"/>
                </v:shape>
              </v:group>
            </w:pict>
          </mc:Fallback>
        </mc:AlternateContent>
      </w:r>
      <w:r w:rsidRPr="007D0FF0">
        <w:rPr>
          <w:rFonts w:asciiTheme="majorHAnsi" w:hAnsiTheme="majorHAnsi"/>
          <w:b/>
          <w:bCs/>
        </w:rPr>
        <w:t xml:space="preserve"> </w:t>
      </w:r>
    </w:p>
    <w:p w14:paraId="7186C5E1" w14:textId="77777777" w:rsidR="007D0FF0" w:rsidRPr="007D0FF0" w:rsidRDefault="007D0FF0" w:rsidP="007D0FF0">
      <w:pPr>
        <w:pStyle w:val="NormalWeb"/>
        <w:jc w:val="both"/>
        <w:rPr>
          <w:rFonts w:asciiTheme="majorHAnsi" w:hAnsiTheme="majorHAnsi"/>
        </w:rPr>
      </w:pPr>
    </w:p>
    <w:p w14:paraId="5A622A5E" w14:textId="77777777" w:rsidR="007D0FF0" w:rsidRPr="007D0FF0" w:rsidRDefault="007D0FF0" w:rsidP="007D0FF0">
      <w:pPr>
        <w:pStyle w:val="NormalWeb"/>
        <w:jc w:val="both"/>
        <w:rPr>
          <w:rFonts w:asciiTheme="majorHAnsi" w:hAnsiTheme="majorHAnsi"/>
        </w:rPr>
      </w:pPr>
    </w:p>
    <w:p w14:paraId="03004C11" w14:textId="77777777" w:rsidR="007D0FF0" w:rsidRPr="007D0FF0" w:rsidRDefault="007D0FF0" w:rsidP="007D0FF0">
      <w:pPr>
        <w:pStyle w:val="NormalWeb"/>
        <w:jc w:val="both"/>
        <w:rPr>
          <w:rFonts w:asciiTheme="majorHAnsi" w:hAnsiTheme="majorHAnsi"/>
        </w:rPr>
      </w:pPr>
      <w:r w:rsidRPr="007D0FF0">
        <w:rPr>
          <w:rFonts w:asciiTheme="majorHAnsi" w:hAnsiTheme="majorHAnsi"/>
        </w:rPr>
        <w:t>Results from each stage are recorded, including detection outcomes and anomaly scores. All results and associated metadata are stored persistently to support evaluation, comparison, and reproducibility. This structured procedure ensures consistency across experimental runs and enables reliable performance analysis.</w:t>
      </w:r>
    </w:p>
    <w:p w14:paraId="3D72DB94" w14:textId="77777777" w:rsidR="007D0FF0" w:rsidRPr="007F14C7" w:rsidRDefault="007D0FF0" w:rsidP="00C148A0">
      <w:pPr>
        <w:pStyle w:val="Heading1"/>
        <w:jc w:val="both"/>
        <w:rPr>
          <w:b/>
          <w:bCs/>
          <w:color w:val="auto"/>
          <w:sz w:val="24"/>
          <w:szCs w:val="24"/>
        </w:rPr>
      </w:pPr>
      <w:bookmarkStart w:id="239" w:name="_Toc221104145"/>
      <w:bookmarkStart w:id="240" w:name="_Toc221191439"/>
      <w:r w:rsidRPr="007F14C7">
        <w:rPr>
          <w:b/>
          <w:bCs/>
          <w:color w:val="auto"/>
          <w:sz w:val="24"/>
          <w:szCs w:val="24"/>
        </w:rPr>
        <w:t>3.13 Tools, Technologies, and Environment</w:t>
      </w:r>
      <w:bookmarkEnd w:id="239"/>
      <w:bookmarkEnd w:id="240"/>
    </w:p>
    <w:p w14:paraId="7A5E8778"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This section describes the tools, technologies, and execution environment used to design, implement, and evaluate the proposed steganographic malware detection system. The selected tools support static analysis, controlled experimentation, and reproducible evaluation of detection performance. All technologies employed in this study were chosen based on their suitability for image-based malware analysis, integration capability, and alignment with real-world antivirus scanning scenarios.</w:t>
      </w:r>
    </w:p>
    <w:p w14:paraId="177FFB1C" w14:textId="77777777" w:rsidR="007D0FF0" w:rsidRPr="007D0FF0" w:rsidRDefault="007D0FF0" w:rsidP="007D0FF0">
      <w:pPr>
        <w:pStyle w:val="Heading2"/>
        <w:jc w:val="both"/>
        <w:rPr>
          <w:color w:val="auto"/>
          <w:sz w:val="24"/>
          <w:szCs w:val="24"/>
        </w:rPr>
      </w:pPr>
      <w:bookmarkStart w:id="241" w:name="_Toc221104146"/>
      <w:bookmarkStart w:id="242" w:name="_Toc221191440"/>
      <w:r w:rsidRPr="007D0FF0">
        <w:rPr>
          <w:color w:val="auto"/>
          <w:sz w:val="24"/>
          <w:szCs w:val="24"/>
        </w:rPr>
        <w:t>3.13.1 Software Tools</w:t>
      </w:r>
      <w:bookmarkEnd w:id="241"/>
      <w:bookmarkEnd w:id="242"/>
    </w:p>
    <w:p w14:paraId="23D12608" w14:textId="77777777" w:rsidR="007D0FF0" w:rsidRPr="007D0FF0" w:rsidRDefault="007D0FF0" w:rsidP="007D0FF0">
      <w:pPr>
        <w:pStyle w:val="NormalWeb"/>
        <w:jc w:val="both"/>
        <w:rPr>
          <w:rFonts w:asciiTheme="majorHAnsi" w:hAnsiTheme="majorHAnsi"/>
        </w:rPr>
      </w:pPr>
      <w:r w:rsidRPr="007D0FF0">
        <w:rPr>
          <w:rFonts w:asciiTheme="majorHAnsi" w:hAnsiTheme="majorHAnsi"/>
        </w:rPr>
        <w:t xml:space="preserve">The detection system was implemented using </w:t>
      </w:r>
      <w:r w:rsidRPr="007D0FF0">
        <w:rPr>
          <w:rFonts w:asciiTheme="majorHAnsi" w:hAnsiTheme="majorHAnsi"/>
          <w:b/>
          <w:bCs/>
        </w:rPr>
        <w:t>Python</w:t>
      </w:r>
      <w:r w:rsidRPr="007D0FF0">
        <w:rPr>
          <w:rFonts w:asciiTheme="majorHAnsi" w:hAnsiTheme="majorHAnsi"/>
        </w:rPr>
        <w:t xml:space="preserve"> as the primary programming language. Python was selected due to its strong ecosystem for malware analysis, machine learning, and image processing, as well as its compatibility with YARA and cloud deployment environments.</w:t>
      </w:r>
    </w:p>
    <w:p w14:paraId="29ACD7FA" w14:textId="77777777" w:rsidR="007D0FF0" w:rsidRPr="007D0FF0" w:rsidRDefault="007D0FF0" w:rsidP="007D0FF0">
      <w:pPr>
        <w:pStyle w:val="NormalWeb"/>
        <w:jc w:val="both"/>
        <w:rPr>
          <w:rFonts w:asciiTheme="majorHAnsi" w:hAnsiTheme="majorHAnsi"/>
        </w:rPr>
      </w:pPr>
      <w:r w:rsidRPr="007D0FF0">
        <w:rPr>
          <w:rFonts w:asciiTheme="majorHAnsi" w:hAnsiTheme="majorHAnsi"/>
        </w:rPr>
        <w:t xml:space="preserve">The backend detection service was implemented using </w:t>
      </w:r>
      <w:proofErr w:type="spellStart"/>
      <w:r w:rsidRPr="007D0FF0">
        <w:rPr>
          <w:rFonts w:asciiTheme="majorHAnsi" w:hAnsiTheme="majorHAnsi"/>
          <w:b/>
          <w:bCs/>
        </w:rPr>
        <w:t>FastAPI</w:t>
      </w:r>
      <w:proofErr w:type="spellEnd"/>
      <w:r w:rsidRPr="007D0FF0">
        <w:rPr>
          <w:rFonts w:asciiTheme="majorHAnsi" w:hAnsiTheme="majorHAnsi"/>
        </w:rPr>
        <w:t xml:space="preserve">, a modern Python web framework. </w:t>
      </w:r>
      <w:proofErr w:type="spellStart"/>
      <w:r w:rsidRPr="007D0FF0">
        <w:rPr>
          <w:rFonts w:asciiTheme="majorHAnsi" w:hAnsiTheme="majorHAnsi"/>
        </w:rPr>
        <w:t>FastAPI</w:t>
      </w:r>
      <w:proofErr w:type="spellEnd"/>
      <w:r w:rsidRPr="007D0FF0">
        <w:rPr>
          <w:rFonts w:asciiTheme="majorHAnsi" w:hAnsiTheme="majorHAnsi"/>
        </w:rPr>
        <w:t xml:space="preserve"> was used to expose RESTful endpoints for image upload, steganographic embedding, scanning, and result retrieval. Its asynchronous execution model and lightweight design make it suitable for handling concurrent scan requests during experimentation.</w:t>
      </w:r>
    </w:p>
    <w:p w14:paraId="66E647D7" w14:textId="77777777" w:rsidR="007D0FF0" w:rsidRPr="007D0FF0" w:rsidRDefault="007D0FF0" w:rsidP="007D0FF0">
      <w:pPr>
        <w:pStyle w:val="NormalWeb"/>
        <w:jc w:val="both"/>
        <w:rPr>
          <w:rFonts w:asciiTheme="majorHAnsi" w:hAnsiTheme="majorHAnsi"/>
        </w:rPr>
      </w:pPr>
      <w:r w:rsidRPr="007D0FF0">
        <w:rPr>
          <w:rFonts w:asciiTheme="majorHAnsi" w:hAnsiTheme="majorHAnsi"/>
        </w:rPr>
        <w:t xml:space="preserve">For development and testing, the system was executed in a standard desktop environment Windows 11 Pro prior to cloud deployment. Version control was managed using </w:t>
      </w:r>
      <w:r w:rsidRPr="007D0FF0">
        <w:rPr>
          <w:rFonts w:asciiTheme="majorHAnsi" w:hAnsiTheme="majorHAnsi"/>
          <w:b/>
          <w:bCs/>
        </w:rPr>
        <w:t>Git</w:t>
      </w:r>
      <w:r w:rsidRPr="007D0FF0">
        <w:rPr>
          <w:rFonts w:asciiTheme="majorHAnsi" w:hAnsiTheme="majorHAnsi"/>
        </w:rPr>
        <w:t>, enabling controlled iteration and traceability of changes to the detection system throughout the research process.</w:t>
      </w:r>
    </w:p>
    <w:p w14:paraId="2B5F01E3" w14:textId="77777777" w:rsidR="007D0FF0" w:rsidRPr="007D0FF0" w:rsidRDefault="007D0FF0" w:rsidP="007D0FF0">
      <w:pPr>
        <w:pStyle w:val="Heading2"/>
        <w:jc w:val="both"/>
        <w:rPr>
          <w:color w:val="auto"/>
          <w:sz w:val="24"/>
          <w:szCs w:val="24"/>
        </w:rPr>
      </w:pPr>
      <w:bookmarkStart w:id="243" w:name="_Toc221104147"/>
      <w:bookmarkStart w:id="244" w:name="_Toc221191441"/>
      <w:r w:rsidRPr="007D0FF0">
        <w:rPr>
          <w:color w:val="auto"/>
          <w:sz w:val="24"/>
          <w:szCs w:val="24"/>
        </w:rPr>
        <w:t>3.13.2 Libraries and Frameworks</w:t>
      </w:r>
      <w:bookmarkEnd w:id="243"/>
      <w:bookmarkEnd w:id="244"/>
    </w:p>
    <w:p w14:paraId="76D821D3" w14:textId="77777777" w:rsidR="007D0FF0" w:rsidRPr="007D0FF0" w:rsidRDefault="007D0FF0" w:rsidP="007D0FF0">
      <w:pPr>
        <w:pStyle w:val="NormalWeb"/>
        <w:jc w:val="both"/>
        <w:rPr>
          <w:rFonts w:asciiTheme="majorHAnsi" w:hAnsiTheme="majorHAnsi"/>
        </w:rPr>
      </w:pPr>
      <w:r w:rsidRPr="007D0FF0">
        <w:rPr>
          <w:rFonts w:asciiTheme="majorHAnsi" w:hAnsiTheme="majorHAnsi"/>
        </w:rPr>
        <w:t>Several specialised Python libraries were used to support the detection pipeline:</w:t>
      </w:r>
    </w:p>
    <w:p w14:paraId="5C969CFA" w14:textId="77777777" w:rsidR="007D0FF0" w:rsidRPr="007D0FF0" w:rsidRDefault="007D0FF0" w:rsidP="007D0FF0">
      <w:pPr>
        <w:pStyle w:val="NormalWeb"/>
        <w:numPr>
          <w:ilvl w:val="0"/>
          <w:numId w:val="28"/>
        </w:numPr>
        <w:jc w:val="both"/>
        <w:rPr>
          <w:rFonts w:asciiTheme="majorHAnsi" w:hAnsiTheme="majorHAnsi"/>
        </w:rPr>
      </w:pPr>
      <w:r w:rsidRPr="007D0FF0">
        <w:rPr>
          <w:rFonts w:asciiTheme="majorHAnsi" w:hAnsiTheme="majorHAnsi"/>
          <w:b/>
          <w:bCs/>
        </w:rPr>
        <w:t>YARA (</w:t>
      </w:r>
      <w:proofErr w:type="spellStart"/>
      <w:r w:rsidRPr="007D0FF0">
        <w:rPr>
          <w:rFonts w:asciiTheme="majorHAnsi" w:hAnsiTheme="majorHAnsi"/>
          <w:b/>
          <w:bCs/>
        </w:rPr>
        <w:t>yara</w:t>
      </w:r>
      <w:proofErr w:type="spellEnd"/>
      <w:r w:rsidRPr="007D0FF0">
        <w:rPr>
          <w:rFonts w:asciiTheme="majorHAnsi" w:hAnsiTheme="majorHAnsi"/>
          <w:b/>
          <w:bCs/>
        </w:rPr>
        <w:t>-python)</w:t>
      </w:r>
      <w:r w:rsidRPr="007D0FF0">
        <w:rPr>
          <w:rFonts w:asciiTheme="majorHAnsi" w:hAnsiTheme="majorHAnsi"/>
        </w:rPr>
        <w:t xml:space="preserve"> was used to implement signature-based detection. YARA rules were compiled and executed directly on image byte streams to identify known steganographic indicators and embedded payload signatures.</w:t>
      </w:r>
    </w:p>
    <w:p w14:paraId="19111071" w14:textId="77777777" w:rsidR="007D0FF0" w:rsidRPr="007D0FF0" w:rsidRDefault="007D0FF0" w:rsidP="007D0FF0">
      <w:pPr>
        <w:pStyle w:val="NormalWeb"/>
        <w:numPr>
          <w:ilvl w:val="0"/>
          <w:numId w:val="28"/>
        </w:numPr>
        <w:jc w:val="both"/>
        <w:rPr>
          <w:rFonts w:asciiTheme="majorHAnsi" w:hAnsiTheme="majorHAnsi"/>
        </w:rPr>
      </w:pPr>
      <w:r w:rsidRPr="007D0FF0">
        <w:rPr>
          <w:rFonts w:asciiTheme="majorHAnsi" w:hAnsiTheme="majorHAnsi"/>
          <w:b/>
          <w:bCs/>
        </w:rPr>
        <w:t>scikit-learn</w:t>
      </w:r>
      <w:r w:rsidRPr="007D0FF0">
        <w:rPr>
          <w:rFonts w:asciiTheme="majorHAnsi" w:hAnsiTheme="majorHAnsi"/>
        </w:rPr>
        <w:t xml:space="preserve"> was used to implement the machine learning–based anomaly detection component. The Isolation Forest algorithm was employed to identify statistical anomalies in image features without requiring labelled malicious training data.</w:t>
      </w:r>
    </w:p>
    <w:p w14:paraId="3EB08EED" w14:textId="77777777" w:rsidR="007D0FF0" w:rsidRPr="007D0FF0" w:rsidRDefault="007D0FF0" w:rsidP="007D0FF0">
      <w:pPr>
        <w:pStyle w:val="NormalWeb"/>
        <w:numPr>
          <w:ilvl w:val="0"/>
          <w:numId w:val="28"/>
        </w:numPr>
        <w:jc w:val="both"/>
        <w:rPr>
          <w:rFonts w:asciiTheme="majorHAnsi" w:hAnsiTheme="majorHAnsi"/>
        </w:rPr>
      </w:pPr>
      <w:r w:rsidRPr="007D0FF0">
        <w:rPr>
          <w:rFonts w:asciiTheme="majorHAnsi" w:hAnsiTheme="majorHAnsi"/>
          <w:b/>
          <w:bCs/>
        </w:rPr>
        <w:t>NumPy</w:t>
      </w:r>
      <w:r w:rsidRPr="007D0FF0">
        <w:rPr>
          <w:rFonts w:asciiTheme="majorHAnsi" w:hAnsiTheme="majorHAnsi"/>
        </w:rPr>
        <w:t xml:space="preserve"> was used for numerical operations and feature vector manipulation.</w:t>
      </w:r>
    </w:p>
    <w:p w14:paraId="1667E5B4" w14:textId="77777777" w:rsidR="007D0FF0" w:rsidRPr="007D0FF0" w:rsidRDefault="007D0FF0" w:rsidP="007D0FF0">
      <w:pPr>
        <w:pStyle w:val="NormalWeb"/>
        <w:numPr>
          <w:ilvl w:val="0"/>
          <w:numId w:val="28"/>
        </w:numPr>
        <w:jc w:val="both"/>
        <w:rPr>
          <w:rFonts w:asciiTheme="majorHAnsi" w:hAnsiTheme="majorHAnsi"/>
        </w:rPr>
      </w:pPr>
      <w:r w:rsidRPr="007D0FF0">
        <w:rPr>
          <w:rFonts w:asciiTheme="majorHAnsi" w:hAnsiTheme="majorHAnsi"/>
          <w:b/>
          <w:bCs/>
        </w:rPr>
        <w:t>Pillow (PIL)</w:t>
      </w:r>
      <w:r w:rsidRPr="007D0FF0">
        <w:rPr>
          <w:rFonts w:asciiTheme="majorHAnsi" w:hAnsiTheme="majorHAnsi"/>
        </w:rPr>
        <w:t xml:space="preserve"> was used for image loading, conversion, and pixel-level access required for steganographic embedding and feature extraction.</w:t>
      </w:r>
    </w:p>
    <w:p w14:paraId="2AE3E86F" w14:textId="77777777" w:rsidR="007D0FF0" w:rsidRPr="007D0FF0" w:rsidRDefault="007D0FF0" w:rsidP="007D0FF0">
      <w:pPr>
        <w:pStyle w:val="NormalWeb"/>
        <w:numPr>
          <w:ilvl w:val="0"/>
          <w:numId w:val="28"/>
        </w:numPr>
        <w:jc w:val="both"/>
        <w:rPr>
          <w:rFonts w:asciiTheme="majorHAnsi" w:hAnsiTheme="majorHAnsi"/>
        </w:rPr>
      </w:pPr>
      <w:proofErr w:type="spellStart"/>
      <w:r w:rsidRPr="007D0FF0">
        <w:rPr>
          <w:rFonts w:asciiTheme="majorHAnsi" w:hAnsiTheme="majorHAnsi"/>
          <w:b/>
          <w:bCs/>
        </w:rPr>
        <w:t>joblib</w:t>
      </w:r>
      <w:proofErr w:type="spellEnd"/>
      <w:r w:rsidRPr="007D0FF0">
        <w:rPr>
          <w:rFonts w:asciiTheme="majorHAnsi" w:hAnsiTheme="majorHAnsi"/>
        </w:rPr>
        <w:t xml:space="preserve"> was used for managing model-related operations during anomaly detection workflows.</w:t>
      </w:r>
    </w:p>
    <w:p w14:paraId="0458AD17"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These libraries collectively enabled static analysis of images, feature extraction, and detection logic without executing any embedded payloads.</w:t>
      </w:r>
    </w:p>
    <w:p w14:paraId="58F4F8C3" w14:textId="77777777" w:rsidR="007D0FF0" w:rsidRPr="007D0FF0" w:rsidRDefault="007D0FF0" w:rsidP="007D0FF0">
      <w:pPr>
        <w:pStyle w:val="Heading2"/>
        <w:jc w:val="both"/>
        <w:rPr>
          <w:color w:val="auto"/>
          <w:sz w:val="24"/>
          <w:szCs w:val="24"/>
        </w:rPr>
      </w:pPr>
      <w:bookmarkStart w:id="245" w:name="_Toc221104148"/>
      <w:bookmarkStart w:id="246" w:name="_Toc221191442"/>
      <w:r w:rsidRPr="007D0FF0">
        <w:rPr>
          <w:color w:val="auto"/>
          <w:sz w:val="24"/>
          <w:szCs w:val="24"/>
        </w:rPr>
        <w:t>3.13.3 Cloud Infrastructure</w:t>
      </w:r>
      <w:bookmarkEnd w:id="245"/>
      <w:bookmarkEnd w:id="246"/>
    </w:p>
    <w:p w14:paraId="48F82D87" w14:textId="77777777" w:rsidR="007D0FF0" w:rsidRPr="007D0FF0" w:rsidRDefault="007D0FF0" w:rsidP="007D0FF0">
      <w:pPr>
        <w:pStyle w:val="NormalWeb"/>
        <w:jc w:val="both"/>
        <w:rPr>
          <w:rFonts w:asciiTheme="majorHAnsi" w:hAnsiTheme="majorHAnsi"/>
        </w:rPr>
      </w:pPr>
      <w:r w:rsidRPr="007D0FF0">
        <w:rPr>
          <w:rFonts w:asciiTheme="majorHAnsi" w:hAnsiTheme="majorHAnsi"/>
        </w:rPr>
        <w:t xml:space="preserve">The backend detection system was containerised using </w:t>
      </w:r>
      <w:r w:rsidRPr="007D0FF0">
        <w:rPr>
          <w:rFonts w:asciiTheme="majorHAnsi" w:hAnsiTheme="majorHAnsi"/>
          <w:b/>
          <w:bCs/>
        </w:rPr>
        <w:t>Docker</w:t>
      </w:r>
      <w:r w:rsidRPr="007D0FF0">
        <w:rPr>
          <w:rFonts w:asciiTheme="majorHAnsi" w:hAnsiTheme="majorHAnsi"/>
        </w:rPr>
        <w:t xml:space="preserve"> and deployed on </w:t>
      </w:r>
      <w:r w:rsidRPr="007D0FF0">
        <w:rPr>
          <w:rFonts w:asciiTheme="majorHAnsi" w:hAnsiTheme="majorHAnsi"/>
          <w:b/>
          <w:bCs/>
        </w:rPr>
        <w:t>Google Cloud Run</w:t>
      </w:r>
      <w:r w:rsidRPr="007D0FF0">
        <w:rPr>
          <w:rFonts w:asciiTheme="majorHAnsi" w:hAnsiTheme="majorHAnsi"/>
        </w:rPr>
        <w:t>, a serverless container execution platform. Cloud Run was selected to provide a consistent and controlled runtime environment that mirrors real-world deployment scenarios for malware scanning services.</w:t>
      </w:r>
    </w:p>
    <w:p w14:paraId="73F761F7" w14:textId="77777777" w:rsidR="007D0FF0" w:rsidRPr="007D0FF0" w:rsidRDefault="007D0FF0" w:rsidP="007D0FF0">
      <w:pPr>
        <w:pStyle w:val="NormalWeb"/>
        <w:jc w:val="both"/>
        <w:rPr>
          <w:rFonts w:asciiTheme="majorHAnsi" w:hAnsiTheme="majorHAnsi"/>
        </w:rPr>
      </w:pPr>
      <w:r w:rsidRPr="007D0FF0">
        <w:rPr>
          <w:rFonts w:asciiTheme="majorHAnsi" w:hAnsiTheme="majorHAnsi"/>
        </w:rPr>
        <w:t>Cloud Run allows the detection system to scale automatically based on request volume while maintaining isolation between scans. Environment variables were used to manage configuration values securely, ensuring that sensitive information such as API keys was not hardcoded into the application.</w:t>
      </w:r>
    </w:p>
    <w:p w14:paraId="74763D55" w14:textId="77777777" w:rsidR="007D0FF0" w:rsidRPr="007D0FF0" w:rsidRDefault="007D0FF0" w:rsidP="007D0FF0">
      <w:pPr>
        <w:pStyle w:val="NormalWeb"/>
        <w:jc w:val="both"/>
        <w:rPr>
          <w:rFonts w:asciiTheme="majorHAnsi" w:hAnsiTheme="majorHAnsi"/>
        </w:rPr>
      </w:pPr>
      <w:r w:rsidRPr="007D0FF0">
        <w:rPr>
          <w:rFonts w:asciiTheme="majorHAnsi" w:hAnsiTheme="majorHAnsi"/>
        </w:rPr>
        <w:t xml:space="preserve">The frontend interface was hosted using </w:t>
      </w:r>
      <w:r w:rsidRPr="007D0FF0">
        <w:rPr>
          <w:rFonts w:asciiTheme="majorHAnsi" w:hAnsiTheme="majorHAnsi"/>
          <w:b/>
          <w:bCs/>
        </w:rPr>
        <w:t>Firebase Hosting</w:t>
      </w:r>
      <w:r w:rsidRPr="007D0FF0">
        <w:rPr>
          <w:rFonts w:asciiTheme="majorHAnsi" w:hAnsiTheme="majorHAnsi"/>
        </w:rPr>
        <w:t>, enabling users to upload images, configure scans, and view detection results through a web-based interface. Communication between the frontend and backend occurs via secure HTTPS endpoints.</w:t>
      </w:r>
    </w:p>
    <w:p w14:paraId="771BE8C7" w14:textId="77777777" w:rsidR="007D0FF0" w:rsidRPr="007D0FF0" w:rsidRDefault="007D0FF0" w:rsidP="007D0FF0">
      <w:pPr>
        <w:pStyle w:val="Heading2"/>
        <w:jc w:val="both"/>
        <w:rPr>
          <w:color w:val="auto"/>
          <w:sz w:val="24"/>
          <w:szCs w:val="24"/>
        </w:rPr>
      </w:pPr>
      <w:bookmarkStart w:id="247" w:name="_Toc221104149"/>
      <w:bookmarkStart w:id="248" w:name="_Toc221191443"/>
      <w:r w:rsidRPr="007D0FF0">
        <w:rPr>
          <w:color w:val="auto"/>
          <w:sz w:val="24"/>
          <w:szCs w:val="24"/>
        </w:rPr>
        <w:t>3.13.4 Storage and Database Role</w:t>
      </w:r>
      <w:bookmarkEnd w:id="247"/>
      <w:bookmarkEnd w:id="248"/>
    </w:p>
    <w:p w14:paraId="04BE00B9" w14:textId="77777777" w:rsidR="007D0FF0" w:rsidRPr="007D0FF0" w:rsidRDefault="007D0FF0" w:rsidP="007D0FF0">
      <w:pPr>
        <w:pStyle w:val="NormalWeb"/>
        <w:jc w:val="both"/>
        <w:rPr>
          <w:rFonts w:asciiTheme="majorHAnsi" w:hAnsiTheme="majorHAnsi"/>
        </w:rPr>
      </w:pPr>
      <w:r w:rsidRPr="007D0FF0">
        <w:rPr>
          <w:rFonts w:asciiTheme="majorHAnsi" w:hAnsiTheme="majorHAnsi"/>
        </w:rPr>
        <w:t xml:space="preserve">The system uses </w:t>
      </w:r>
      <w:r w:rsidRPr="007D0FF0">
        <w:rPr>
          <w:rFonts w:asciiTheme="majorHAnsi" w:hAnsiTheme="majorHAnsi"/>
          <w:b/>
          <w:bCs/>
        </w:rPr>
        <w:t>Firebase Storage</w:t>
      </w:r>
      <w:r w:rsidRPr="007D0FF0">
        <w:rPr>
          <w:rFonts w:asciiTheme="majorHAnsi" w:hAnsiTheme="majorHAnsi"/>
        </w:rPr>
        <w:t xml:space="preserve"> and </w:t>
      </w:r>
      <w:r w:rsidRPr="007D0FF0">
        <w:rPr>
          <w:rFonts w:asciiTheme="majorHAnsi" w:hAnsiTheme="majorHAnsi"/>
          <w:b/>
          <w:bCs/>
        </w:rPr>
        <w:t xml:space="preserve">Cloud </w:t>
      </w:r>
      <w:proofErr w:type="spellStart"/>
      <w:r w:rsidRPr="007D0FF0">
        <w:rPr>
          <w:rFonts w:asciiTheme="majorHAnsi" w:hAnsiTheme="majorHAnsi"/>
          <w:b/>
          <w:bCs/>
        </w:rPr>
        <w:t>Firestore</w:t>
      </w:r>
      <w:proofErr w:type="spellEnd"/>
      <w:r w:rsidRPr="007D0FF0">
        <w:rPr>
          <w:rFonts w:asciiTheme="majorHAnsi" w:hAnsiTheme="majorHAnsi"/>
        </w:rPr>
        <w:t xml:space="preserve"> as integral components of the experimental workflow.</w:t>
      </w:r>
    </w:p>
    <w:p w14:paraId="082E7860" w14:textId="77777777" w:rsidR="007D0FF0" w:rsidRPr="007D0FF0" w:rsidRDefault="007D0FF0" w:rsidP="007D0FF0">
      <w:pPr>
        <w:pStyle w:val="NormalWeb"/>
        <w:numPr>
          <w:ilvl w:val="0"/>
          <w:numId w:val="29"/>
        </w:numPr>
        <w:jc w:val="both"/>
        <w:rPr>
          <w:rFonts w:asciiTheme="majorHAnsi" w:hAnsiTheme="majorHAnsi"/>
        </w:rPr>
      </w:pPr>
      <w:r w:rsidRPr="007D0FF0">
        <w:rPr>
          <w:rFonts w:asciiTheme="majorHAnsi" w:hAnsiTheme="majorHAnsi"/>
          <w:b/>
          <w:bCs/>
        </w:rPr>
        <w:t>Firebase Storage</w:t>
      </w:r>
      <w:r w:rsidRPr="007D0FF0">
        <w:rPr>
          <w:rFonts w:asciiTheme="majorHAnsi" w:hAnsiTheme="majorHAnsi"/>
        </w:rPr>
        <w:t xml:space="preserve"> is used to store all uploaded images, including both benign (original) images and steganographic (malicious) images. Images are retrieved from storage into memory during scanning, ensuring that detection operates on raw byte streams without reliance on local disk storage.</w:t>
      </w:r>
    </w:p>
    <w:p w14:paraId="79CCB311" w14:textId="77777777" w:rsidR="007D0FF0" w:rsidRPr="007D0FF0" w:rsidRDefault="007D0FF0" w:rsidP="007D0FF0">
      <w:pPr>
        <w:pStyle w:val="NormalWeb"/>
        <w:numPr>
          <w:ilvl w:val="0"/>
          <w:numId w:val="29"/>
        </w:numPr>
        <w:jc w:val="both"/>
        <w:rPr>
          <w:rFonts w:asciiTheme="majorHAnsi" w:hAnsiTheme="majorHAnsi"/>
        </w:rPr>
      </w:pPr>
      <w:r w:rsidRPr="007D0FF0">
        <w:rPr>
          <w:rFonts w:asciiTheme="majorHAnsi" w:hAnsiTheme="majorHAnsi"/>
          <w:b/>
          <w:bCs/>
        </w:rPr>
        <w:t xml:space="preserve">Cloud </w:t>
      </w:r>
      <w:proofErr w:type="spellStart"/>
      <w:r w:rsidRPr="007D0FF0">
        <w:rPr>
          <w:rFonts w:asciiTheme="majorHAnsi" w:hAnsiTheme="majorHAnsi"/>
          <w:b/>
          <w:bCs/>
        </w:rPr>
        <w:t>Firestore</w:t>
      </w:r>
      <w:proofErr w:type="spellEnd"/>
      <w:r w:rsidRPr="007D0FF0">
        <w:rPr>
          <w:rFonts w:asciiTheme="majorHAnsi" w:hAnsiTheme="majorHAnsi"/>
        </w:rPr>
        <w:t xml:space="preserve"> is used to persist structured metadata and detection results. This includes image identifiers, ground-truth labels, YARA detection outcomes, anomaly scores, hybrid detection decisions, and evaluation metrics.</w:t>
      </w:r>
    </w:p>
    <w:p w14:paraId="3CFE9C38"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This storage design supports dataset traceability, separation of experimental runs, and repeatable analysis. By persisting scan results, the system allows subsequent evaluation and benchmarking without requiring repeated execution of earlier detection stages.</w:t>
      </w:r>
    </w:p>
    <w:p w14:paraId="0EBBF2BA" w14:textId="77777777" w:rsidR="007D0FF0" w:rsidRPr="007D0FF0" w:rsidRDefault="007D0FF0" w:rsidP="007D0FF0">
      <w:pPr>
        <w:pStyle w:val="Heading2"/>
        <w:jc w:val="both"/>
        <w:rPr>
          <w:color w:val="auto"/>
          <w:sz w:val="24"/>
          <w:szCs w:val="24"/>
        </w:rPr>
      </w:pPr>
      <w:bookmarkStart w:id="249" w:name="_Toc221104150"/>
      <w:bookmarkStart w:id="250" w:name="_Toc221191444"/>
      <w:r w:rsidRPr="007D0FF0">
        <w:rPr>
          <w:color w:val="auto"/>
          <w:sz w:val="24"/>
          <w:szCs w:val="24"/>
        </w:rPr>
        <w:t>3.13.5 Reproducibility Considerations</w:t>
      </w:r>
      <w:bookmarkEnd w:id="249"/>
      <w:bookmarkEnd w:id="250"/>
    </w:p>
    <w:p w14:paraId="5B5B9000" w14:textId="77777777" w:rsidR="007D0FF0" w:rsidRPr="007D0FF0" w:rsidRDefault="007D0FF0" w:rsidP="007D0FF0">
      <w:pPr>
        <w:pStyle w:val="NormalWeb"/>
        <w:jc w:val="both"/>
        <w:rPr>
          <w:rFonts w:asciiTheme="majorHAnsi" w:hAnsiTheme="majorHAnsi"/>
        </w:rPr>
      </w:pPr>
      <w:r w:rsidRPr="007D0FF0">
        <w:rPr>
          <w:rFonts w:asciiTheme="majorHAnsi" w:hAnsiTheme="majorHAnsi"/>
        </w:rPr>
        <w:t>Reproducibility is a core requirement of this study and is supported through several design decisions:</w:t>
      </w:r>
    </w:p>
    <w:p w14:paraId="62B0464F" w14:textId="77777777" w:rsidR="007D0FF0" w:rsidRPr="007D0FF0" w:rsidRDefault="007D0FF0" w:rsidP="007D0FF0">
      <w:pPr>
        <w:pStyle w:val="NormalWeb"/>
        <w:numPr>
          <w:ilvl w:val="0"/>
          <w:numId w:val="30"/>
        </w:numPr>
        <w:jc w:val="both"/>
        <w:rPr>
          <w:rFonts w:asciiTheme="majorHAnsi" w:hAnsiTheme="majorHAnsi"/>
        </w:rPr>
      </w:pPr>
      <w:r w:rsidRPr="007D0FF0">
        <w:rPr>
          <w:rFonts w:asciiTheme="majorHAnsi" w:hAnsiTheme="majorHAnsi"/>
        </w:rPr>
        <w:t>All steganographic samples are generated within the system using controlled embedding parameters.</w:t>
      </w:r>
    </w:p>
    <w:p w14:paraId="1F863DA3" w14:textId="77777777" w:rsidR="007D0FF0" w:rsidRPr="007D0FF0" w:rsidRDefault="007D0FF0" w:rsidP="007D0FF0">
      <w:pPr>
        <w:pStyle w:val="NormalWeb"/>
        <w:numPr>
          <w:ilvl w:val="0"/>
          <w:numId w:val="30"/>
        </w:numPr>
        <w:jc w:val="both"/>
        <w:rPr>
          <w:rFonts w:asciiTheme="majorHAnsi" w:hAnsiTheme="majorHAnsi"/>
        </w:rPr>
      </w:pPr>
      <w:r w:rsidRPr="007D0FF0">
        <w:rPr>
          <w:rFonts w:asciiTheme="majorHAnsi" w:hAnsiTheme="majorHAnsi"/>
        </w:rPr>
        <w:t xml:space="preserve">Original and </w:t>
      </w:r>
      <w:proofErr w:type="spellStart"/>
      <w:r w:rsidRPr="007D0FF0">
        <w:rPr>
          <w:rFonts w:asciiTheme="majorHAnsi" w:hAnsiTheme="majorHAnsi"/>
        </w:rPr>
        <w:t>stego</w:t>
      </w:r>
      <w:proofErr w:type="spellEnd"/>
      <w:r w:rsidRPr="007D0FF0">
        <w:rPr>
          <w:rFonts w:asciiTheme="majorHAnsi" w:hAnsiTheme="majorHAnsi"/>
        </w:rPr>
        <w:t xml:space="preserve"> images are explicitly linked through metadata stored in </w:t>
      </w:r>
      <w:proofErr w:type="spellStart"/>
      <w:r w:rsidRPr="007D0FF0">
        <w:rPr>
          <w:rFonts w:asciiTheme="majorHAnsi" w:hAnsiTheme="majorHAnsi"/>
        </w:rPr>
        <w:t>Firestore</w:t>
      </w:r>
      <w:proofErr w:type="spellEnd"/>
      <w:r w:rsidRPr="007D0FF0">
        <w:rPr>
          <w:rFonts w:asciiTheme="majorHAnsi" w:hAnsiTheme="majorHAnsi"/>
        </w:rPr>
        <w:t>.</w:t>
      </w:r>
    </w:p>
    <w:p w14:paraId="7BF75022" w14:textId="77777777" w:rsidR="007D0FF0" w:rsidRPr="007D0FF0" w:rsidRDefault="007D0FF0" w:rsidP="007D0FF0">
      <w:pPr>
        <w:pStyle w:val="NormalWeb"/>
        <w:numPr>
          <w:ilvl w:val="0"/>
          <w:numId w:val="30"/>
        </w:numPr>
        <w:jc w:val="both"/>
        <w:rPr>
          <w:rFonts w:asciiTheme="majorHAnsi" w:hAnsiTheme="majorHAnsi"/>
        </w:rPr>
      </w:pPr>
      <w:r w:rsidRPr="007D0FF0">
        <w:rPr>
          <w:rFonts w:asciiTheme="majorHAnsi" w:hAnsiTheme="majorHAnsi"/>
        </w:rPr>
        <w:t>Detection stages (YARA, anomaly detection, hybrid decision) are executed in a fixed and documented order.</w:t>
      </w:r>
    </w:p>
    <w:p w14:paraId="59CA11D9" w14:textId="77777777" w:rsidR="007D0FF0" w:rsidRPr="007D0FF0" w:rsidRDefault="007D0FF0" w:rsidP="007D0FF0">
      <w:pPr>
        <w:pStyle w:val="NormalWeb"/>
        <w:numPr>
          <w:ilvl w:val="0"/>
          <w:numId w:val="30"/>
        </w:numPr>
        <w:jc w:val="both"/>
        <w:rPr>
          <w:rFonts w:asciiTheme="majorHAnsi" w:hAnsiTheme="majorHAnsi"/>
        </w:rPr>
      </w:pPr>
      <w:r w:rsidRPr="007D0FF0">
        <w:rPr>
          <w:rFonts w:asciiTheme="majorHAnsi" w:hAnsiTheme="majorHAnsi"/>
        </w:rPr>
        <w:t>Feature extraction and anomaly detection operate deterministically given the same inputs.</w:t>
      </w:r>
    </w:p>
    <w:p w14:paraId="381BA872" w14:textId="77777777" w:rsidR="007D0FF0" w:rsidRPr="007D0FF0" w:rsidRDefault="007D0FF0" w:rsidP="007D0FF0">
      <w:pPr>
        <w:pStyle w:val="NormalWeb"/>
        <w:numPr>
          <w:ilvl w:val="0"/>
          <w:numId w:val="30"/>
        </w:numPr>
        <w:jc w:val="both"/>
        <w:rPr>
          <w:rFonts w:asciiTheme="majorHAnsi" w:hAnsiTheme="majorHAnsi"/>
        </w:rPr>
      </w:pPr>
      <w:r w:rsidRPr="007D0FF0">
        <w:rPr>
          <w:rFonts w:asciiTheme="majorHAnsi" w:hAnsiTheme="majorHAnsi"/>
        </w:rPr>
        <w:t>Cloud deployment ensures consistent runtime behaviour across experimental executions.</w:t>
      </w:r>
    </w:p>
    <w:p w14:paraId="1819E57F"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These measures ensure that experimental results can be reproduced and validated under the same conditions, supporting both academic rigor and future extension of the research. The tools, technologies, and environment used in this study were carefully selected to support the design, implementation, and evaluation of a hybrid steganographic malware detection system. By leveraging Python-based analysis, YARA signature scanning, machine learning-based anomaly detection, and cloud-hosted infrastructure, the study ensures controlled experimentation, repeatability, and practical relevance to modern antivirus detection environments.</w:t>
      </w:r>
    </w:p>
    <w:p w14:paraId="348608F0" w14:textId="77777777" w:rsidR="007D0FF0" w:rsidRPr="007F14C7" w:rsidRDefault="007D0FF0" w:rsidP="00C148A0">
      <w:pPr>
        <w:pStyle w:val="Heading1"/>
        <w:jc w:val="both"/>
        <w:rPr>
          <w:b/>
          <w:bCs/>
          <w:color w:val="auto"/>
          <w:sz w:val="24"/>
          <w:szCs w:val="24"/>
        </w:rPr>
      </w:pPr>
      <w:bookmarkStart w:id="251" w:name="_Toc221104151"/>
      <w:bookmarkStart w:id="252" w:name="_Toc221191445"/>
      <w:r w:rsidRPr="007F14C7">
        <w:rPr>
          <w:b/>
          <w:bCs/>
          <w:color w:val="auto"/>
          <w:sz w:val="24"/>
          <w:szCs w:val="24"/>
        </w:rPr>
        <w:t>3.14 Validity, Reliability, and Limitations</w:t>
      </w:r>
      <w:bookmarkEnd w:id="251"/>
      <w:bookmarkEnd w:id="252"/>
    </w:p>
    <w:p w14:paraId="1511A3D3"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The internal validity of this study is supported through the use of controlled datasets, deterministic steganographic embedding, and a fixed execution order for all detection stages. Ground-truth labels are assigned at dataset creation, ensuring that detection outcomes are directly attributable to the proposed hybrid detection system rather than external factors. Construct validity is maintained by evaluating detection performance using standard and widely accepted metrics, including accuracy, precision, recall, and error rates, which directly measure the system’s ability to identify steganographic manipulation in images.</w:t>
      </w:r>
    </w:p>
    <w:p w14:paraId="60C697D0" w14:textId="77777777" w:rsidR="007D0FF0" w:rsidRPr="007D0FF0" w:rsidRDefault="007D0FF0" w:rsidP="007D0FF0">
      <w:pPr>
        <w:pStyle w:val="NormalWeb"/>
        <w:jc w:val="both"/>
        <w:rPr>
          <w:rFonts w:asciiTheme="majorHAnsi" w:hAnsiTheme="majorHAnsi"/>
        </w:rPr>
      </w:pPr>
      <w:r w:rsidRPr="007D0FF0">
        <w:rPr>
          <w:rFonts w:asciiTheme="majorHAnsi" w:hAnsiTheme="majorHAnsi"/>
        </w:rPr>
        <w:t>External validity is limited by the controlled experimental scope of the study. The dataset is synthetically generated and focuses on image-based steganography using Least Significant Bit embedding, which restricts direct generalisation to other steganographic techniques or carrier formats. In addition, the detection system operates exclusively through static analysis and does not address runtime extraction or behavioural malware analysis, which further constrains applicability to pre-execution detection scenarios.</w:t>
      </w:r>
    </w:p>
    <w:p w14:paraId="3DBAEF50" w14:textId="77777777" w:rsidR="007D0FF0" w:rsidRPr="007D0FF0" w:rsidRDefault="007D0FF0" w:rsidP="007D0FF0">
      <w:pPr>
        <w:pStyle w:val="NormalWeb"/>
        <w:jc w:val="both"/>
        <w:rPr>
          <w:rFonts w:asciiTheme="majorHAnsi" w:hAnsiTheme="majorHAnsi"/>
        </w:rPr>
      </w:pPr>
      <w:r w:rsidRPr="007D0FF0">
        <w:rPr>
          <w:rFonts w:asciiTheme="majorHAnsi" w:hAnsiTheme="majorHAnsi"/>
        </w:rPr>
        <w:t>Despite these limitations, the results denote the defined experimental scope of static detection of image-based steganographic malware. The methodology and hybrid detection framework provide a reproducible and extensible foundation that can be adapted in future work to include additional embedding techniques, datasets, and detection strategies.</w:t>
      </w:r>
    </w:p>
    <w:p w14:paraId="477BA75B" w14:textId="77777777" w:rsidR="007D0FF0" w:rsidRPr="007F14C7" w:rsidRDefault="007D0FF0" w:rsidP="00C148A0">
      <w:pPr>
        <w:pStyle w:val="Heading1"/>
        <w:jc w:val="both"/>
        <w:rPr>
          <w:b/>
          <w:bCs/>
          <w:color w:val="auto"/>
          <w:sz w:val="24"/>
          <w:szCs w:val="24"/>
        </w:rPr>
      </w:pPr>
      <w:bookmarkStart w:id="253" w:name="_Toc221104152"/>
      <w:bookmarkStart w:id="254" w:name="_Toc221191446"/>
      <w:r w:rsidRPr="007F14C7">
        <w:rPr>
          <w:b/>
          <w:bCs/>
          <w:color w:val="auto"/>
          <w:sz w:val="24"/>
          <w:szCs w:val="24"/>
        </w:rPr>
        <w:t>3.15 Ethical and Safety Considerations</w:t>
      </w:r>
      <w:bookmarkEnd w:id="253"/>
      <w:bookmarkEnd w:id="254"/>
    </w:p>
    <w:p w14:paraId="6DD018FC" w14:textId="77777777" w:rsidR="007D0FF0" w:rsidRPr="007D0FF0" w:rsidRDefault="007D0FF0" w:rsidP="007D0FF0">
      <w:pPr>
        <w:jc w:val="both"/>
        <w:rPr>
          <w:rFonts w:asciiTheme="majorHAnsi" w:hAnsiTheme="majorHAnsi"/>
        </w:rPr>
      </w:pPr>
      <w:r w:rsidRPr="007D0FF0">
        <w:rPr>
          <w:rFonts w:asciiTheme="majorHAnsi" w:hAnsiTheme="majorHAnsi"/>
        </w:rPr>
        <w:t>This study involves the analysis of steganographic techniques and malware detection mechanisms, which raises important ethical and safety considerations. To ensure that the research does not introduce security risks, violate ethical standards, or cause unintended harm, a number of precautionary measures were adopted throughout the design, implementation, and evaluation phases of the study.</w:t>
      </w:r>
    </w:p>
    <w:p w14:paraId="635B6DF6" w14:textId="77777777" w:rsidR="007D0FF0" w:rsidRPr="007D0FF0" w:rsidRDefault="007D0FF0" w:rsidP="007D0FF0">
      <w:pPr>
        <w:pStyle w:val="Heading2"/>
        <w:jc w:val="both"/>
        <w:rPr>
          <w:color w:val="auto"/>
          <w:sz w:val="24"/>
          <w:szCs w:val="24"/>
        </w:rPr>
      </w:pPr>
      <w:bookmarkStart w:id="255" w:name="_Toc221104153"/>
      <w:bookmarkStart w:id="256" w:name="_Toc221191447"/>
      <w:r w:rsidRPr="007D0FF0">
        <w:rPr>
          <w:color w:val="auto"/>
          <w:sz w:val="24"/>
          <w:szCs w:val="24"/>
        </w:rPr>
        <w:t>3.15.1 Malware Handling Precautions</w:t>
      </w:r>
      <w:bookmarkEnd w:id="255"/>
      <w:bookmarkEnd w:id="256"/>
    </w:p>
    <w:p w14:paraId="45965E4B"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To ensure the safety of the research environment and to prevent the accidental release or execution of harmful malware, no real-world malicious binaries were used in this study. Instead, the research exclusively utilised the AI-generated non-executable synthetic payload strings, including AI-generated synthetic test strings, as well as the EICAR antivirus test string, which is widely used as a safe malware simulation standard.</w:t>
      </w:r>
    </w:p>
    <w:p w14:paraId="34AC3A9D"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The EICAR string is specifically designed for antivirus testing and does not perform any malicious actions. Its use allows the simulation of malware detection behaviour without introducing executable threats or dangerous processes into the research environment. In this study, the EICAR string and similar benign AI-generated string-based payloads were embedded into images to evaluate detection capabilities.</w:t>
      </w:r>
    </w:p>
    <w:p w14:paraId="4E516AEE" w14:textId="77777777" w:rsidR="007D0FF0" w:rsidRPr="007D0FF0" w:rsidRDefault="007D0FF0" w:rsidP="007D0FF0">
      <w:pPr>
        <w:pStyle w:val="NormalWeb"/>
        <w:jc w:val="both"/>
        <w:rPr>
          <w:rFonts w:asciiTheme="majorHAnsi" w:hAnsiTheme="majorHAnsi"/>
        </w:rPr>
      </w:pPr>
      <w:r w:rsidRPr="007D0FF0">
        <w:rPr>
          <w:rFonts w:asciiTheme="majorHAnsi" w:hAnsiTheme="majorHAnsi"/>
        </w:rPr>
        <w:t>AI-generated payloads used in the experiments were limited to non-executable string-based data, formatted in a manner similar to the EICAR test string. These payloads were not designed to function as real malware and do not violate ethical or legal boundaries related to malware creation or distribution.</w:t>
      </w:r>
    </w:p>
    <w:p w14:paraId="24801AC2" w14:textId="77777777" w:rsidR="007D0FF0" w:rsidRPr="007D0FF0" w:rsidRDefault="007D0FF0" w:rsidP="007D0FF0">
      <w:pPr>
        <w:pStyle w:val="Heading2"/>
        <w:jc w:val="both"/>
        <w:rPr>
          <w:color w:val="auto"/>
          <w:sz w:val="24"/>
          <w:szCs w:val="24"/>
        </w:rPr>
      </w:pPr>
      <w:bookmarkStart w:id="257" w:name="_Toc221104154"/>
      <w:bookmarkStart w:id="258" w:name="_Toc221191448"/>
      <w:r w:rsidRPr="007D0FF0">
        <w:rPr>
          <w:color w:val="auto"/>
          <w:sz w:val="24"/>
          <w:szCs w:val="24"/>
        </w:rPr>
        <w:t>3.15.2 No Execution of Malicious Payloads</w:t>
      </w:r>
      <w:bookmarkEnd w:id="257"/>
      <w:bookmarkEnd w:id="258"/>
    </w:p>
    <w:p w14:paraId="618F4656" w14:textId="77777777" w:rsidR="007D0FF0" w:rsidRPr="007D0FF0" w:rsidRDefault="007D0FF0" w:rsidP="007D0FF0">
      <w:pPr>
        <w:pStyle w:val="NormalWeb"/>
        <w:jc w:val="both"/>
        <w:rPr>
          <w:rFonts w:asciiTheme="majorHAnsi" w:hAnsiTheme="majorHAnsi"/>
        </w:rPr>
      </w:pPr>
      <w:r w:rsidRPr="007D0FF0">
        <w:rPr>
          <w:rFonts w:asciiTheme="majorHAnsi" w:hAnsiTheme="majorHAnsi"/>
        </w:rPr>
        <w:t xml:space="preserve">At no point during the study were embedded payloads executed, unpacked, or interpreted as runnable code. The detection system operates entirely through </w:t>
      </w:r>
      <w:r w:rsidRPr="007D0FF0">
        <w:rPr>
          <w:rFonts w:asciiTheme="majorHAnsi" w:hAnsiTheme="majorHAnsi"/>
          <w:b/>
          <w:bCs/>
        </w:rPr>
        <w:t>static analysis</w:t>
      </w:r>
      <w:r w:rsidRPr="007D0FF0">
        <w:rPr>
          <w:rFonts w:asciiTheme="majorHAnsi" w:hAnsiTheme="majorHAnsi"/>
        </w:rPr>
        <w:t>, examining image files at the byte and statistical level. This design choice eliminates the risks associated with dynamic malware execution, such as unintended system compromise or network propagation.</w:t>
      </w:r>
    </w:p>
    <w:p w14:paraId="508A447B" w14:textId="77777777" w:rsidR="007D0FF0" w:rsidRPr="007D0FF0" w:rsidRDefault="007D0FF0" w:rsidP="007D0FF0">
      <w:pPr>
        <w:pStyle w:val="NormalWeb"/>
        <w:jc w:val="both"/>
        <w:rPr>
          <w:rFonts w:asciiTheme="majorHAnsi" w:hAnsiTheme="majorHAnsi"/>
        </w:rPr>
      </w:pPr>
      <w:r w:rsidRPr="007D0FF0">
        <w:rPr>
          <w:rFonts w:asciiTheme="majorHAnsi" w:hAnsiTheme="majorHAnsi"/>
        </w:rPr>
        <w:t>By avoiding payload execution, the study ensures that all experiments remain within a controlled and safe analytical context, consistent with ethical cybersecurity research practices.</w:t>
      </w:r>
    </w:p>
    <w:p w14:paraId="63720A75" w14:textId="77777777" w:rsidR="007D0FF0" w:rsidRPr="007D0FF0" w:rsidRDefault="007D0FF0" w:rsidP="007D0FF0">
      <w:pPr>
        <w:pStyle w:val="Heading2"/>
        <w:jc w:val="both"/>
        <w:rPr>
          <w:color w:val="auto"/>
          <w:sz w:val="24"/>
          <w:szCs w:val="24"/>
        </w:rPr>
      </w:pPr>
      <w:bookmarkStart w:id="259" w:name="_Toc221104155"/>
      <w:bookmarkStart w:id="260" w:name="_Toc221191449"/>
      <w:r w:rsidRPr="007D0FF0">
        <w:rPr>
          <w:color w:val="auto"/>
          <w:sz w:val="24"/>
          <w:szCs w:val="24"/>
        </w:rPr>
        <w:t>3.15.3 Controlled Dataset Usage</w:t>
      </w:r>
      <w:bookmarkEnd w:id="259"/>
      <w:bookmarkEnd w:id="260"/>
    </w:p>
    <w:p w14:paraId="29081A4C" w14:textId="77777777" w:rsidR="007D0FF0" w:rsidRPr="007D0FF0" w:rsidRDefault="007D0FF0" w:rsidP="007D0FF0">
      <w:pPr>
        <w:pStyle w:val="NormalWeb"/>
        <w:jc w:val="both"/>
        <w:rPr>
          <w:rFonts w:asciiTheme="majorHAnsi" w:hAnsiTheme="majorHAnsi"/>
        </w:rPr>
      </w:pPr>
      <w:r w:rsidRPr="007D0FF0">
        <w:rPr>
          <w:rFonts w:asciiTheme="majorHAnsi" w:hAnsiTheme="majorHAnsi"/>
        </w:rPr>
        <w:t xml:space="preserve">All datasets used in this study were generated and managed within a </w:t>
      </w:r>
      <w:r w:rsidRPr="007D0FF0">
        <w:rPr>
          <w:rFonts w:asciiTheme="majorHAnsi" w:hAnsiTheme="majorHAnsi"/>
          <w:b/>
          <w:bCs/>
        </w:rPr>
        <w:t>controlled experimental environment</w:t>
      </w:r>
      <w:r w:rsidRPr="007D0FF0">
        <w:rPr>
          <w:rFonts w:asciiTheme="majorHAnsi" w:hAnsiTheme="majorHAnsi"/>
        </w:rPr>
        <w:t>. Benign images and their corresponding steganographic variants were explicitly labelled and linked through metadata, ensuring traceability and preventing accidental misuse.</w:t>
      </w:r>
    </w:p>
    <w:p w14:paraId="36E5AFC0"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The datasets were used solely for academic research purposes and were not shared publicly in a form that could facilitate misuse. Access to stored images and scan results was restricted to the research environment, and experimental runs were isolated to prevent cross-contamination between datasets.</w:t>
      </w:r>
    </w:p>
    <w:p w14:paraId="24941FEF" w14:textId="77777777" w:rsidR="007D0FF0" w:rsidRPr="007D0FF0" w:rsidRDefault="007D0FF0" w:rsidP="007D0FF0">
      <w:pPr>
        <w:pStyle w:val="Heading2"/>
        <w:jc w:val="both"/>
        <w:rPr>
          <w:color w:val="auto"/>
          <w:sz w:val="24"/>
          <w:szCs w:val="24"/>
        </w:rPr>
      </w:pPr>
      <w:bookmarkStart w:id="261" w:name="_Toc221104156"/>
      <w:bookmarkStart w:id="262" w:name="_Toc221191450"/>
      <w:r w:rsidRPr="007D0FF0">
        <w:rPr>
          <w:color w:val="auto"/>
          <w:sz w:val="24"/>
          <w:szCs w:val="24"/>
        </w:rPr>
        <w:t>3.15.4 Data Privacy Considerations</w:t>
      </w:r>
      <w:bookmarkEnd w:id="261"/>
      <w:bookmarkEnd w:id="262"/>
    </w:p>
    <w:p w14:paraId="6199DCBA"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The study did not involve human participants, personal data, or sensitive user information. All images used for experimentation were non-personal and did not contain identifiable information. Metadata stored in the database was limited to technical attributes required for detection and evaluation, such as file identifiers, detection results, and performance metrics.</w:t>
      </w:r>
    </w:p>
    <w:p w14:paraId="66B5C1A8" w14:textId="77777777" w:rsidR="007D0FF0" w:rsidRPr="007D0FF0" w:rsidRDefault="007D0FF0" w:rsidP="007D0FF0">
      <w:pPr>
        <w:pStyle w:val="NormalWeb"/>
        <w:jc w:val="both"/>
        <w:rPr>
          <w:rFonts w:asciiTheme="majorHAnsi" w:hAnsiTheme="majorHAnsi"/>
        </w:rPr>
      </w:pPr>
      <w:r w:rsidRPr="007D0FF0">
        <w:rPr>
          <w:rFonts w:asciiTheme="majorHAnsi" w:hAnsiTheme="majorHAnsi"/>
        </w:rPr>
        <w:t>By excluding personal or sensitive data, the study complies with data protection principles and avoids ethical concerns related to privacy or consent.</w:t>
      </w:r>
    </w:p>
    <w:p w14:paraId="65D32E0F" w14:textId="77777777" w:rsidR="007D0FF0" w:rsidRPr="007D0FF0" w:rsidRDefault="007D0FF0" w:rsidP="007D0FF0">
      <w:pPr>
        <w:pStyle w:val="Heading2"/>
        <w:jc w:val="both"/>
        <w:rPr>
          <w:color w:val="auto"/>
          <w:sz w:val="24"/>
          <w:szCs w:val="24"/>
        </w:rPr>
      </w:pPr>
      <w:bookmarkStart w:id="263" w:name="_Toc221104157"/>
      <w:bookmarkStart w:id="264" w:name="_Toc221191451"/>
      <w:r w:rsidRPr="007D0FF0">
        <w:rPr>
          <w:color w:val="auto"/>
          <w:sz w:val="24"/>
          <w:szCs w:val="24"/>
        </w:rPr>
        <w:t>3.15.5 Responsible Disclosure Boundaries</w:t>
      </w:r>
      <w:bookmarkEnd w:id="263"/>
      <w:bookmarkEnd w:id="264"/>
    </w:p>
    <w:p w14:paraId="719AE218"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The purpose of this research is to improve detection mechanisms for steganographic malware, not to enable the development or deployment of malicious techniques. Detailed implementation of embedding and detection methods is presented strictly within an academic context and does not include instructions for real-world exploitation.</w:t>
      </w:r>
    </w:p>
    <w:p w14:paraId="5DE09B18" w14:textId="77777777" w:rsidR="007D0FF0" w:rsidRPr="007D0FF0" w:rsidRDefault="007D0FF0" w:rsidP="007D0FF0">
      <w:pPr>
        <w:pStyle w:val="NormalWeb"/>
        <w:jc w:val="both"/>
        <w:rPr>
          <w:rFonts w:asciiTheme="majorHAnsi" w:hAnsiTheme="majorHAnsi"/>
        </w:rPr>
      </w:pPr>
      <w:r w:rsidRPr="007D0FF0">
        <w:rPr>
          <w:rFonts w:asciiTheme="majorHAnsi" w:hAnsiTheme="majorHAnsi"/>
        </w:rPr>
        <w:t>The study does not disclose vulnerabilities in specific commercial antivirus products, nor does it provide actionable guidance for bypassing security systems. Findings are reported at a conceptual and evaluative level to support defensive cybersecurity research and responsible knowledge advancement.</w:t>
      </w:r>
    </w:p>
    <w:p w14:paraId="0CAAC29C" w14:textId="77777777" w:rsidR="007D0FF0" w:rsidRPr="007F14C7" w:rsidRDefault="007D0FF0" w:rsidP="00C148A0">
      <w:pPr>
        <w:pStyle w:val="Heading1"/>
        <w:jc w:val="both"/>
        <w:rPr>
          <w:b/>
          <w:bCs/>
          <w:color w:val="auto"/>
          <w:sz w:val="24"/>
          <w:szCs w:val="24"/>
        </w:rPr>
      </w:pPr>
      <w:bookmarkStart w:id="265" w:name="_Toc221104158"/>
      <w:bookmarkStart w:id="266" w:name="_Toc221191452"/>
      <w:r w:rsidRPr="007F14C7">
        <w:rPr>
          <w:b/>
          <w:bCs/>
          <w:color w:val="auto"/>
          <w:sz w:val="24"/>
          <w:szCs w:val="24"/>
        </w:rPr>
        <w:t>3.16 Chapter Summary</w:t>
      </w:r>
      <w:bookmarkEnd w:id="265"/>
      <w:bookmarkEnd w:id="266"/>
    </w:p>
    <w:p w14:paraId="0DF89AD0" w14:textId="77777777" w:rsidR="007D0FF0" w:rsidRPr="007D0FF0" w:rsidRDefault="007D0FF0" w:rsidP="00C148A0">
      <w:pPr>
        <w:pStyle w:val="NormalWeb"/>
        <w:jc w:val="both"/>
        <w:rPr>
          <w:rFonts w:asciiTheme="majorHAnsi" w:hAnsiTheme="majorHAnsi"/>
        </w:rPr>
      </w:pPr>
      <w:r w:rsidRPr="007D0FF0">
        <w:rPr>
          <w:rFonts w:asciiTheme="majorHAnsi" w:hAnsiTheme="majorHAnsi"/>
        </w:rPr>
        <w:t>This chapter presented the methodological choices adopted in this study to investigate the detection of AI-generated steganographic malware in digital images. The research was conducted within a Design Science Research paradigm and followed a quantitative and experimental approach. The chapter justified the research design, defined the scope and boundaries of the study, and described the experimental setup, dataset construction, steganographic sample generation, feature engineering strategy, and detection methodologies. The selected tools, technologies, and cloud environment were outlined to support controlled experimentation, reproducibility, and objective evaluation, while ethical and safety considerations ensured responsible handling of simulated malware.</w:t>
      </w:r>
    </w:p>
    <w:p w14:paraId="534CF023" w14:textId="650D49E7" w:rsidR="007D0FF0" w:rsidRPr="007D0FF0" w:rsidRDefault="007D0FF0" w:rsidP="00C148A0">
      <w:pPr>
        <w:jc w:val="both"/>
        <w:rPr>
          <w:rFonts w:asciiTheme="majorHAnsi" w:hAnsiTheme="majorHAnsi"/>
        </w:rPr>
      </w:pPr>
      <w:r w:rsidRPr="007D0FF0">
        <w:rPr>
          <w:rFonts w:asciiTheme="majorHAnsi" w:hAnsiTheme="majorHAnsi"/>
        </w:rPr>
        <w:t>The methodology established in this chapter provides the foundation for the system described in the following chapter. Chapter 4 presents the system implementation, detailing how the proposed hybrid detection approach was realised in a working system, including the architecture, components, and operational workflow used to translate the methodological design into practice.</w:t>
      </w:r>
    </w:p>
    <w:p w14:paraId="04C87101" w14:textId="77777777" w:rsidR="00C148A0" w:rsidRPr="007F14C7" w:rsidRDefault="00C148A0">
      <w:pPr>
        <w:rPr>
          <w:rFonts w:asciiTheme="majorHAnsi" w:hAnsiTheme="majorHAnsi"/>
        </w:rPr>
        <w:sectPr w:rsidR="00C148A0" w:rsidRPr="007F14C7">
          <w:pgSz w:w="11906" w:h="16838"/>
          <w:pgMar w:top="1440" w:right="1440" w:bottom="1440" w:left="1440" w:header="708" w:footer="708" w:gutter="0"/>
          <w:cols w:space="708"/>
          <w:docGrid w:linePitch="360"/>
        </w:sectPr>
      </w:pPr>
    </w:p>
    <w:p w14:paraId="25FCD60C" w14:textId="17F1CCBC" w:rsidR="007D0FF0" w:rsidRPr="007F14C7" w:rsidRDefault="007D0FF0" w:rsidP="007D0FF0">
      <w:pPr>
        <w:pStyle w:val="Heading1"/>
        <w:rPr>
          <w:b/>
          <w:bCs/>
          <w:color w:val="auto"/>
          <w:sz w:val="24"/>
          <w:szCs w:val="24"/>
        </w:rPr>
      </w:pPr>
      <w:bookmarkStart w:id="267" w:name="_Toc221191453"/>
      <w:r w:rsidRPr="007F14C7">
        <w:rPr>
          <w:b/>
          <w:bCs/>
          <w:color w:val="auto"/>
          <w:sz w:val="24"/>
          <w:szCs w:val="24"/>
        </w:rPr>
        <w:lastRenderedPageBreak/>
        <w:t>References</w:t>
      </w:r>
      <w:bookmarkEnd w:id="267"/>
    </w:p>
    <w:p w14:paraId="08AC2B99" w14:textId="77777777" w:rsidR="007D0FF0" w:rsidRPr="007D0FF0" w:rsidRDefault="007D0FF0" w:rsidP="007D0FF0">
      <w:pPr>
        <w:pStyle w:val="EndNoteBibliography"/>
        <w:rPr>
          <w:rFonts w:asciiTheme="majorHAnsi" w:hAnsiTheme="majorHAnsi"/>
        </w:rPr>
      </w:pPr>
      <w:r w:rsidRPr="007D0FF0">
        <w:rPr>
          <w:rFonts w:asciiTheme="majorHAnsi" w:hAnsiTheme="majorHAnsi"/>
        </w:rPr>
        <w:fldChar w:fldCharType="begin"/>
      </w:r>
      <w:r w:rsidRPr="007D0FF0">
        <w:rPr>
          <w:rFonts w:asciiTheme="majorHAnsi" w:hAnsiTheme="majorHAnsi"/>
        </w:rPr>
        <w:instrText xml:space="preserve"> ADDIN EN.REFLIST </w:instrText>
      </w:r>
      <w:r w:rsidRPr="007D0FF0">
        <w:rPr>
          <w:rFonts w:asciiTheme="majorHAnsi" w:hAnsiTheme="majorHAnsi"/>
        </w:rPr>
        <w:fldChar w:fldCharType="separate"/>
      </w:r>
      <w:r w:rsidRPr="007D0FF0">
        <w:rPr>
          <w:rFonts w:asciiTheme="majorHAnsi" w:hAnsiTheme="majorHAnsi"/>
        </w:rPr>
        <w:t>Abdalwahid, Shadan MJa, et al.</w:t>
      </w:r>
    </w:p>
    <w:p w14:paraId="274916B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Investigating the Effectiveness of Artificial Intelligence in Watermarking and Steganography for Digital Media Security. 2024 21st International Multi-Conference on Systems, Signals &amp; Devices (SSD), 2024, pp. 552–561. IEEE.</w:t>
      </w:r>
    </w:p>
    <w:p w14:paraId="13865AE9" w14:textId="77777777" w:rsidR="007D0FF0" w:rsidRPr="007D0FF0" w:rsidRDefault="007D0FF0" w:rsidP="007D0FF0">
      <w:pPr>
        <w:pStyle w:val="EndNoteBibliography"/>
        <w:rPr>
          <w:rFonts w:asciiTheme="majorHAnsi" w:hAnsiTheme="majorHAnsi"/>
        </w:rPr>
      </w:pPr>
      <w:r w:rsidRPr="007D0FF0">
        <w:rPr>
          <w:rFonts w:asciiTheme="majorHAnsi" w:hAnsiTheme="majorHAnsi"/>
        </w:rPr>
        <w:t>Adhav, Savita, et al.</w:t>
      </w:r>
    </w:p>
    <w:p w14:paraId="17464C90"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Tackling the Emerging Threat of Image-Based Steganographic Malware with Advanced Machine Learning Techniques. 2024 5th International Conference on Data Intelligence and Cognitive Informatics (ICDICI), 2024, pp. 74–79. IEEE.</w:t>
      </w:r>
    </w:p>
    <w:p w14:paraId="6FA714D5" w14:textId="77777777" w:rsidR="007D0FF0" w:rsidRPr="007D0FF0" w:rsidRDefault="007D0FF0" w:rsidP="007D0FF0">
      <w:pPr>
        <w:pStyle w:val="EndNoteBibliography"/>
        <w:rPr>
          <w:rFonts w:asciiTheme="majorHAnsi" w:hAnsiTheme="majorHAnsi"/>
        </w:rPr>
      </w:pPr>
      <w:r w:rsidRPr="007D0FF0">
        <w:rPr>
          <w:rFonts w:asciiTheme="majorHAnsi" w:hAnsiTheme="majorHAnsi"/>
        </w:rPr>
        <w:t>Al-Asli, Mohammed, and Taher Ahmed Ghaleb</w:t>
      </w:r>
    </w:p>
    <w:p w14:paraId="15887609"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2019</w:t>
      </w:r>
      <w:r w:rsidRPr="007D0FF0">
        <w:rPr>
          <w:rFonts w:asciiTheme="majorHAnsi" w:hAnsiTheme="majorHAnsi"/>
        </w:rPr>
        <w:tab/>
        <w:t>Review of signature-based techniques in antivirus products. 2019 International conference on computer and information sciences (ICCIS), 2019, pp. 1–6. IEEE.</w:t>
      </w:r>
    </w:p>
    <w:p w14:paraId="43AC568E" w14:textId="77777777" w:rsidR="007D0FF0" w:rsidRPr="007D0FF0" w:rsidRDefault="007D0FF0" w:rsidP="007D0FF0">
      <w:pPr>
        <w:pStyle w:val="EndNoteBibliography"/>
        <w:rPr>
          <w:rFonts w:asciiTheme="majorHAnsi" w:hAnsiTheme="majorHAnsi"/>
        </w:rPr>
      </w:pPr>
      <w:r w:rsidRPr="007D0FF0">
        <w:rPr>
          <w:rFonts w:asciiTheme="majorHAnsi" w:hAnsiTheme="majorHAnsi"/>
        </w:rPr>
        <w:t>Al-Obaidi, Sumia Abdulhussien Razooqi, Mina Zolfy Lighvan, and Mohammad Asadpour</w:t>
      </w:r>
    </w:p>
    <w:p w14:paraId="0DB85B79"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Enhanced image steganalysis through reinforcement learning and generative adversarial networks. Intelligent Decision Technologies 18(2):1077–1100.</w:t>
      </w:r>
    </w:p>
    <w:p w14:paraId="507295C3" w14:textId="77777777" w:rsidR="007D0FF0" w:rsidRPr="007D0FF0" w:rsidRDefault="007D0FF0" w:rsidP="007D0FF0">
      <w:pPr>
        <w:pStyle w:val="EndNoteBibliography"/>
        <w:rPr>
          <w:rFonts w:asciiTheme="majorHAnsi" w:hAnsiTheme="majorHAnsi"/>
        </w:rPr>
      </w:pPr>
      <w:r w:rsidRPr="007D0FF0">
        <w:rPr>
          <w:rFonts w:asciiTheme="majorHAnsi" w:hAnsiTheme="majorHAnsi"/>
        </w:rPr>
        <w:t>ALabaichi, Ashwak, Maisa'a Abid Ali K Al-Dabbas, and Adnan Salih</w:t>
      </w:r>
    </w:p>
    <w:p w14:paraId="7F1D7F3C"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2020</w:t>
      </w:r>
      <w:r w:rsidRPr="007D0FF0">
        <w:rPr>
          <w:rFonts w:asciiTheme="majorHAnsi" w:hAnsiTheme="majorHAnsi"/>
        </w:rPr>
        <w:tab/>
        <w:t>Image steganography using least significant bit and secret map techniques. International journal of electrical &amp; computer engineering (2088-8708) 10(1).</w:t>
      </w:r>
    </w:p>
    <w:p w14:paraId="0B2E343D" w14:textId="77777777" w:rsidR="007D0FF0" w:rsidRPr="007D0FF0" w:rsidRDefault="007D0FF0" w:rsidP="007D0FF0">
      <w:pPr>
        <w:pStyle w:val="EndNoteBibliography"/>
        <w:rPr>
          <w:rFonts w:asciiTheme="majorHAnsi" w:hAnsiTheme="majorHAnsi"/>
        </w:rPr>
      </w:pPr>
      <w:r w:rsidRPr="007D0FF0">
        <w:rPr>
          <w:rFonts w:asciiTheme="majorHAnsi" w:hAnsiTheme="majorHAnsi"/>
        </w:rPr>
        <w:t>Alazab, Mamoun, and Tuan Pham</w:t>
      </w:r>
    </w:p>
    <w:p w14:paraId="630912D4"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Stegomalware: A systematic survey of malware hiding and detection in images, machine learning models and research challenges. Authorea Preprints.</w:t>
      </w:r>
    </w:p>
    <w:p w14:paraId="0078FA9C" w14:textId="77777777" w:rsidR="007D0FF0" w:rsidRPr="007D0FF0" w:rsidRDefault="007D0FF0" w:rsidP="007D0FF0">
      <w:pPr>
        <w:pStyle w:val="EndNoteBibliography"/>
        <w:rPr>
          <w:rFonts w:asciiTheme="majorHAnsi" w:hAnsiTheme="majorHAnsi"/>
        </w:rPr>
      </w:pPr>
      <w:r w:rsidRPr="007D0FF0">
        <w:rPr>
          <w:rFonts w:asciiTheme="majorHAnsi" w:hAnsiTheme="majorHAnsi"/>
        </w:rPr>
        <w:t>Alhomoud, Adeeb M</w:t>
      </w:r>
    </w:p>
    <w:p w14:paraId="0569ABDD"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2021</w:t>
      </w:r>
      <w:r w:rsidRPr="007D0FF0">
        <w:rPr>
          <w:rFonts w:asciiTheme="majorHAnsi" w:hAnsiTheme="majorHAnsi"/>
        </w:rPr>
        <w:tab/>
        <w:t>Image steganography in spatial domain: Current status, techniques, and trends. Intelligent Automation &amp; Soft Computing 27(1).</w:t>
      </w:r>
    </w:p>
    <w:p w14:paraId="482527B8" w14:textId="77777777" w:rsidR="007D0FF0" w:rsidRPr="007D0FF0" w:rsidRDefault="007D0FF0" w:rsidP="007D0FF0">
      <w:pPr>
        <w:pStyle w:val="EndNoteBibliography"/>
        <w:rPr>
          <w:rFonts w:asciiTheme="majorHAnsi" w:hAnsiTheme="majorHAnsi"/>
        </w:rPr>
      </w:pPr>
      <w:r w:rsidRPr="007D0FF0">
        <w:rPr>
          <w:rFonts w:asciiTheme="majorHAnsi" w:hAnsiTheme="majorHAnsi"/>
        </w:rPr>
        <w:t>Ali, Atif, and Baber Majid Bhatti</w:t>
      </w:r>
    </w:p>
    <w:p w14:paraId="231FF9E8"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Spies in the Bits and Bytes: The Art of Cyber Threat Intelligence: CRC Press.</w:t>
      </w:r>
    </w:p>
    <w:p w14:paraId="7ED34B32" w14:textId="77777777" w:rsidR="007D0FF0" w:rsidRPr="007D0FF0" w:rsidRDefault="007D0FF0" w:rsidP="007D0FF0">
      <w:pPr>
        <w:pStyle w:val="EndNoteBibliography"/>
        <w:rPr>
          <w:rFonts w:asciiTheme="majorHAnsi" w:hAnsiTheme="majorHAnsi"/>
        </w:rPr>
      </w:pPr>
      <w:r w:rsidRPr="007D0FF0">
        <w:rPr>
          <w:rFonts w:asciiTheme="majorHAnsi" w:hAnsiTheme="majorHAnsi"/>
        </w:rPr>
        <w:t>Alloghani, Mohamed, et al.</w:t>
      </w:r>
    </w:p>
    <w:p w14:paraId="63C4D0BA"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2020</w:t>
      </w:r>
      <w:r w:rsidRPr="007D0FF0">
        <w:rPr>
          <w:rFonts w:asciiTheme="majorHAnsi" w:hAnsiTheme="majorHAnsi"/>
        </w:rPr>
        <w:tab/>
        <w:t>A systematic review on supervised and unsupervised machine learning algorithms for data science. Supervised and unsupervised learning for data science:3–21.</w:t>
      </w:r>
    </w:p>
    <w:p w14:paraId="5A71BBE1" w14:textId="77777777" w:rsidR="007D0FF0" w:rsidRPr="007D0FF0" w:rsidRDefault="007D0FF0" w:rsidP="007D0FF0">
      <w:pPr>
        <w:pStyle w:val="EndNoteBibliography"/>
        <w:rPr>
          <w:rFonts w:asciiTheme="majorHAnsi" w:hAnsiTheme="majorHAnsi"/>
        </w:rPr>
      </w:pPr>
      <w:r w:rsidRPr="007D0FF0">
        <w:rPr>
          <w:rFonts w:asciiTheme="majorHAnsi" w:hAnsiTheme="majorHAnsi"/>
        </w:rPr>
        <w:t>Almalki, Sami</w:t>
      </w:r>
    </w:p>
    <w:p w14:paraId="651C51DB"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2016</w:t>
      </w:r>
      <w:r w:rsidRPr="007D0FF0">
        <w:rPr>
          <w:rFonts w:asciiTheme="majorHAnsi" w:hAnsiTheme="majorHAnsi"/>
        </w:rPr>
        <w:tab/>
        <w:t>Integrating Quantitative and Qualitative Data in Mixed Methods Research--Challenges and Benefits. Journal of education and learning 5(3):288–296.</w:t>
      </w:r>
    </w:p>
    <w:p w14:paraId="003143C9" w14:textId="77777777" w:rsidR="007D0FF0" w:rsidRPr="007D0FF0" w:rsidRDefault="007D0FF0" w:rsidP="007D0FF0">
      <w:pPr>
        <w:pStyle w:val="EndNoteBibliography"/>
        <w:rPr>
          <w:rFonts w:asciiTheme="majorHAnsi" w:hAnsiTheme="majorHAnsi"/>
        </w:rPr>
      </w:pPr>
      <w:r w:rsidRPr="007D0FF0">
        <w:rPr>
          <w:rFonts w:asciiTheme="majorHAnsi" w:hAnsiTheme="majorHAnsi"/>
        </w:rPr>
        <w:t>Almomani, Iman, Aala Alkhayer, and Walid El-Shafai</w:t>
      </w:r>
    </w:p>
    <w:p w14:paraId="3B17B561"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2022a</w:t>
      </w:r>
      <w:r w:rsidRPr="007D0FF0">
        <w:rPr>
          <w:rFonts w:asciiTheme="majorHAnsi" w:hAnsiTheme="majorHAnsi"/>
        </w:rPr>
        <w:tab/>
        <w:t>A crypto-steganography approach for hiding ransomware within HEVC streams in android IoT devices. Sensors 22(6):2281.</w:t>
      </w:r>
    </w:p>
    <w:p w14:paraId="745D972B" w14:textId="77777777" w:rsidR="007D0FF0" w:rsidRPr="007D0FF0" w:rsidRDefault="007D0FF0" w:rsidP="007D0FF0">
      <w:pPr>
        <w:pStyle w:val="EndNoteBibliography"/>
        <w:rPr>
          <w:rFonts w:asciiTheme="majorHAnsi" w:hAnsiTheme="majorHAnsi"/>
        </w:rPr>
      </w:pPr>
      <w:r w:rsidRPr="007D0FF0">
        <w:rPr>
          <w:rFonts w:asciiTheme="majorHAnsi" w:hAnsiTheme="majorHAnsi"/>
        </w:rPr>
        <w:t>—</w:t>
      </w:r>
    </w:p>
    <w:p w14:paraId="73BF6366"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2022b</w:t>
      </w:r>
      <w:r w:rsidRPr="007D0FF0">
        <w:rPr>
          <w:rFonts w:asciiTheme="majorHAnsi" w:hAnsiTheme="majorHAnsi"/>
        </w:rPr>
        <w:tab/>
        <w:t>Novel Ransomware Hiding Model Using HEVC Steganography Approach. Computers, Materials &amp; Continua 70(1).</w:t>
      </w:r>
    </w:p>
    <w:p w14:paraId="5AC8B829" w14:textId="77777777" w:rsidR="007D0FF0" w:rsidRPr="007D0FF0" w:rsidRDefault="007D0FF0" w:rsidP="007D0FF0">
      <w:pPr>
        <w:pStyle w:val="EndNoteBibliography"/>
        <w:rPr>
          <w:rFonts w:asciiTheme="majorHAnsi" w:hAnsiTheme="majorHAnsi"/>
        </w:rPr>
      </w:pPr>
      <w:r w:rsidRPr="007D0FF0">
        <w:rPr>
          <w:rFonts w:asciiTheme="majorHAnsi" w:hAnsiTheme="majorHAnsi"/>
        </w:rPr>
        <w:t>Alotaibi, L., S. Seher, and N. Mohammad</w:t>
      </w:r>
    </w:p>
    <w:p w14:paraId="044A63EB"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Cyberattacks Using ChatGPT: Exploring Malicious Content Generation Through Prompt Engineering. 2024 ASU International Conference in Emerging Technologies for Sustainability and Intelligent Systems (ICETSIS), 2024, pp. 1304–1311.</w:t>
      </w:r>
    </w:p>
    <w:p w14:paraId="08A2BCD2" w14:textId="77777777" w:rsidR="007D0FF0" w:rsidRPr="007D0FF0" w:rsidRDefault="007D0FF0" w:rsidP="007D0FF0">
      <w:pPr>
        <w:pStyle w:val="EndNoteBibliography"/>
        <w:rPr>
          <w:rFonts w:asciiTheme="majorHAnsi" w:hAnsiTheme="majorHAnsi"/>
        </w:rPr>
      </w:pPr>
      <w:r w:rsidRPr="007D0FF0">
        <w:rPr>
          <w:rFonts w:asciiTheme="majorHAnsi" w:hAnsiTheme="majorHAnsi"/>
        </w:rPr>
        <w:t>Alrusaini, Othman A</w:t>
      </w:r>
    </w:p>
    <w:p w14:paraId="37A55D56"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2025</w:t>
      </w:r>
      <w:r w:rsidRPr="007D0FF0">
        <w:rPr>
          <w:rFonts w:asciiTheme="majorHAnsi" w:hAnsiTheme="majorHAnsi"/>
        </w:rPr>
        <w:tab/>
        <w:t>Deep learning for steganalysis: evaluating model robustness against image transformations. Frontiers in Artificial Intelligence 8:1532895.</w:t>
      </w:r>
    </w:p>
    <w:p w14:paraId="6C08670D" w14:textId="77777777" w:rsidR="007D0FF0" w:rsidRPr="007D0FF0" w:rsidRDefault="007D0FF0" w:rsidP="007D0FF0">
      <w:pPr>
        <w:pStyle w:val="EndNoteBibliography"/>
        <w:rPr>
          <w:rFonts w:asciiTheme="majorHAnsi" w:hAnsiTheme="majorHAnsi"/>
        </w:rPr>
      </w:pPr>
      <w:r w:rsidRPr="007D0FF0">
        <w:rPr>
          <w:rFonts w:asciiTheme="majorHAnsi" w:hAnsiTheme="majorHAnsi"/>
        </w:rPr>
        <w:t>Altawil, Yara, and Lama A Youssef</w:t>
      </w:r>
    </w:p>
    <w:p w14:paraId="28F2A589"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Frequencies of VKORC1</w:t>
      </w:r>
      <w:r w:rsidRPr="007D0FF0">
        <w:rPr>
          <w:rFonts w:ascii="Cambria Math" w:hAnsi="Cambria Math" w:cs="Cambria Math"/>
        </w:rPr>
        <w:t>‐</w:t>
      </w:r>
      <w:r w:rsidRPr="007D0FF0">
        <w:rPr>
          <w:rFonts w:asciiTheme="majorHAnsi" w:hAnsiTheme="majorHAnsi"/>
        </w:rPr>
        <w:t>1639G&gt; A and rs397509427 in Patients on Warfarin and Healthy Syrian Subjects. Cardiovascular Therapeutics 2023(1):8898922.</w:t>
      </w:r>
    </w:p>
    <w:p w14:paraId="4EFC47FC" w14:textId="77777777" w:rsidR="007D0FF0" w:rsidRPr="007D0FF0" w:rsidRDefault="007D0FF0" w:rsidP="007D0FF0">
      <w:pPr>
        <w:pStyle w:val="EndNoteBibliography"/>
        <w:rPr>
          <w:rFonts w:asciiTheme="majorHAnsi" w:hAnsiTheme="majorHAnsi"/>
        </w:rPr>
      </w:pPr>
      <w:r w:rsidRPr="007D0FF0">
        <w:rPr>
          <w:rFonts w:asciiTheme="majorHAnsi" w:hAnsiTheme="majorHAnsi"/>
        </w:rPr>
        <w:t>Alyousuf, Farah Qasim Ahmed, Roshidi Din, and Alaa Jabbar Qasim</w:t>
      </w:r>
    </w:p>
    <w:p w14:paraId="419DCCD9"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2020</w:t>
      </w:r>
      <w:r w:rsidRPr="007D0FF0">
        <w:rPr>
          <w:rFonts w:asciiTheme="majorHAnsi" w:hAnsiTheme="majorHAnsi"/>
        </w:rPr>
        <w:tab/>
        <w:t>Analysis review on spatial and transform domain technique in digital steganography. Bulletin of Electrical Engineering and Informatics 9(2):573–581.</w:t>
      </w:r>
    </w:p>
    <w:p w14:paraId="6EF74B94" w14:textId="77777777" w:rsidR="007D0FF0" w:rsidRPr="007D0FF0" w:rsidRDefault="007D0FF0" w:rsidP="007D0FF0">
      <w:pPr>
        <w:pStyle w:val="EndNoteBibliography"/>
        <w:rPr>
          <w:rFonts w:asciiTheme="majorHAnsi" w:hAnsiTheme="majorHAnsi"/>
        </w:rPr>
      </w:pPr>
      <w:r w:rsidRPr="007D0FF0">
        <w:rPr>
          <w:rFonts w:asciiTheme="majorHAnsi" w:hAnsiTheme="majorHAnsi"/>
        </w:rPr>
        <w:t>Apau, Richard, et al.</w:t>
      </w:r>
    </w:p>
    <w:p w14:paraId="526A8EE1"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Image steganography techniques for resisting statistical steganalysis attacks: A systematic literature review. PloS one 19(9):e0308807.</w:t>
      </w:r>
    </w:p>
    <w:p w14:paraId="402321C0" w14:textId="77777777" w:rsidR="007D0FF0" w:rsidRPr="007D0FF0" w:rsidRDefault="007D0FF0" w:rsidP="007D0FF0">
      <w:pPr>
        <w:pStyle w:val="EndNoteBibliography"/>
        <w:rPr>
          <w:rFonts w:asciiTheme="majorHAnsi" w:hAnsiTheme="majorHAnsi"/>
        </w:rPr>
      </w:pPr>
      <w:r w:rsidRPr="007D0FF0">
        <w:rPr>
          <w:rFonts w:asciiTheme="majorHAnsi" w:hAnsiTheme="majorHAnsi"/>
        </w:rPr>
        <w:t>Asad, Muhammad, Junaid Gilani, and Adnan Khalid</w:t>
      </w:r>
    </w:p>
    <w:p w14:paraId="0F3BB0A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2011</w:t>
      </w:r>
      <w:r w:rsidRPr="007D0FF0">
        <w:rPr>
          <w:rFonts w:asciiTheme="majorHAnsi" w:hAnsiTheme="majorHAnsi"/>
        </w:rPr>
        <w:tab/>
        <w:t>An enhanced least significant bit modification technique for audio steganography. International Conference on Computer Networks and Information Technology, 2011, pp. 143–147. IEEE.</w:t>
      </w:r>
    </w:p>
    <w:p w14:paraId="51596629" w14:textId="77777777" w:rsidR="007D0FF0" w:rsidRPr="007D0FF0" w:rsidRDefault="007D0FF0" w:rsidP="007D0FF0">
      <w:pPr>
        <w:pStyle w:val="EndNoteBibliography"/>
        <w:rPr>
          <w:rFonts w:asciiTheme="majorHAnsi" w:hAnsiTheme="majorHAnsi"/>
        </w:rPr>
      </w:pPr>
      <w:r w:rsidRPr="007D0FF0">
        <w:rPr>
          <w:rFonts w:asciiTheme="majorHAnsi" w:hAnsiTheme="majorHAnsi"/>
        </w:rPr>
        <w:t>Aslam, M. A., et al.</w:t>
      </w:r>
    </w:p>
    <w:p w14:paraId="2CB8ED85"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2022</w:t>
      </w:r>
      <w:r w:rsidRPr="007D0FF0">
        <w:rPr>
          <w:rFonts w:asciiTheme="majorHAnsi" w:hAnsiTheme="majorHAnsi"/>
        </w:rPr>
        <w:tab/>
        <w:t>Image Steganography using Least Significant Bit (LSB) - A Systematic Literature Review. 2022 2nd International Conference on Computing and Information Technology (ICCIT), 2022, pp. 32–38.</w:t>
      </w:r>
    </w:p>
    <w:p w14:paraId="47DCCF79" w14:textId="77777777" w:rsidR="007D0FF0" w:rsidRPr="007D0FF0" w:rsidRDefault="007D0FF0" w:rsidP="007D0FF0">
      <w:pPr>
        <w:pStyle w:val="EndNoteBibliography"/>
        <w:rPr>
          <w:rFonts w:asciiTheme="majorHAnsi" w:hAnsiTheme="majorHAnsi"/>
        </w:rPr>
      </w:pPr>
      <w:r w:rsidRPr="007D0FF0">
        <w:rPr>
          <w:rFonts w:asciiTheme="majorHAnsi" w:hAnsiTheme="majorHAnsi"/>
        </w:rPr>
        <w:t>Aslan, Ömer, et al.</w:t>
      </w:r>
    </w:p>
    <w:p w14:paraId="3E6047A5"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A comprehensive review of cyber security vulnerabilities, threats, attacks, and solutions. Electronics 12(6):1333.</w:t>
      </w:r>
    </w:p>
    <w:p w14:paraId="138BE5FC" w14:textId="77777777" w:rsidR="007D0FF0" w:rsidRPr="007D0FF0" w:rsidRDefault="007D0FF0" w:rsidP="007D0FF0">
      <w:pPr>
        <w:pStyle w:val="EndNoteBibliography"/>
        <w:rPr>
          <w:rFonts w:asciiTheme="majorHAnsi" w:hAnsiTheme="majorHAnsi"/>
        </w:rPr>
      </w:pPr>
      <w:r w:rsidRPr="007D0FF0">
        <w:rPr>
          <w:rFonts w:asciiTheme="majorHAnsi" w:hAnsiTheme="majorHAnsi"/>
        </w:rPr>
        <w:t>Badhani, Shikha, and Sunil K Muttoo</w:t>
      </w:r>
    </w:p>
    <w:p w14:paraId="783965B9"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2018</w:t>
      </w:r>
      <w:r w:rsidRPr="007D0FF0">
        <w:rPr>
          <w:rFonts w:asciiTheme="majorHAnsi" w:hAnsiTheme="majorHAnsi"/>
        </w:rPr>
        <w:tab/>
        <w:t>Evading android anti-malware by hiding malicious application inside images. International Journal of System Assurance Engineering and Management 9(2):482–493.</w:t>
      </w:r>
    </w:p>
    <w:p w14:paraId="4BC6B601" w14:textId="77777777" w:rsidR="007D0FF0" w:rsidRPr="007D0FF0" w:rsidRDefault="007D0FF0" w:rsidP="007D0FF0">
      <w:pPr>
        <w:pStyle w:val="EndNoteBibliography"/>
        <w:rPr>
          <w:rFonts w:asciiTheme="majorHAnsi" w:hAnsiTheme="majorHAnsi"/>
        </w:rPr>
      </w:pPr>
      <w:r w:rsidRPr="007D0FF0">
        <w:rPr>
          <w:rFonts w:asciiTheme="majorHAnsi" w:hAnsiTheme="majorHAnsi"/>
        </w:rPr>
        <w:t>Bamanga, Mahmud Ahmad, and Aliyu Kamalu Babando</w:t>
      </w:r>
    </w:p>
    <w:p w14:paraId="5A64403C"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Recent Advances in Steganography. Steganography-The Art of Hiding Information: The Art of Hiding Information:23.</w:t>
      </w:r>
    </w:p>
    <w:p w14:paraId="6C451643" w14:textId="77777777" w:rsidR="007D0FF0" w:rsidRPr="007D0FF0" w:rsidRDefault="007D0FF0" w:rsidP="007D0FF0">
      <w:pPr>
        <w:pStyle w:val="EndNoteBibliography"/>
        <w:rPr>
          <w:rFonts w:asciiTheme="majorHAnsi" w:hAnsiTheme="majorHAnsi"/>
        </w:rPr>
      </w:pPr>
      <w:r w:rsidRPr="007D0FF0">
        <w:rPr>
          <w:rFonts w:asciiTheme="majorHAnsi" w:hAnsiTheme="majorHAnsi"/>
        </w:rPr>
        <w:t>Bhardwaj, Sonam, and Mayank Dave</w:t>
      </w:r>
    </w:p>
    <w:p w14:paraId="1C359DFA"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Integrating a Rule-Based Approach to Malware Detection with an LSTM-Based Feature Selection Technique. SN Computer Science 4(6):737.</w:t>
      </w:r>
    </w:p>
    <w:p w14:paraId="4F631BB1" w14:textId="77777777" w:rsidR="007D0FF0" w:rsidRPr="007D0FF0" w:rsidRDefault="007D0FF0" w:rsidP="007D0FF0">
      <w:pPr>
        <w:pStyle w:val="EndNoteBibliography"/>
        <w:rPr>
          <w:rFonts w:asciiTheme="majorHAnsi" w:hAnsiTheme="majorHAnsi"/>
        </w:rPr>
      </w:pPr>
      <w:r w:rsidRPr="007D0FF0">
        <w:rPr>
          <w:rFonts w:asciiTheme="majorHAnsi" w:hAnsiTheme="majorHAnsi"/>
        </w:rPr>
        <w:t>Bryman, Alan</w:t>
      </w:r>
    </w:p>
    <w:p w14:paraId="74E68F2E"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2016</w:t>
      </w:r>
      <w:r w:rsidRPr="007D0FF0">
        <w:rPr>
          <w:rFonts w:asciiTheme="majorHAnsi" w:hAnsiTheme="majorHAnsi"/>
        </w:rPr>
        <w:tab/>
        <w:t>Social research methods: Oxford university press.</w:t>
      </w:r>
    </w:p>
    <w:p w14:paraId="13FB1EDD" w14:textId="77777777" w:rsidR="007D0FF0" w:rsidRPr="007D0FF0" w:rsidRDefault="007D0FF0" w:rsidP="007D0FF0">
      <w:pPr>
        <w:pStyle w:val="EndNoteBibliography"/>
        <w:rPr>
          <w:rFonts w:asciiTheme="majorHAnsi" w:hAnsiTheme="majorHAnsi"/>
        </w:rPr>
      </w:pPr>
      <w:r w:rsidRPr="007D0FF0">
        <w:rPr>
          <w:rFonts w:asciiTheme="majorHAnsi" w:hAnsiTheme="majorHAnsi"/>
        </w:rPr>
        <w:t>Chaganti, Rajasekhar, et al.</w:t>
      </w:r>
    </w:p>
    <w:p w14:paraId="5DD7AC7A"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2021</w:t>
      </w:r>
      <w:r w:rsidRPr="007D0FF0">
        <w:rPr>
          <w:rFonts w:asciiTheme="majorHAnsi" w:hAnsiTheme="majorHAnsi"/>
        </w:rPr>
        <w:tab/>
        <w:t>Stegomalware: A systematic survey of MalwareHiding and detection in images, machine LearningModels and research challenges. arXiv preprint arXiv:2110.02504.</w:t>
      </w:r>
    </w:p>
    <w:p w14:paraId="51055976" w14:textId="77777777" w:rsidR="007D0FF0" w:rsidRPr="007D0FF0" w:rsidRDefault="007D0FF0" w:rsidP="007D0FF0">
      <w:pPr>
        <w:pStyle w:val="EndNoteBibliography"/>
        <w:rPr>
          <w:rFonts w:asciiTheme="majorHAnsi" w:hAnsiTheme="majorHAnsi"/>
        </w:rPr>
      </w:pPr>
      <w:r w:rsidRPr="007D0FF0">
        <w:rPr>
          <w:rFonts w:asciiTheme="majorHAnsi" w:hAnsiTheme="majorHAnsi"/>
        </w:rPr>
        <w:t>Chakravarty, Adit Kumar, et al.</w:t>
      </w:r>
    </w:p>
    <w:p w14:paraId="76B2DF44"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2019</w:t>
      </w:r>
      <w:r w:rsidRPr="007D0FF0">
        <w:rPr>
          <w:rFonts w:asciiTheme="majorHAnsi" w:hAnsiTheme="majorHAnsi"/>
        </w:rPr>
        <w:tab/>
        <w:t>A study of signature-based and behaviour-based malware detection approaches. Int. J. Adv. Res. Ideas Innov. Technol 5(3):1509–1511.</w:t>
      </w:r>
    </w:p>
    <w:p w14:paraId="53A5ADD4" w14:textId="77777777" w:rsidR="007D0FF0" w:rsidRPr="007D0FF0" w:rsidRDefault="007D0FF0" w:rsidP="007D0FF0">
      <w:pPr>
        <w:pStyle w:val="EndNoteBibliography"/>
        <w:rPr>
          <w:rFonts w:asciiTheme="majorHAnsi" w:hAnsiTheme="majorHAnsi"/>
        </w:rPr>
      </w:pPr>
      <w:r w:rsidRPr="007D0FF0">
        <w:rPr>
          <w:rFonts w:asciiTheme="majorHAnsi" w:hAnsiTheme="majorHAnsi"/>
        </w:rPr>
        <w:t>Chang, Ching-Chun, and Isao Echizen</w:t>
      </w:r>
    </w:p>
    <w:p w14:paraId="2923C691"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2025</w:t>
      </w:r>
      <w:r w:rsidRPr="007D0FF0">
        <w:rPr>
          <w:rFonts w:asciiTheme="majorHAnsi" w:hAnsiTheme="majorHAnsi"/>
        </w:rPr>
        <w:tab/>
        <w:t>Steganography Beyond Space-Time With Chain of Multimodal AI Agents. arXiv:2502.18547.</w:t>
      </w:r>
    </w:p>
    <w:p w14:paraId="0404AC25" w14:textId="77777777" w:rsidR="007D0FF0" w:rsidRPr="007D0FF0" w:rsidRDefault="007D0FF0" w:rsidP="007D0FF0">
      <w:pPr>
        <w:pStyle w:val="EndNoteBibliography"/>
        <w:rPr>
          <w:rFonts w:asciiTheme="majorHAnsi" w:hAnsiTheme="majorHAnsi"/>
        </w:rPr>
      </w:pPr>
      <w:r w:rsidRPr="007D0FF0">
        <w:rPr>
          <w:rFonts w:asciiTheme="majorHAnsi" w:hAnsiTheme="majorHAnsi"/>
        </w:rPr>
        <w:t>Cheddad, Abbas, et al.</w:t>
      </w:r>
    </w:p>
    <w:p w14:paraId="1446FF9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2010</w:t>
      </w:r>
      <w:r w:rsidRPr="007D0FF0">
        <w:rPr>
          <w:rFonts w:asciiTheme="majorHAnsi" w:hAnsiTheme="majorHAnsi"/>
        </w:rPr>
        <w:tab/>
        <w:t>Digital image steganography: Survey and analysis of current methods. Signal processing 90(3):727–752.</w:t>
      </w:r>
    </w:p>
    <w:p w14:paraId="33F68318" w14:textId="77777777" w:rsidR="007D0FF0" w:rsidRPr="007D0FF0" w:rsidRDefault="007D0FF0" w:rsidP="007D0FF0">
      <w:pPr>
        <w:pStyle w:val="EndNoteBibliography"/>
        <w:rPr>
          <w:rFonts w:asciiTheme="majorHAnsi" w:hAnsiTheme="majorHAnsi"/>
        </w:rPr>
      </w:pPr>
      <w:r w:rsidRPr="007D0FF0">
        <w:rPr>
          <w:rFonts w:asciiTheme="majorHAnsi" w:hAnsiTheme="majorHAnsi"/>
        </w:rPr>
        <w:t>Choudhary, Utkarsh, and Parul Agarwal</w:t>
      </w:r>
    </w:p>
    <w:p w14:paraId="686885D7"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Image Steganography Combined with Cryptography for Covert Communication. Proceedings of the 2024 Sixteenth International Conference on Contemporary Computing, 2024, pp. 207–212.</w:t>
      </w:r>
    </w:p>
    <w:p w14:paraId="0BB65FD0" w14:textId="77777777" w:rsidR="007D0FF0" w:rsidRPr="007D0FF0" w:rsidRDefault="007D0FF0" w:rsidP="007D0FF0">
      <w:pPr>
        <w:pStyle w:val="EndNoteBibliography"/>
        <w:rPr>
          <w:rFonts w:asciiTheme="majorHAnsi" w:hAnsiTheme="majorHAnsi"/>
        </w:rPr>
      </w:pPr>
      <w:r w:rsidRPr="007D0FF0">
        <w:rPr>
          <w:rFonts w:asciiTheme="majorHAnsi" w:hAnsiTheme="majorHAnsi"/>
        </w:rPr>
        <w:t>Coscia, Antonio, et al.</w:t>
      </w:r>
    </w:p>
    <w:p w14:paraId="52AE176F"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2025</w:t>
      </w:r>
      <w:r w:rsidRPr="007D0FF0">
        <w:rPr>
          <w:rFonts w:asciiTheme="majorHAnsi" w:hAnsiTheme="majorHAnsi"/>
        </w:rPr>
        <w:tab/>
        <w:t>APIARY: An API-based automatic rule generator for yara to enhance malware detection. Computers &amp; Security 153:104397.</w:t>
      </w:r>
    </w:p>
    <w:p w14:paraId="7296B880" w14:textId="77777777" w:rsidR="007D0FF0" w:rsidRPr="007D0FF0" w:rsidRDefault="007D0FF0" w:rsidP="007D0FF0">
      <w:pPr>
        <w:pStyle w:val="EndNoteBibliography"/>
        <w:rPr>
          <w:rFonts w:asciiTheme="majorHAnsi" w:hAnsiTheme="majorHAnsi"/>
        </w:rPr>
      </w:pPr>
      <w:r w:rsidRPr="007D0FF0">
        <w:rPr>
          <w:rFonts w:asciiTheme="majorHAnsi" w:hAnsiTheme="majorHAnsi"/>
        </w:rPr>
        <w:t>Creswell, John W, and J David Creswell</w:t>
      </w:r>
    </w:p>
    <w:p w14:paraId="423440A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2017</w:t>
      </w:r>
      <w:r w:rsidRPr="007D0FF0">
        <w:rPr>
          <w:rFonts w:asciiTheme="majorHAnsi" w:hAnsiTheme="majorHAnsi"/>
        </w:rPr>
        <w:tab/>
        <w:t>Research design: Qualitative, quantitative, and mixed methods approaches: Sage publications.</w:t>
      </w:r>
    </w:p>
    <w:p w14:paraId="2068B874" w14:textId="77777777" w:rsidR="007D0FF0" w:rsidRPr="007D0FF0" w:rsidRDefault="007D0FF0" w:rsidP="007D0FF0">
      <w:pPr>
        <w:pStyle w:val="EndNoteBibliography"/>
        <w:rPr>
          <w:rFonts w:asciiTheme="majorHAnsi" w:hAnsiTheme="majorHAnsi"/>
        </w:rPr>
      </w:pPr>
      <w:r w:rsidRPr="007D0FF0">
        <w:rPr>
          <w:rFonts w:asciiTheme="majorHAnsi" w:hAnsiTheme="majorHAnsi"/>
        </w:rPr>
        <w:t>De La Croix, Ntivuguruzwa Jean, Tohari Ahmad, and Fengling Han</w:t>
      </w:r>
    </w:p>
    <w:p w14:paraId="7A45A9C5"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Comprehensive survey on image steganalysis using deep learning. array 22:100353.</w:t>
      </w:r>
    </w:p>
    <w:p w14:paraId="4C1F785A" w14:textId="77777777" w:rsidR="007D0FF0" w:rsidRPr="007D0FF0" w:rsidRDefault="007D0FF0" w:rsidP="007D0FF0">
      <w:pPr>
        <w:pStyle w:val="EndNoteBibliography"/>
        <w:rPr>
          <w:rFonts w:asciiTheme="majorHAnsi" w:hAnsiTheme="majorHAnsi"/>
        </w:rPr>
      </w:pPr>
      <w:r w:rsidRPr="007D0FF0">
        <w:rPr>
          <w:rFonts w:asciiTheme="majorHAnsi" w:hAnsiTheme="majorHAnsi"/>
        </w:rPr>
        <w:t>Dell’Orco, Danilo, et al.</w:t>
      </w:r>
    </w:p>
    <w:p w14:paraId="0219A441"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2025a</w:t>
      </w:r>
      <w:r w:rsidRPr="007D0FF0">
        <w:rPr>
          <w:rFonts w:asciiTheme="majorHAnsi" w:hAnsiTheme="majorHAnsi"/>
        </w:rPr>
        <w:tab/>
        <w:t>Would you mind hiding my malware? Building malicious Android apps with StegoPack. Pervasive and Mobile Computing:102060.</w:t>
      </w:r>
    </w:p>
    <w:p w14:paraId="35198D37" w14:textId="77777777" w:rsidR="007D0FF0" w:rsidRPr="007D0FF0" w:rsidRDefault="007D0FF0" w:rsidP="007D0FF0">
      <w:pPr>
        <w:pStyle w:val="EndNoteBibliography"/>
        <w:rPr>
          <w:rFonts w:asciiTheme="majorHAnsi" w:hAnsiTheme="majorHAnsi"/>
        </w:rPr>
      </w:pPr>
      <w:r w:rsidRPr="007D0FF0">
        <w:rPr>
          <w:rFonts w:asciiTheme="majorHAnsi" w:hAnsiTheme="majorHAnsi"/>
        </w:rPr>
        <w:t>Dell’Orco, Danilo, et al.</w:t>
      </w:r>
    </w:p>
    <w:p w14:paraId="528B2F6E"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2025b</w:t>
      </w:r>
      <w:r w:rsidRPr="007D0FF0">
        <w:rPr>
          <w:rFonts w:asciiTheme="majorHAnsi" w:hAnsiTheme="majorHAnsi"/>
        </w:rPr>
        <w:tab/>
        <w:t>Challenging Antivirus against Elusive Android Malware over Time. Proceedings of the 2025 Italian Conference on Cybersecurity, ITASEC. CEURWS. org, 2025b.</w:t>
      </w:r>
    </w:p>
    <w:p w14:paraId="7063DE0A" w14:textId="77777777" w:rsidR="007D0FF0" w:rsidRPr="007D0FF0" w:rsidRDefault="007D0FF0" w:rsidP="007D0FF0">
      <w:pPr>
        <w:pStyle w:val="EndNoteBibliography"/>
        <w:rPr>
          <w:rFonts w:asciiTheme="majorHAnsi" w:hAnsiTheme="majorHAnsi"/>
        </w:rPr>
      </w:pPr>
      <w:r w:rsidRPr="007D0FF0">
        <w:rPr>
          <w:rFonts w:asciiTheme="majorHAnsi" w:hAnsiTheme="majorHAnsi"/>
        </w:rPr>
        <w:t>Deng, Jingyi, et al.</w:t>
      </w:r>
    </w:p>
    <w:p w14:paraId="30DC9D07"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A survey of defenses against ai-generated visual media: Detection, disruption, and authentication. arXiv:2407.10575.</w:t>
      </w:r>
    </w:p>
    <w:p w14:paraId="5B2AE549" w14:textId="77777777" w:rsidR="007D0FF0" w:rsidRPr="007D0FF0" w:rsidRDefault="007D0FF0" w:rsidP="007D0FF0">
      <w:pPr>
        <w:pStyle w:val="EndNoteBibliography"/>
        <w:rPr>
          <w:rFonts w:asciiTheme="majorHAnsi" w:hAnsiTheme="majorHAnsi"/>
        </w:rPr>
      </w:pPr>
      <w:r w:rsidRPr="007D0FF0">
        <w:rPr>
          <w:rFonts w:asciiTheme="majorHAnsi" w:hAnsiTheme="majorHAnsi"/>
        </w:rPr>
        <w:t>Desoky, Abdelrahman</w:t>
      </w:r>
    </w:p>
    <w:p w14:paraId="210952DC"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2011</w:t>
      </w:r>
      <w:r w:rsidRPr="007D0FF0">
        <w:rPr>
          <w:rFonts w:asciiTheme="majorHAnsi" w:hAnsiTheme="majorHAnsi"/>
        </w:rPr>
        <w:tab/>
        <w:t>Edustega: an education-centric steganography methodology. International Journal of Security and Networks 6(2-3):153–173.</w:t>
      </w:r>
    </w:p>
    <w:p w14:paraId="431B8E47" w14:textId="77777777" w:rsidR="007D0FF0" w:rsidRPr="007D0FF0" w:rsidRDefault="007D0FF0" w:rsidP="007D0FF0">
      <w:pPr>
        <w:pStyle w:val="EndNoteBibliography"/>
        <w:rPr>
          <w:rFonts w:asciiTheme="majorHAnsi" w:hAnsiTheme="majorHAnsi"/>
        </w:rPr>
      </w:pPr>
      <w:r w:rsidRPr="007D0FF0">
        <w:rPr>
          <w:rFonts w:asciiTheme="majorHAnsi" w:hAnsiTheme="majorHAnsi"/>
        </w:rPr>
        <w:t>Diepenbroek, Martine</w:t>
      </w:r>
    </w:p>
    <w:p w14:paraId="68AB8B6B"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Secretive Spartans: Herodotus' views towards secret communication in Persia and Sparta and its effect on post-Herodotean sources.</w:t>
      </w:r>
    </w:p>
    <w:p w14:paraId="4C835B1C" w14:textId="77777777" w:rsidR="007D0FF0" w:rsidRPr="007D0FF0" w:rsidRDefault="007D0FF0" w:rsidP="007D0FF0">
      <w:pPr>
        <w:pStyle w:val="EndNoteBibliography"/>
        <w:rPr>
          <w:rFonts w:asciiTheme="majorHAnsi" w:hAnsiTheme="majorHAnsi"/>
        </w:rPr>
      </w:pPr>
      <w:r w:rsidRPr="007D0FF0">
        <w:rPr>
          <w:rFonts w:asciiTheme="majorHAnsi" w:hAnsiTheme="majorHAnsi"/>
        </w:rPr>
        <w:t>Dittmann, Jana, et al.</w:t>
      </w:r>
    </w:p>
    <w:p w14:paraId="0AFB84DC"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Forensic trace analysis for MP3 based stego-malware: Exemplary study for stego-algorithm and capacity attribution to derive YARA rules for malware identification. Proceedings of the 2024 ACM Workshop on Information Hiding and Multimedia Security, 2024, pp. 101–112.</w:t>
      </w:r>
    </w:p>
    <w:p w14:paraId="0E8817C8" w14:textId="77777777" w:rsidR="007D0FF0" w:rsidRPr="007D0FF0" w:rsidRDefault="007D0FF0" w:rsidP="007D0FF0">
      <w:pPr>
        <w:pStyle w:val="EndNoteBibliography"/>
        <w:rPr>
          <w:rFonts w:asciiTheme="majorHAnsi" w:hAnsiTheme="majorHAnsi"/>
        </w:rPr>
      </w:pPr>
      <w:r w:rsidRPr="007D0FF0">
        <w:rPr>
          <w:rFonts w:asciiTheme="majorHAnsi" w:hAnsiTheme="majorHAnsi"/>
        </w:rPr>
        <w:t>Eid, Wafa M, et al.</w:t>
      </w:r>
    </w:p>
    <w:p w14:paraId="29032DF2"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2022</w:t>
      </w:r>
      <w:r w:rsidRPr="007D0FF0">
        <w:rPr>
          <w:rFonts w:asciiTheme="majorHAnsi" w:hAnsiTheme="majorHAnsi"/>
        </w:rPr>
        <w:tab/>
        <w:t>Digital image steganalysis: current methodologies and future challenges. Ieee Access 10:92321–92336.</w:t>
      </w:r>
    </w:p>
    <w:p w14:paraId="64A2004F" w14:textId="77777777" w:rsidR="007D0FF0" w:rsidRPr="007D0FF0" w:rsidRDefault="007D0FF0" w:rsidP="007D0FF0">
      <w:pPr>
        <w:pStyle w:val="EndNoteBibliography"/>
        <w:rPr>
          <w:rFonts w:asciiTheme="majorHAnsi" w:hAnsiTheme="majorHAnsi"/>
        </w:rPr>
      </w:pPr>
      <w:r w:rsidRPr="007D0FF0">
        <w:rPr>
          <w:rFonts w:asciiTheme="majorHAnsi" w:hAnsiTheme="majorHAnsi"/>
        </w:rPr>
        <w:t>Emad, Elshazly, et al.</w:t>
      </w:r>
    </w:p>
    <w:p w14:paraId="304BE13E"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2018</w:t>
      </w:r>
      <w:r w:rsidRPr="007D0FF0">
        <w:rPr>
          <w:rFonts w:asciiTheme="majorHAnsi" w:hAnsiTheme="majorHAnsi"/>
        </w:rPr>
        <w:tab/>
        <w:t>A secure image steganography algorithm based on least significant bit and integer wavelet transform. Journal of Systems Engineering and Electronics 29(3):639–649.</w:t>
      </w:r>
    </w:p>
    <w:p w14:paraId="0801030F" w14:textId="77777777" w:rsidR="007D0FF0" w:rsidRPr="007D0FF0" w:rsidRDefault="007D0FF0" w:rsidP="007D0FF0">
      <w:pPr>
        <w:pStyle w:val="EndNoteBibliography"/>
        <w:rPr>
          <w:rFonts w:asciiTheme="majorHAnsi" w:hAnsiTheme="majorHAnsi"/>
        </w:rPr>
      </w:pPr>
      <w:r w:rsidRPr="007D0FF0">
        <w:rPr>
          <w:rFonts w:asciiTheme="majorHAnsi" w:hAnsiTheme="majorHAnsi"/>
        </w:rPr>
        <w:t>Evsutin, Oleg, Anna Melman, and Roman Meshcheryakov</w:t>
      </w:r>
    </w:p>
    <w:p w14:paraId="6EC8A108"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2020</w:t>
      </w:r>
      <w:r w:rsidRPr="007D0FF0">
        <w:rPr>
          <w:rFonts w:asciiTheme="majorHAnsi" w:hAnsiTheme="majorHAnsi"/>
        </w:rPr>
        <w:tab/>
        <w:t>Digital steganography and watermarking for digital images: A review of current research directions. IEEE Access 8:166589–166611.</w:t>
      </w:r>
    </w:p>
    <w:p w14:paraId="41F2ED94" w14:textId="77777777" w:rsidR="007D0FF0" w:rsidRPr="007D0FF0" w:rsidRDefault="007D0FF0" w:rsidP="007D0FF0">
      <w:pPr>
        <w:pStyle w:val="EndNoteBibliography"/>
        <w:rPr>
          <w:rFonts w:asciiTheme="majorHAnsi" w:hAnsiTheme="majorHAnsi"/>
        </w:rPr>
      </w:pPr>
      <w:r w:rsidRPr="007D0FF0">
        <w:rPr>
          <w:rFonts w:asciiTheme="majorHAnsi" w:hAnsiTheme="majorHAnsi"/>
        </w:rPr>
        <w:t>Frith, David</w:t>
      </w:r>
    </w:p>
    <w:p w14:paraId="2BEDEF21"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2007</w:t>
      </w:r>
      <w:r w:rsidRPr="007D0FF0">
        <w:rPr>
          <w:rFonts w:asciiTheme="majorHAnsi" w:hAnsiTheme="majorHAnsi"/>
        </w:rPr>
        <w:tab/>
        <w:t>Steganography approaches, options, and implications. Network Security 2007(8):4–7.</w:t>
      </w:r>
    </w:p>
    <w:p w14:paraId="0A4B9C3F" w14:textId="77777777" w:rsidR="007D0FF0" w:rsidRPr="007D0FF0" w:rsidRDefault="007D0FF0" w:rsidP="007D0FF0">
      <w:pPr>
        <w:pStyle w:val="EndNoteBibliography"/>
        <w:rPr>
          <w:rFonts w:asciiTheme="majorHAnsi" w:hAnsiTheme="majorHAnsi"/>
        </w:rPr>
      </w:pPr>
      <w:r w:rsidRPr="007D0FF0">
        <w:rPr>
          <w:rFonts w:asciiTheme="majorHAnsi" w:hAnsiTheme="majorHAnsi"/>
        </w:rPr>
        <w:t>Gao, Kai, et al.</w:t>
      </w:r>
    </w:p>
    <w:p w14:paraId="082C8445"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2022</w:t>
      </w:r>
      <w:r w:rsidRPr="007D0FF0">
        <w:rPr>
          <w:rFonts w:asciiTheme="majorHAnsi" w:hAnsiTheme="majorHAnsi"/>
        </w:rPr>
        <w:tab/>
        <w:t>Steganographic secret sharing via AI-generated photorealistic images. EURASIP Journal on Wireless Communications and Networking 2022(1):119.</w:t>
      </w:r>
    </w:p>
    <w:p w14:paraId="52CEA543" w14:textId="77777777" w:rsidR="007D0FF0" w:rsidRPr="007D0FF0" w:rsidRDefault="007D0FF0" w:rsidP="007D0FF0">
      <w:pPr>
        <w:pStyle w:val="EndNoteBibliography"/>
        <w:rPr>
          <w:rFonts w:asciiTheme="majorHAnsi" w:hAnsiTheme="majorHAnsi"/>
        </w:rPr>
      </w:pPr>
      <w:r w:rsidRPr="007D0FF0">
        <w:rPr>
          <w:rFonts w:asciiTheme="majorHAnsi" w:hAnsiTheme="majorHAnsi"/>
        </w:rPr>
        <w:t>Gazo, Dakouri, Asma Patel, and Mohammad Hasan</w:t>
      </w:r>
    </w:p>
    <w:p w14:paraId="06758116"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Effectiveness of Malware Incident Management in Security Operations Centres: Trends, Challenges and Research Directions. ICISSP:162–169.</w:t>
      </w:r>
    </w:p>
    <w:p w14:paraId="6189D64A" w14:textId="77777777" w:rsidR="007D0FF0" w:rsidRPr="007D0FF0" w:rsidRDefault="007D0FF0" w:rsidP="007D0FF0">
      <w:pPr>
        <w:pStyle w:val="EndNoteBibliography"/>
        <w:rPr>
          <w:rFonts w:asciiTheme="majorHAnsi" w:hAnsiTheme="majorHAnsi"/>
        </w:rPr>
      </w:pPr>
      <w:r w:rsidRPr="007D0FF0">
        <w:rPr>
          <w:rFonts w:asciiTheme="majorHAnsi" w:hAnsiTheme="majorHAnsi"/>
        </w:rPr>
        <w:t>Georges, Jeanne, and Dalia A Magdi</w:t>
      </w:r>
    </w:p>
    <w:p w14:paraId="1F24EE3B"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2020</w:t>
      </w:r>
      <w:r w:rsidRPr="007D0FF0">
        <w:rPr>
          <w:rFonts w:asciiTheme="majorHAnsi" w:hAnsiTheme="majorHAnsi"/>
        </w:rPr>
        <w:tab/>
        <w:t>Using artificial intelligence approaches for image steganography: a review. Internet of Things—Applications and Future: Proceedings of ITAF 2019:239–247.</w:t>
      </w:r>
    </w:p>
    <w:p w14:paraId="70E2BD68" w14:textId="77777777" w:rsidR="007D0FF0" w:rsidRPr="007D0FF0" w:rsidRDefault="007D0FF0" w:rsidP="007D0FF0">
      <w:pPr>
        <w:pStyle w:val="EndNoteBibliography"/>
        <w:rPr>
          <w:rFonts w:asciiTheme="majorHAnsi" w:hAnsiTheme="majorHAnsi"/>
        </w:rPr>
      </w:pPr>
      <w:r w:rsidRPr="007D0FF0">
        <w:rPr>
          <w:rFonts w:asciiTheme="majorHAnsi" w:hAnsiTheme="majorHAnsi"/>
        </w:rPr>
        <w:t>Ghamizi, Salah, et al.</w:t>
      </w:r>
    </w:p>
    <w:p w14:paraId="798FDD1B"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2021</w:t>
      </w:r>
      <w:r w:rsidRPr="007D0FF0">
        <w:rPr>
          <w:rFonts w:asciiTheme="majorHAnsi" w:hAnsiTheme="majorHAnsi"/>
        </w:rPr>
        <w:tab/>
        <w:t>Evasion attack steganography: Turning vulnerability of machine learning to adversarial attacks into a real-world application. Proceedings of the IEEE/CVF International conference on computer vision, 2021, pp. 31–40.</w:t>
      </w:r>
    </w:p>
    <w:p w14:paraId="04B0D3FE" w14:textId="77777777" w:rsidR="007D0FF0" w:rsidRPr="007D0FF0" w:rsidRDefault="007D0FF0" w:rsidP="007D0FF0">
      <w:pPr>
        <w:pStyle w:val="EndNoteBibliography"/>
        <w:rPr>
          <w:rFonts w:asciiTheme="majorHAnsi" w:hAnsiTheme="majorHAnsi"/>
        </w:rPr>
      </w:pPr>
      <w:r w:rsidRPr="007D0FF0">
        <w:rPr>
          <w:rFonts w:asciiTheme="majorHAnsi" w:hAnsiTheme="majorHAnsi"/>
        </w:rPr>
        <w:t>Greco, Claudia, and Michele Ianni</w:t>
      </w:r>
    </w:p>
    <w:p w14:paraId="5B705445"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2025</w:t>
      </w:r>
      <w:r w:rsidRPr="007D0FF0">
        <w:rPr>
          <w:rFonts w:asciiTheme="majorHAnsi" w:hAnsiTheme="majorHAnsi"/>
        </w:rPr>
        <w:tab/>
        <w:t>A cross-architecture malware detection approach based on intermediate representation. Journal of Information Security and Applications 93:104117.</w:t>
      </w:r>
    </w:p>
    <w:p w14:paraId="4B649DC2" w14:textId="77777777" w:rsidR="007D0FF0" w:rsidRPr="007D0FF0" w:rsidRDefault="007D0FF0" w:rsidP="007D0FF0">
      <w:pPr>
        <w:pStyle w:val="EndNoteBibliography"/>
        <w:rPr>
          <w:rFonts w:asciiTheme="majorHAnsi" w:hAnsiTheme="majorHAnsi"/>
        </w:rPr>
      </w:pPr>
      <w:r w:rsidRPr="007D0FF0">
        <w:rPr>
          <w:rFonts w:asciiTheme="majorHAnsi" w:hAnsiTheme="majorHAnsi"/>
        </w:rPr>
        <w:t>Groenveld, Niels</w:t>
      </w:r>
    </w:p>
    <w:p w14:paraId="528B5055"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YARA Rule Crafting: A Deep Dive into Signature-Based Threat Hunting Strategies.</w:t>
      </w:r>
    </w:p>
    <w:p w14:paraId="1CC18922" w14:textId="77777777" w:rsidR="007D0FF0" w:rsidRPr="007D0FF0" w:rsidRDefault="007D0FF0" w:rsidP="007D0FF0">
      <w:pPr>
        <w:pStyle w:val="EndNoteBibliography"/>
        <w:rPr>
          <w:rFonts w:asciiTheme="majorHAnsi" w:hAnsiTheme="majorHAnsi"/>
        </w:rPr>
      </w:pPr>
      <w:r w:rsidRPr="007D0FF0">
        <w:rPr>
          <w:rFonts w:asciiTheme="majorHAnsi" w:hAnsiTheme="majorHAnsi"/>
        </w:rPr>
        <w:t>Guo, Yang</w:t>
      </w:r>
    </w:p>
    <w:p w14:paraId="61A2A8FE"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A review of machine learning-based zero-day attack detection: Challenges and future directions. Computer communications 198:175–185.</w:t>
      </w:r>
    </w:p>
    <w:p w14:paraId="266E01A4" w14:textId="77777777" w:rsidR="007D0FF0" w:rsidRPr="007D0FF0" w:rsidRDefault="007D0FF0" w:rsidP="007D0FF0">
      <w:pPr>
        <w:pStyle w:val="EndNoteBibliography"/>
        <w:rPr>
          <w:rFonts w:asciiTheme="majorHAnsi" w:hAnsiTheme="majorHAnsi"/>
        </w:rPr>
      </w:pPr>
      <w:r w:rsidRPr="007D0FF0">
        <w:rPr>
          <w:rFonts w:asciiTheme="majorHAnsi" w:hAnsiTheme="majorHAnsi"/>
        </w:rPr>
        <w:t>Gupta, Shailender, Ankur Goyal, and Bharat Bhushan</w:t>
      </w:r>
    </w:p>
    <w:p w14:paraId="27EB1D7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2012</w:t>
      </w:r>
      <w:r w:rsidRPr="007D0FF0">
        <w:rPr>
          <w:rFonts w:asciiTheme="majorHAnsi" w:hAnsiTheme="majorHAnsi"/>
        </w:rPr>
        <w:tab/>
        <w:t>Information hiding using least significant bit steganography and cryptography. International Journal of Modern Education and Computer Science 4(6):27.</w:t>
      </w:r>
    </w:p>
    <w:p w14:paraId="79B49644" w14:textId="77777777" w:rsidR="007D0FF0" w:rsidRPr="007D0FF0" w:rsidRDefault="007D0FF0" w:rsidP="007D0FF0">
      <w:pPr>
        <w:pStyle w:val="EndNoteBibliography"/>
        <w:rPr>
          <w:rFonts w:asciiTheme="majorHAnsi" w:hAnsiTheme="majorHAnsi"/>
        </w:rPr>
      </w:pPr>
      <w:r w:rsidRPr="007D0FF0">
        <w:rPr>
          <w:rFonts w:asciiTheme="majorHAnsi" w:hAnsiTheme="majorHAnsi"/>
        </w:rPr>
        <w:t>Hammad, Omar Mejbel, et al.</w:t>
      </w:r>
    </w:p>
    <w:p w14:paraId="1731D3C9"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An Overview of Image Steganography Techniques: Historical Development, Methodologies, and Evaluation Criteria. SHIFRA 2024:74–87.</w:t>
      </w:r>
    </w:p>
    <w:p w14:paraId="40AE8F96" w14:textId="77777777" w:rsidR="007D0FF0" w:rsidRPr="007D0FF0" w:rsidRDefault="007D0FF0" w:rsidP="007D0FF0">
      <w:pPr>
        <w:pStyle w:val="EndNoteBibliography"/>
        <w:rPr>
          <w:rFonts w:asciiTheme="majorHAnsi" w:hAnsiTheme="majorHAnsi"/>
        </w:rPr>
      </w:pPr>
      <w:r w:rsidRPr="007D0FF0">
        <w:rPr>
          <w:rFonts w:asciiTheme="majorHAnsi" w:hAnsiTheme="majorHAnsi"/>
        </w:rPr>
        <w:t>Hammadeh, Karam, and M Kavitha</w:t>
      </w:r>
    </w:p>
    <w:p w14:paraId="52AA8C2B"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Unraveling ransomware: Detecting threats with advanced machine learning algorithms. International Journal of Advanced Computer Science and Applications 14(9).</w:t>
      </w:r>
    </w:p>
    <w:p w14:paraId="12BA94B9" w14:textId="77777777" w:rsidR="007D0FF0" w:rsidRPr="007D0FF0" w:rsidRDefault="007D0FF0" w:rsidP="007D0FF0">
      <w:pPr>
        <w:pStyle w:val="EndNoteBibliography"/>
        <w:rPr>
          <w:rFonts w:asciiTheme="majorHAnsi" w:hAnsiTheme="majorHAnsi"/>
        </w:rPr>
      </w:pPr>
      <w:r w:rsidRPr="007D0FF0">
        <w:rPr>
          <w:rFonts w:asciiTheme="majorHAnsi" w:hAnsiTheme="majorHAnsi"/>
        </w:rPr>
        <w:t>Hasan, Nazmul, et al.</w:t>
      </w:r>
    </w:p>
    <w:p w14:paraId="5C2CD261"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2021</w:t>
      </w:r>
      <w:r w:rsidRPr="007D0FF0">
        <w:rPr>
          <w:rFonts w:asciiTheme="majorHAnsi" w:hAnsiTheme="majorHAnsi"/>
        </w:rPr>
        <w:tab/>
        <w:t>Ethical considerations in research. Journal of Nursing Research, Patient Safety and Practise (JNRPSP) 2799-1210 1(01):1–4.</w:t>
      </w:r>
    </w:p>
    <w:p w14:paraId="292EE718" w14:textId="77777777" w:rsidR="007D0FF0" w:rsidRPr="007D0FF0" w:rsidRDefault="007D0FF0" w:rsidP="007D0FF0">
      <w:pPr>
        <w:pStyle w:val="EndNoteBibliography"/>
        <w:rPr>
          <w:rFonts w:asciiTheme="majorHAnsi" w:hAnsiTheme="majorHAnsi"/>
        </w:rPr>
      </w:pPr>
      <w:r w:rsidRPr="007D0FF0">
        <w:rPr>
          <w:rFonts w:asciiTheme="majorHAnsi" w:hAnsiTheme="majorHAnsi"/>
        </w:rPr>
        <w:t>Hevner, Alan, et al.</w:t>
      </w:r>
    </w:p>
    <w:p w14:paraId="20962A25"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2004</w:t>
      </w:r>
      <w:r w:rsidRPr="007D0FF0">
        <w:rPr>
          <w:rFonts w:asciiTheme="majorHAnsi" w:hAnsiTheme="majorHAnsi"/>
        </w:rPr>
        <w:tab/>
        <w:t>Design Science in Information Systems Research. Management Information Systems Quarterly 28:75.</w:t>
      </w:r>
    </w:p>
    <w:p w14:paraId="73A7B298" w14:textId="77777777" w:rsidR="007D0FF0" w:rsidRPr="007D0FF0" w:rsidRDefault="007D0FF0" w:rsidP="007D0FF0">
      <w:pPr>
        <w:pStyle w:val="EndNoteBibliography"/>
        <w:rPr>
          <w:rFonts w:asciiTheme="majorHAnsi" w:hAnsiTheme="majorHAnsi"/>
        </w:rPr>
      </w:pPr>
      <w:r w:rsidRPr="007D0FF0">
        <w:rPr>
          <w:rFonts w:asciiTheme="majorHAnsi" w:hAnsiTheme="majorHAnsi"/>
        </w:rPr>
        <w:t>Hussain Hussain, Raheel Abbas</w:t>
      </w:r>
    </w:p>
    <w:p w14:paraId="50CF09A4"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2025</w:t>
      </w:r>
      <w:r w:rsidRPr="007D0FF0">
        <w:rPr>
          <w:rFonts w:asciiTheme="majorHAnsi" w:hAnsiTheme="majorHAnsi"/>
        </w:rPr>
        <w:tab/>
        <w:t>Evaluating antivirus software: a comparative analysis of detection methodologies and performance metrics in modern antivirus solutions.</w:t>
      </w:r>
    </w:p>
    <w:p w14:paraId="0AD130A1" w14:textId="77777777" w:rsidR="007D0FF0" w:rsidRPr="007D0FF0" w:rsidRDefault="007D0FF0" w:rsidP="007D0FF0">
      <w:pPr>
        <w:pStyle w:val="EndNoteBibliography"/>
        <w:rPr>
          <w:rFonts w:asciiTheme="majorHAnsi" w:hAnsiTheme="majorHAnsi"/>
        </w:rPr>
      </w:pPr>
      <w:r w:rsidRPr="007D0FF0">
        <w:rPr>
          <w:rFonts w:asciiTheme="majorHAnsi" w:hAnsiTheme="majorHAnsi"/>
        </w:rPr>
        <w:t>Jardine, Eric</w:t>
      </w:r>
    </w:p>
    <w:p w14:paraId="30228EEB"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2020</w:t>
      </w:r>
      <w:r w:rsidRPr="007D0FF0">
        <w:rPr>
          <w:rFonts w:asciiTheme="majorHAnsi" w:hAnsiTheme="majorHAnsi"/>
        </w:rPr>
        <w:tab/>
        <w:t>The case against commercial antivirus software: Risk homeostasis and information problems in cybersecurity. Risk analysis 40(8):1571–1588.</w:t>
      </w:r>
    </w:p>
    <w:p w14:paraId="5B22F5A7" w14:textId="77777777" w:rsidR="007D0FF0" w:rsidRPr="007D0FF0" w:rsidRDefault="007D0FF0" w:rsidP="007D0FF0">
      <w:pPr>
        <w:pStyle w:val="EndNoteBibliography"/>
        <w:rPr>
          <w:rFonts w:asciiTheme="majorHAnsi" w:hAnsiTheme="majorHAnsi"/>
        </w:rPr>
      </w:pPr>
      <w:r w:rsidRPr="007D0FF0">
        <w:rPr>
          <w:rFonts w:asciiTheme="majorHAnsi" w:hAnsiTheme="majorHAnsi"/>
        </w:rPr>
        <w:t>Jiang, Yuchen, et al.</w:t>
      </w:r>
    </w:p>
    <w:p w14:paraId="416B7E95"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2022</w:t>
      </w:r>
      <w:r w:rsidRPr="007D0FF0">
        <w:rPr>
          <w:rFonts w:asciiTheme="majorHAnsi" w:hAnsiTheme="majorHAnsi"/>
        </w:rPr>
        <w:tab/>
        <w:t>Quo vadis artificial intelligence? Discover Artificial Intelligence 2(1):4.</w:t>
      </w:r>
    </w:p>
    <w:p w14:paraId="6C4C94AB" w14:textId="77777777" w:rsidR="007D0FF0" w:rsidRPr="007D0FF0" w:rsidRDefault="007D0FF0" w:rsidP="007D0FF0">
      <w:pPr>
        <w:pStyle w:val="EndNoteBibliography"/>
        <w:rPr>
          <w:rFonts w:asciiTheme="majorHAnsi" w:hAnsiTheme="majorHAnsi"/>
        </w:rPr>
      </w:pPr>
      <w:r w:rsidRPr="007D0FF0">
        <w:rPr>
          <w:rFonts w:asciiTheme="majorHAnsi" w:hAnsiTheme="majorHAnsi"/>
        </w:rPr>
        <w:t>Jordan, Michael I, and Tom M Mitchell</w:t>
      </w:r>
    </w:p>
    <w:p w14:paraId="2D20E5B2"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2015</w:t>
      </w:r>
      <w:r w:rsidRPr="007D0FF0">
        <w:rPr>
          <w:rFonts w:asciiTheme="majorHAnsi" w:hAnsiTheme="majorHAnsi"/>
        </w:rPr>
        <w:tab/>
        <w:t>Machine learning: Trends, perspectives, and prospects. Science 349(6245):255–260.</w:t>
      </w:r>
    </w:p>
    <w:p w14:paraId="6936422E" w14:textId="77777777" w:rsidR="007D0FF0" w:rsidRPr="007D0FF0" w:rsidRDefault="007D0FF0" w:rsidP="007D0FF0">
      <w:pPr>
        <w:pStyle w:val="EndNoteBibliography"/>
        <w:rPr>
          <w:rFonts w:asciiTheme="majorHAnsi" w:hAnsiTheme="majorHAnsi"/>
        </w:rPr>
      </w:pPr>
      <w:r w:rsidRPr="007D0FF0">
        <w:rPr>
          <w:rFonts w:asciiTheme="majorHAnsi" w:hAnsiTheme="majorHAnsi"/>
        </w:rPr>
        <w:t>Joyce, Robert J, et al.</w:t>
      </w:r>
    </w:p>
    <w:p w14:paraId="4FD2D12B"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Avscan2vec: Feature learning on antivirus scan data for production-scale malware corpora. Proceedings of the 16th ACM Workshop on Artificial Intelligence and Security, 2023, pp. 185–196.</w:t>
      </w:r>
    </w:p>
    <w:p w14:paraId="0FF30313" w14:textId="77777777" w:rsidR="007D0FF0" w:rsidRPr="007D0FF0" w:rsidRDefault="007D0FF0" w:rsidP="007D0FF0">
      <w:pPr>
        <w:pStyle w:val="EndNoteBibliography"/>
        <w:rPr>
          <w:rFonts w:asciiTheme="majorHAnsi" w:hAnsiTheme="majorHAnsi"/>
        </w:rPr>
      </w:pPr>
      <w:r w:rsidRPr="007D0FF0">
        <w:rPr>
          <w:rFonts w:asciiTheme="majorHAnsi" w:hAnsiTheme="majorHAnsi"/>
        </w:rPr>
        <w:t>Kasperskyy</w:t>
      </w:r>
    </w:p>
    <w:p w14:paraId="6B738790"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What is steganography? Definition and explanation.</w:t>
      </w:r>
    </w:p>
    <w:p w14:paraId="76930487" w14:textId="77777777" w:rsidR="007D0FF0" w:rsidRPr="007D0FF0" w:rsidRDefault="007D0FF0" w:rsidP="007D0FF0">
      <w:pPr>
        <w:pStyle w:val="EndNoteBibliography"/>
        <w:rPr>
          <w:rFonts w:asciiTheme="majorHAnsi" w:hAnsiTheme="majorHAnsi"/>
        </w:rPr>
      </w:pPr>
      <w:r w:rsidRPr="007D0FF0">
        <w:rPr>
          <w:rFonts w:asciiTheme="majorHAnsi" w:hAnsiTheme="majorHAnsi"/>
        </w:rPr>
        <w:t>Kaur, Navneet, and Sunny Behal</w:t>
      </w:r>
    </w:p>
    <w:p w14:paraId="00B797C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2014</w:t>
      </w:r>
      <w:r w:rsidRPr="007D0FF0">
        <w:rPr>
          <w:rFonts w:asciiTheme="majorHAnsi" w:hAnsiTheme="majorHAnsi"/>
        </w:rPr>
        <w:tab/>
        <w:t>A Survey on various types of Steganography and Analysis of Hiding Techniques. International journal of engineering trends and technology 11(8):388–392.</w:t>
      </w:r>
    </w:p>
    <w:p w14:paraId="76569E08" w14:textId="77777777" w:rsidR="007D0FF0" w:rsidRPr="007D0FF0" w:rsidRDefault="007D0FF0" w:rsidP="007D0FF0">
      <w:pPr>
        <w:pStyle w:val="EndNoteBibliography"/>
        <w:rPr>
          <w:rFonts w:asciiTheme="majorHAnsi" w:hAnsiTheme="majorHAnsi"/>
        </w:rPr>
      </w:pPr>
      <w:r w:rsidRPr="007D0FF0">
        <w:rPr>
          <w:rFonts w:asciiTheme="majorHAnsi" w:hAnsiTheme="majorHAnsi"/>
        </w:rPr>
        <w:t>Khalid, Myra, et al.</w:t>
      </w:r>
    </w:p>
    <w:p w14:paraId="466CEBBC"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2020</w:t>
      </w:r>
      <w:r w:rsidRPr="007D0FF0">
        <w:rPr>
          <w:rFonts w:asciiTheme="majorHAnsi" w:hAnsiTheme="majorHAnsi"/>
        </w:rPr>
        <w:tab/>
        <w:t>Automatic YARA rule generation. 2020 International Conference on Cyber Warfare and Security (ICCWS), 2020, pp. 1–5. IEEE.</w:t>
      </w:r>
    </w:p>
    <w:p w14:paraId="42CE6A9B" w14:textId="77777777" w:rsidR="007D0FF0" w:rsidRPr="007D0FF0" w:rsidRDefault="007D0FF0" w:rsidP="007D0FF0">
      <w:pPr>
        <w:pStyle w:val="EndNoteBibliography"/>
        <w:rPr>
          <w:rFonts w:asciiTheme="majorHAnsi" w:hAnsiTheme="majorHAnsi"/>
        </w:rPr>
      </w:pPr>
      <w:r w:rsidRPr="007D0FF0">
        <w:rPr>
          <w:rFonts w:asciiTheme="majorHAnsi" w:hAnsiTheme="majorHAnsi"/>
        </w:rPr>
        <w:t>Knöchel, Mandy, and Sebastian Karius</w:t>
      </w:r>
    </w:p>
    <w:p w14:paraId="3FA16B2D"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Text Steganography Methods and their Influence in Malware: A Comprehensive Overview and Evaluation. Proceedings of the 2024 ACM Workshop on Information Hiding and Multimedia Security, 2024, pp. 113–124.</w:t>
      </w:r>
    </w:p>
    <w:p w14:paraId="7E75150B" w14:textId="77777777" w:rsidR="007D0FF0" w:rsidRPr="007D0FF0" w:rsidRDefault="007D0FF0" w:rsidP="007D0FF0">
      <w:pPr>
        <w:pStyle w:val="EndNoteBibliography"/>
        <w:rPr>
          <w:rFonts w:asciiTheme="majorHAnsi" w:hAnsiTheme="majorHAnsi"/>
        </w:rPr>
      </w:pPr>
      <w:r w:rsidRPr="007D0FF0">
        <w:rPr>
          <w:rFonts w:asciiTheme="majorHAnsi" w:hAnsiTheme="majorHAnsi"/>
        </w:rPr>
        <w:t>Koptyra, Katarzyna, and Marek R Ogiela</w:t>
      </w:r>
    </w:p>
    <w:p w14:paraId="01064674"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An Efficient Steganographic Protocol for WebP Files. Applied Sciences 13(22):12404.</w:t>
      </w:r>
    </w:p>
    <w:p w14:paraId="12BD3940" w14:textId="77777777" w:rsidR="007D0FF0" w:rsidRPr="007D0FF0" w:rsidRDefault="007D0FF0" w:rsidP="007D0FF0">
      <w:pPr>
        <w:pStyle w:val="EndNoteBibliography"/>
        <w:rPr>
          <w:rFonts w:asciiTheme="majorHAnsi" w:hAnsiTheme="majorHAnsi"/>
        </w:rPr>
      </w:pPr>
      <w:r w:rsidRPr="007D0FF0">
        <w:rPr>
          <w:rFonts w:asciiTheme="majorHAnsi" w:hAnsiTheme="majorHAnsi"/>
        </w:rPr>
        <w:t>Kotronoulas, Grigorios, and Constantina Papadopoulou</w:t>
      </w:r>
    </w:p>
    <w:p w14:paraId="30BDC999"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A primer to experimental and nonexperimental quantitative research: the example case of tobacco-related mouth cancer. Seminars in Oncology Nursing, 2023. Vol. 39, pp. 151396. Elsevier.</w:t>
      </w:r>
    </w:p>
    <w:p w14:paraId="1DC3B74B" w14:textId="77777777" w:rsidR="007D0FF0" w:rsidRPr="007D0FF0" w:rsidRDefault="007D0FF0" w:rsidP="007D0FF0">
      <w:pPr>
        <w:pStyle w:val="EndNoteBibliography"/>
        <w:rPr>
          <w:rFonts w:asciiTheme="majorHAnsi" w:hAnsiTheme="majorHAnsi"/>
        </w:rPr>
      </w:pPr>
      <w:r w:rsidRPr="007D0FF0">
        <w:rPr>
          <w:rFonts w:asciiTheme="majorHAnsi" w:hAnsiTheme="majorHAnsi"/>
        </w:rPr>
        <w:t>Kour, Jasleen, and Deepankar Verma</w:t>
      </w:r>
    </w:p>
    <w:p w14:paraId="22F6DB87"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2014</w:t>
      </w:r>
      <w:r w:rsidRPr="007D0FF0">
        <w:rPr>
          <w:rFonts w:asciiTheme="majorHAnsi" w:hAnsiTheme="majorHAnsi"/>
        </w:rPr>
        <w:tab/>
        <w:t>Steganography techniques–A review paper. International Journal of Emerging Research in Management &amp;Technology ISSN:2278–9359.</w:t>
      </w:r>
    </w:p>
    <w:p w14:paraId="755321CD" w14:textId="77777777" w:rsidR="007D0FF0" w:rsidRPr="007D0FF0" w:rsidRDefault="007D0FF0" w:rsidP="007D0FF0">
      <w:pPr>
        <w:pStyle w:val="EndNoteBibliography"/>
        <w:rPr>
          <w:rFonts w:asciiTheme="majorHAnsi" w:hAnsiTheme="majorHAnsi"/>
        </w:rPr>
      </w:pPr>
      <w:r w:rsidRPr="007D0FF0">
        <w:rPr>
          <w:rFonts w:asciiTheme="majorHAnsi" w:hAnsiTheme="majorHAnsi"/>
        </w:rPr>
        <w:t>Kumar, Arvind, et al.</w:t>
      </w:r>
    </w:p>
    <w:p w14:paraId="10C46496"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Steganography: Unveiling techniques and research agenda.</w:t>
      </w:r>
    </w:p>
    <w:p w14:paraId="730FBFE0" w14:textId="77777777" w:rsidR="007D0FF0" w:rsidRPr="007D0FF0" w:rsidRDefault="007D0FF0" w:rsidP="007D0FF0">
      <w:pPr>
        <w:pStyle w:val="EndNoteBibliography"/>
        <w:rPr>
          <w:rFonts w:asciiTheme="majorHAnsi" w:hAnsiTheme="majorHAnsi"/>
        </w:rPr>
      </w:pPr>
      <w:r w:rsidRPr="007D0FF0">
        <w:rPr>
          <w:rFonts w:asciiTheme="majorHAnsi" w:hAnsiTheme="majorHAnsi"/>
        </w:rPr>
        <w:t>Kumar, Jitendra, Balaji Rajendran, and Sithu D Sudarsan</w:t>
      </w:r>
    </w:p>
    <w:p w14:paraId="3543AC9D"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Zero-day malware classification and detection using machine learning. SN Computer Science 5(1):93.</w:t>
      </w:r>
    </w:p>
    <w:p w14:paraId="798F915F" w14:textId="77777777" w:rsidR="007D0FF0" w:rsidRPr="007D0FF0" w:rsidRDefault="007D0FF0" w:rsidP="007D0FF0">
      <w:pPr>
        <w:pStyle w:val="EndNoteBibliography"/>
        <w:rPr>
          <w:rFonts w:asciiTheme="majorHAnsi" w:hAnsiTheme="majorHAnsi"/>
        </w:rPr>
      </w:pPr>
      <w:r w:rsidRPr="007D0FF0">
        <w:rPr>
          <w:rFonts w:asciiTheme="majorHAnsi" w:hAnsiTheme="majorHAnsi"/>
        </w:rPr>
        <w:t>Leka, Christian, et al.</w:t>
      </w:r>
    </w:p>
    <w:p w14:paraId="1D47F6CA"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2022</w:t>
      </w:r>
      <w:r w:rsidRPr="007D0FF0">
        <w:rPr>
          <w:rFonts w:asciiTheme="majorHAnsi" w:hAnsiTheme="majorHAnsi"/>
        </w:rPr>
        <w:tab/>
        <w:t>A comparative analysis of virustotal and desktop antivirus detection capabilities. 2022 13th International Conference on Information, Intelligence, Systems &amp; Applications (IISA), 2022, pp. 1–6. IEEE.</w:t>
      </w:r>
    </w:p>
    <w:p w14:paraId="4B2A8E8C" w14:textId="77777777" w:rsidR="007D0FF0" w:rsidRPr="007D0FF0" w:rsidRDefault="007D0FF0" w:rsidP="007D0FF0">
      <w:pPr>
        <w:pStyle w:val="EndNoteBibliography"/>
        <w:rPr>
          <w:rFonts w:asciiTheme="majorHAnsi" w:hAnsiTheme="majorHAnsi"/>
        </w:rPr>
      </w:pPr>
      <w:r w:rsidRPr="007D0FF0">
        <w:rPr>
          <w:rFonts w:asciiTheme="majorHAnsi" w:hAnsiTheme="majorHAnsi"/>
        </w:rPr>
        <w:t>Liu, Jia, et al.</w:t>
      </w:r>
    </w:p>
    <w:p w14:paraId="608A5FC5"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2020</w:t>
      </w:r>
      <w:r w:rsidRPr="007D0FF0">
        <w:rPr>
          <w:rFonts w:asciiTheme="majorHAnsi" w:hAnsiTheme="majorHAnsi"/>
        </w:rPr>
        <w:tab/>
        <w:t>Recent advances of image steganography with generative adversarial networks. IEEE Access 8:60575–60597.</w:t>
      </w:r>
    </w:p>
    <w:p w14:paraId="1D257622" w14:textId="77777777" w:rsidR="007D0FF0" w:rsidRPr="007D0FF0" w:rsidRDefault="007D0FF0" w:rsidP="007D0FF0">
      <w:pPr>
        <w:pStyle w:val="EndNoteBibliography"/>
        <w:rPr>
          <w:rFonts w:asciiTheme="majorHAnsi" w:hAnsiTheme="majorHAnsi"/>
        </w:rPr>
      </w:pPr>
      <w:r w:rsidRPr="007D0FF0">
        <w:rPr>
          <w:rFonts w:asciiTheme="majorHAnsi" w:hAnsiTheme="majorHAnsi"/>
        </w:rPr>
        <w:t>Lockett, Adam</w:t>
      </w:r>
    </w:p>
    <w:p w14:paraId="77A6D237"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2021</w:t>
      </w:r>
      <w:r w:rsidRPr="007D0FF0">
        <w:rPr>
          <w:rFonts w:asciiTheme="majorHAnsi" w:hAnsiTheme="majorHAnsi"/>
        </w:rPr>
        <w:tab/>
        <w:t>Assessing the effectiveness of yara rules for signature-based malware detection and classification. arXiv preprint arXiv:2111.13910.</w:t>
      </w:r>
    </w:p>
    <w:p w14:paraId="60551838" w14:textId="77777777" w:rsidR="007D0FF0" w:rsidRPr="007D0FF0" w:rsidRDefault="007D0FF0" w:rsidP="007D0FF0">
      <w:pPr>
        <w:pStyle w:val="EndNoteBibliography"/>
        <w:rPr>
          <w:rFonts w:asciiTheme="majorHAnsi" w:hAnsiTheme="majorHAnsi"/>
        </w:rPr>
      </w:pPr>
      <w:r w:rsidRPr="007D0FF0">
        <w:rPr>
          <w:rFonts w:asciiTheme="majorHAnsi" w:hAnsiTheme="majorHAnsi"/>
        </w:rPr>
        <w:t>Luo, Weiqi, et al.</w:t>
      </w:r>
    </w:p>
    <w:p w14:paraId="782807FE"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A Comprehensive Survey of Digital Image Steganography and Steganalysis. APSIPA Transactions on Signal and Information Processing 13(1).</w:t>
      </w:r>
    </w:p>
    <w:p w14:paraId="2B433012" w14:textId="77777777" w:rsidR="007D0FF0" w:rsidRPr="007D0FF0" w:rsidRDefault="007D0FF0" w:rsidP="007D0FF0">
      <w:pPr>
        <w:pStyle w:val="EndNoteBibliography"/>
        <w:rPr>
          <w:rFonts w:asciiTheme="majorHAnsi" w:hAnsiTheme="majorHAnsi"/>
        </w:rPr>
      </w:pPr>
      <w:r w:rsidRPr="007D0FF0">
        <w:rPr>
          <w:rFonts w:asciiTheme="majorHAnsi" w:hAnsiTheme="majorHAnsi"/>
        </w:rPr>
        <w:t>Mahesh, Batta</w:t>
      </w:r>
    </w:p>
    <w:p w14:paraId="3C93B9A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2020</w:t>
      </w:r>
      <w:r w:rsidRPr="007D0FF0">
        <w:rPr>
          <w:rFonts w:asciiTheme="majorHAnsi" w:hAnsiTheme="majorHAnsi"/>
        </w:rPr>
        <w:tab/>
        <w:t>Machine learning algorithms-a review. International Journal of Science and Research (IJSR).[Internet] 9(1):381–386.</w:t>
      </w:r>
    </w:p>
    <w:p w14:paraId="276CEE7C" w14:textId="77777777" w:rsidR="007D0FF0" w:rsidRPr="007D0FF0" w:rsidRDefault="007D0FF0" w:rsidP="007D0FF0">
      <w:pPr>
        <w:pStyle w:val="EndNoteBibliography"/>
        <w:rPr>
          <w:rFonts w:asciiTheme="majorHAnsi" w:hAnsiTheme="majorHAnsi"/>
        </w:rPr>
      </w:pPr>
      <w:r w:rsidRPr="007D0FF0">
        <w:rPr>
          <w:rFonts w:asciiTheme="majorHAnsi" w:hAnsiTheme="majorHAnsi"/>
        </w:rPr>
        <w:t>Majeed, Mohammed Abdul, et al.</w:t>
      </w:r>
    </w:p>
    <w:p w14:paraId="0D11A4DB"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2021</w:t>
      </w:r>
      <w:r w:rsidRPr="007D0FF0">
        <w:rPr>
          <w:rFonts w:asciiTheme="majorHAnsi" w:hAnsiTheme="majorHAnsi"/>
        </w:rPr>
        <w:tab/>
        <w:t>A review on text steganography techniques. Mathematics 9(21):2829.</w:t>
      </w:r>
    </w:p>
    <w:p w14:paraId="5FDECFFA" w14:textId="77777777" w:rsidR="007D0FF0" w:rsidRPr="007D0FF0" w:rsidRDefault="007D0FF0" w:rsidP="007D0FF0">
      <w:pPr>
        <w:pStyle w:val="EndNoteBibliography"/>
        <w:rPr>
          <w:rFonts w:asciiTheme="majorHAnsi" w:hAnsiTheme="majorHAnsi"/>
        </w:rPr>
      </w:pPr>
      <w:r w:rsidRPr="007D0FF0">
        <w:rPr>
          <w:rFonts w:asciiTheme="majorHAnsi" w:hAnsiTheme="majorHAnsi"/>
        </w:rPr>
        <w:t>Mallick, Md Abu Imran, and Rishab Nath</w:t>
      </w:r>
    </w:p>
    <w:p w14:paraId="4B0DE01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Navigating the cyber security landscape: A comprehensive review of cyber-attacks, emerging trends, and recent developments. World Scientific News 190(1):1–69.</w:t>
      </w:r>
    </w:p>
    <w:p w14:paraId="0FBEDE03" w14:textId="77777777" w:rsidR="007D0FF0" w:rsidRPr="007D0FF0" w:rsidRDefault="007D0FF0" w:rsidP="007D0FF0">
      <w:pPr>
        <w:pStyle w:val="EndNoteBibliography"/>
        <w:rPr>
          <w:rFonts w:asciiTheme="majorHAnsi" w:hAnsiTheme="majorHAnsi"/>
        </w:rPr>
      </w:pPr>
      <w:r w:rsidRPr="007D0FF0">
        <w:rPr>
          <w:rFonts w:asciiTheme="majorHAnsi" w:hAnsiTheme="majorHAnsi"/>
        </w:rPr>
        <w:t>Mandal, Pratap Chandra, et al.</w:t>
      </w:r>
    </w:p>
    <w:p w14:paraId="49BD3A74"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2022</w:t>
      </w:r>
      <w:r w:rsidRPr="007D0FF0">
        <w:rPr>
          <w:rFonts w:asciiTheme="majorHAnsi" w:hAnsiTheme="majorHAnsi"/>
        </w:rPr>
        <w:tab/>
        <w:t>Digital image steganography: A literature survey. Information sciences 609:1451–1488.</w:t>
      </w:r>
    </w:p>
    <w:p w14:paraId="517CA60B" w14:textId="77777777" w:rsidR="007D0FF0" w:rsidRPr="007D0FF0" w:rsidRDefault="007D0FF0" w:rsidP="007D0FF0">
      <w:pPr>
        <w:pStyle w:val="EndNoteBibliography"/>
        <w:rPr>
          <w:rFonts w:asciiTheme="majorHAnsi" w:hAnsiTheme="majorHAnsi"/>
        </w:rPr>
      </w:pPr>
      <w:r w:rsidRPr="007D0FF0">
        <w:rPr>
          <w:rFonts w:asciiTheme="majorHAnsi" w:hAnsiTheme="majorHAnsi"/>
        </w:rPr>
        <w:t>Maruashvili, Ekaterine</w:t>
      </w:r>
    </w:p>
    <w:p w14:paraId="7697BCC7"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The Most Common Research Paradigms. Georgian Academy of Business Sciences" Moambe" (53):14–17.</w:t>
      </w:r>
    </w:p>
    <w:p w14:paraId="3C7AF7DE" w14:textId="77777777" w:rsidR="007D0FF0" w:rsidRPr="007D0FF0" w:rsidRDefault="007D0FF0" w:rsidP="007D0FF0">
      <w:pPr>
        <w:pStyle w:val="EndNoteBibliography"/>
        <w:rPr>
          <w:rFonts w:asciiTheme="majorHAnsi" w:hAnsiTheme="majorHAnsi"/>
        </w:rPr>
      </w:pPr>
      <w:r w:rsidRPr="007D0FF0">
        <w:rPr>
          <w:rFonts w:asciiTheme="majorHAnsi" w:hAnsiTheme="majorHAnsi"/>
        </w:rPr>
        <w:t>Masri, Rima, and Monther Aldwairi</w:t>
      </w:r>
    </w:p>
    <w:p w14:paraId="1F24C677"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2017</w:t>
      </w:r>
      <w:r w:rsidRPr="007D0FF0">
        <w:rPr>
          <w:rFonts w:asciiTheme="majorHAnsi" w:hAnsiTheme="majorHAnsi"/>
        </w:rPr>
        <w:tab/>
        <w:t>Automated malicious advertisement detection using virustotal, urlvoid, and trendmicro. 2017 8th International Conference on Information and Communication Systems (ICICS), 2017, pp. 336–341. IEEE.</w:t>
      </w:r>
    </w:p>
    <w:p w14:paraId="52E6FF21" w14:textId="77777777" w:rsidR="007D0FF0" w:rsidRPr="007D0FF0" w:rsidRDefault="007D0FF0" w:rsidP="007D0FF0">
      <w:pPr>
        <w:pStyle w:val="EndNoteBibliography"/>
        <w:rPr>
          <w:rFonts w:asciiTheme="majorHAnsi" w:hAnsiTheme="majorHAnsi"/>
        </w:rPr>
      </w:pPr>
      <w:r w:rsidRPr="007D0FF0">
        <w:rPr>
          <w:rFonts w:asciiTheme="majorHAnsi" w:hAnsiTheme="majorHAnsi"/>
        </w:rPr>
        <w:t>Mayo, Nancy E, Miho Asano, and Skye Pamela Barbic</w:t>
      </w:r>
    </w:p>
    <w:p w14:paraId="7A016EAE"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2013</w:t>
      </w:r>
      <w:r w:rsidRPr="007D0FF0">
        <w:rPr>
          <w:rFonts w:asciiTheme="majorHAnsi" w:hAnsiTheme="majorHAnsi"/>
        </w:rPr>
        <w:tab/>
        <w:t>When is a research question not a research question? Journal of Rehabilitation Medicine 45(6):513–518.</w:t>
      </w:r>
    </w:p>
    <w:p w14:paraId="61B1BBAE" w14:textId="77777777" w:rsidR="007D0FF0" w:rsidRPr="007D0FF0" w:rsidRDefault="007D0FF0" w:rsidP="007D0FF0">
      <w:pPr>
        <w:pStyle w:val="EndNoteBibliography"/>
        <w:rPr>
          <w:rFonts w:asciiTheme="majorHAnsi" w:hAnsiTheme="majorHAnsi"/>
        </w:rPr>
      </w:pPr>
      <w:r w:rsidRPr="007D0FF0">
        <w:rPr>
          <w:rFonts w:asciiTheme="majorHAnsi" w:hAnsiTheme="majorHAnsi"/>
        </w:rPr>
        <w:t>Metta, Shivani, et al.</w:t>
      </w:r>
    </w:p>
    <w:p w14:paraId="30466D09"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Generative AI in cybersecurity. arXiv preprint arXiv:2405.01674.</w:t>
      </w:r>
    </w:p>
    <w:p w14:paraId="3EEFD520" w14:textId="77777777" w:rsidR="007D0FF0" w:rsidRPr="007D0FF0" w:rsidRDefault="007D0FF0" w:rsidP="007D0FF0">
      <w:pPr>
        <w:pStyle w:val="EndNoteBibliography"/>
        <w:rPr>
          <w:rFonts w:asciiTheme="majorHAnsi" w:hAnsiTheme="majorHAnsi"/>
        </w:rPr>
      </w:pPr>
      <w:r w:rsidRPr="007D0FF0">
        <w:rPr>
          <w:rFonts w:asciiTheme="majorHAnsi" w:hAnsiTheme="majorHAnsi"/>
        </w:rPr>
        <w:t>Mirza, Samrah, et al.</w:t>
      </w:r>
    </w:p>
    <w:p w14:paraId="53609988"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2021</w:t>
      </w:r>
      <w:r w:rsidRPr="007D0FF0">
        <w:rPr>
          <w:rFonts w:asciiTheme="majorHAnsi" w:hAnsiTheme="majorHAnsi"/>
        </w:rPr>
        <w:tab/>
        <w:t>A malware evasion technique for auditing android anti-malware solutions. 2021 IEEE 30th International Conference on Enabling Technologies: Infrastructure for Collaborative Enterprises (WETICE), 2021, pp. 125–130. IEEE.</w:t>
      </w:r>
    </w:p>
    <w:p w14:paraId="53505737" w14:textId="77777777" w:rsidR="007D0FF0" w:rsidRPr="007D0FF0" w:rsidRDefault="007D0FF0" w:rsidP="007D0FF0">
      <w:pPr>
        <w:pStyle w:val="EndNoteBibliography"/>
        <w:rPr>
          <w:rFonts w:asciiTheme="majorHAnsi" w:hAnsiTheme="majorHAnsi"/>
        </w:rPr>
      </w:pPr>
      <w:r w:rsidRPr="007D0FF0">
        <w:rPr>
          <w:rFonts w:asciiTheme="majorHAnsi" w:hAnsiTheme="majorHAnsi"/>
        </w:rPr>
        <w:t>Mohite, Rahul, and Lahcen Ouarbya</w:t>
      </w:r>
    </w:p>
    <w:p w14:paraId="44D761D9"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Interpretable anomaly detection: A hybrid approach using rule-based and machine learning techniques. 2024 IEEE 9th International Conference for Convergence in Technology (I2CT), 2024, pp. 1–10. IEEE.</w:t>
      </w:r>
    </w:p>
    <w:p w14:paraId="252888D7" w14:textId="77777777" w:rsidR="007D0FF0" w:rsidRPr="007D0FF0" w:rsidRDefault="007D0FF0" w:rsidP="007D0FF0">
      <w:pPr>
        <w:pStyle w:val="EndNoteBibliography"/>
        <w:rPr>
          <w:rFonts w:asciiTheme="majorHAnsi" w:hAnsiTheme="majorHAnsi"/>
        </w:rPr>
      </w:pPr>
      <w:r w:rsidRPr="007D0FF0">
        <w:rPr>
          <w:rFonts w:asciiTheme="majorHAnsi" w:hAnsiTheme="majorHAnsi"/>
        </w:rPr>
        <w:t>Morales-Chan, Miguel, Hector R Amado-Salvatierra, and Rocael Hernandez-Rizzardini</w:t>
      </w:r>
    </w:p>
    <w:p w14:paraId="5B6BAA52"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AI-driven content creation: Revolutionizing educational materials. Proceedings of the Eleventh ACM Conference on Learning@ Scale, 2024, pp. 556–558.</w:t>
      </w:r>
    </w:p>
    <w:p w14:paraId="4C153A09" w14:textId="77777777" w:rsidR="007D0FF0" w:rsidRPr="007D0FF0" w:rsidRDefault="007D0FF0" w:rsidP="007D0FF0">
      <w:pPr>
        <w:pStyle w:val="EndNoteBibliography"/>
        <w:rPr>
          <w:rFonts w:asciiTheme="majorHAnsi" w:hAnsiTheme="majorHAnsi"/>
        </w:rPr>
      </w:pPr>
      <w:r w:rsidRPr="007D0FF0">
        <w:rPr>
          <w:rFonts w:asciiTheme="majorHAnsi" w:hAnsiTheme="majorHAnsi"/>
        </w:rPr>
        <w:t>Morkel, Tayana, Jan HP Eloff, and Martin S Olivier</w:t>
      </w:r>
    </w:p>
    <w:p w14:paraId="384B203A"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2005</w:t>
      </w:r>
      <w:r w:rsidRPr="007D0FF0">
        <w:rPr>
          <w:rFonts w:asciiTheme="majorHAnsi" w:hAnsiTheme="majorHAnsi"/>
        </w:rPr>
        <w:tab/>
        <w:t>An overview of image steganography. Issa, 2005. Vol. 1, pp. 1–11.</w:t>
      </w:r>
    </w:p>
    <w:p w14:paraId="2AE4E34E" w14:textId="77777777" w:rsidR="007D0FF0" w:rsidRPr="007D0FF0" w:rsidRDefault="007D0FF0" w:rsidP="007D0FF0">
      <w:pPr>
        <w:pStyle w:val="EndNoteBibliography"/>
        <w:rPr>
          <w:rFonts w:asciiTheme="majorHAnsi" w:hAnsiTheme="majorHAnsi"/>
        </w:rPr>
      </w:pPr>
      <w:r w:rsidRPr="007D0FF0">
        <w:rPr>
          <w:rFonts w:asciiTheme="majorHAnsi" w:hAnsiTheme="majorHAnsi"/>
        </w:rPr>
        <w:t>Motwani, Sumeet, et al.</w:t>
      </w:r>
    </w:p>
    <w:p w14:paraId="32CA7A64"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Secret collusion among AI agents: Multi-agent deception via steganography. Advances in Neural Information Processing Systems 37:73439–73486.</w:t>
      </w:r>
    </w:p>
    <w:p w14:paraId="74B2DCD2" w14:textId="77777777" w:rsidR="007D0FF0" w:rsidRPr="007D0FF0" w:rsidRDefault="007D0FF0" w:rsidP="007D0FF0">
      <w:pPr>
        <w:pStyle w:val="EndNoteBibliography"/>
        <w:rPr>
          <w:rFonts w:asciiTheme="majorHAnsi" w:hAnsiTheme="majorHAnsi"/>
        </w:rPr>
      </w:pPr>
      <w:r w:rsidRPr="007D0FF0">
        <w:rPr>
          <w:rFonts w:asciiTheme="majorHAnsi" w:hAnsiTheme="majorHAnsi"/>
        </w:rPr>
        <w:t>Naeem, Samreen, et al.</w:t>
      </w:r>
    </w:p>
    <w:p w14:paraId="65B29EEE"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An unsupervised machine learning algorithms: Comprehensive review. International Journal of Computing and Digital Systems.</w:t>
      </w:r>
    </w:p>
    <w:p w14:paraId="4A17736D" w14:textId="77777777" w:rsidR="007D0FF0" w:rsidRPr="007D0FF0" w:rsidRDefault="007D0FF0" w:rsidP="007D0FF0">
      <w:pPr>
        <w:pStyle w:val="EndNoteBibliography"/>
        <w:rPr>
          <w:rFonts w:asciiTheme="majorHAnsi" w:hAnsiTheme="majorHAnsi"/>
        </w:rPr>
      </w:pPr>
      <w:r w:rsidRPr="007D0FF0">
        <w:rPr>
          <w:rFonts w:asciiTheme="majorHAnsi" w:hAnsiTheme="majorHAnsi"/>
        </w:rPr>
        <w:t>Naik, Nitin, et al.</w:t>
      </w:r>
    </w:p>
    <w:p w14:paraId="025208B8"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2020</w:t>
      </w:r>
      <w:r w:rsidRPr="007D0FF0">
        <w:rPr>
          <w:rFonts w:asciiTheme="majorHAnsi" w:hAnsiTheme="majorHAnsi"/>
        </w:rPr>
        <w:tab/>
        <w:t>Evaluating automatically generated YARA rules and enhancing their effectiveness. 2020 IEEE Symposium Series on Computational Intelligence (SSCI), 2020, pp. 1146–1153. IEEE.</w:t>
      </w:r>
    </w:p>
    <w:p w14:paraId="4A99021E" w14:textId="77777777" w:rsidR="007D0FF0" w:rsidRPr="007D0FF0" w:rsidRDefault="007D0FF0" w:rsidP="007D0FF0">
      <w:pPr>
        <w:pStyle w:val="EndNoteBibliography"/>
        <w:rPr>
          <w:rFonts w:asciiTheme="majorHAnsi" w:hAnsiTheme="majorHAnsi"/>
        </w:rPr>
      </w:pPr>
      <w:r w:rsidRPr="007D0FF0">
        <w:rPr>
          <w:rFonts w:asciiTheme="majorHAnsi" w:hAnsiTheme="majorHAnsi"/>
        </w:rPr>
        <w:t>Nair, Sreena G, and K Rohini</w:t>
      </w:r>
    </w:p>
    <w:p w14:paraId="2C5D3D79"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2025</w:t>
      </w:r>
      <w:r w:rsidRPr="007D0FF0">
        <w:rPr>
          <w:rFonts w:asciiTheme="majorHAnsi" w:hAnsiTheme="majorHAnsi"/>
        </w:rPr>
        <w:tab/>
        <w:t>Smart Cybersecurity: Enhanced Steganography with Hyperactive Crypto-Feature Engineering. 2025 3rd International Conference on Data Science and Information System (ICDSIS), 2025, pp. 1–8. IEEE.</w:t>
      </w:r>
    </w:p>
    <w:p w14:paraId="38F5C56F" w14:textId="77777777" w:rsidR="007D0FF0" w:rsidRPr="007D0FF0" w:rsidRDefault="007D0FF0" w:rsidP="007D0FF0">
      <w:pPr>
        <w:pStyle w:val="EndNoteBibliography"/>
        <w:rPr>
          <w:rFonts w:asciiTheme="majorHAnsi" w:hAnsiTheme="majorHAnsi"/>
        </w:rPr>
      </w:pPr>
      <w:r w:rsidRPr="007D0FF0">
        <w:rPr>
          <w:rFonts w:asciiTheme="majorHAnsi" w:hAnsiTheme="majorHAnsi"/>
        </w:rPr>
        <w:t>NCCIC</w:t>
      </w:r>
    </w:p>
    <w:p w14:paraId="7B12BC01"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2015</w:t>
      </w:r>
      <w:r w:rsidRPr="007D0FF0">
        <w:rPr>
          <w:rFonts w:asciiTheme="majorHAnsi" w:hAnsiTheme="majorHAnsi"/>
        </w:rPr>
        <w:tab/>
        <w:t>USING YARA FOR MALWARE DETECTION.1.</w:t>
      </w:r>
    </w:p>
    <w:p w14:paraId="1D45940B" w14:textId="77777777" w:rsidR="007D0FF0" w:rsidRPr="007D0FF0" w:rsidRDefault="007D0FF0" w:rsidP="007D0FF0">
      <w:pPr>
        <w:pStyle w:val="EndNoteBibliography"/>
        <w:rPr>
          <w:rFonts w:asciiTheme="majorHAnsi" w:hAnsiTheme="majorHAnsi"/>
        </w:rPr>
      </w:pPr>
      <w:r w:rsidRPr="007D0FF0">
        <w:rPr>
          <w:rFonts w:asciiTheme="majorHAnsi" w:hAnsiTheme="majorHAnsi"/>
        </w:rPr>
        <w:t>Ndibe, Ogochukwu Susan</w:t>
      </w:r>
    </w:p>
    <w:p w14:paraId="3225CA7F"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2025</w:t>
      </w:r>
      <w:r w:rsidRPr="007D0FF0">
        <w:rPr>
          <w:rFonts w:asciiTheme="majorHAnsi" w:hAnsiTheme="majorHAnsi"/>
        </w:rPr>
        <w:tab/>
        <w:t>Integrating Machine Learning with Digital Forensics to Enhance Anomaly Detection and Mitigation Strategies.</w:t>
      </w:r>
    </w:p>
    <w:p w14:paraId="28AAD128" w14:textId="77777777" w:rsidR="007D0FF0" w:rsidRPr="007D0FF0" w:rsidRDefault="007D0FF0" w:rsidP="007D0FF0">
      <w:pPr>
        <w:pStyle w:val="EndNoteBibliography"/>
        <w:rPr>
          <w:rFonts w:asciiTheme="majorHAnsi" w:hAnsiTheme="majorHAnsi"/>
        </w:rPr>
      </w:pPr>
      <w:r w:rsidRPr="007D0FF0">
        <w:rPr>
          <w:rFonts w:asciiTheme="majorHAnsi" w:hAnsiTheme="majorHAnsi"/>
        </w:rPr>
        <w:t>Ningappa, Siddesh</w:t>
      </w:r>
    </w:p>
    <w:p w14:paraId="3213515D"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2020</w:t>
      </w:r>
      <w:r w:rsidRPr="007D0FF0">
        <w:rPr>
          <w:rFonts w:asciiTheme="majorHAnsi" w:hAnsiTheme="majorHAnsi"/>
        </w:rPr>
        <w:tab/>
        <w:t>YARA Based Defence Mechanism Against NFC Based Attacks For Android Devices, Dublin, National College of Ireland.</w:t>
      </w:r>
    </w:p>
    <w:p w14:paraId="0CFE3F17" w14:textId="77777777" w:rsidR="007D0FF0" w:rsidRPr="007D0FF0" w:rsidRDefault="007D0FF0" w:rsidP="007D0FF0">
      <w:pPr>
        <w:pStyle w:val="EndNoteBibliography"/>
        <w:rPr>
          <w:rFonts w:asciiTheme="majorHAnsi" w:hAnsiTheme="majorHAnsi"/>
        </w:rPr>
      </w:pPr>
      <w:r w:rsidRPr="007D0FF0">
        <w:rPr>
          <w:rFonts w:asciiTheme="majorHAnsi" w:hAnsiTheme="majorHAnsi"/>
        </w:rPr>
        <w:t>Park, Yoon Soo, Lars Konge, and Anthony R Artino Jr</w:t>
      </w:r>
    </w:p>
    <w:p w14:paraId="3EE42277"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2020</w:t>
      </w:r>
      <w:r w:rsidRPr="007D0FF0">
        <w:rPr>
          <w:rFonts w:asciiTheme="majorHAnsi" w:hAnsiTheme="majorHAnsi"/>
        </w:rPr>
        <w:tab/>
        <w:t>The positivism paradigm of research. Academic medicine 95(5):690–694.</w:t>
      </w:r>
    </w:p>
    <w:p w14:paraId="2E7C13D1" w14:textId="77777777" w:rsidR="007D0FF0" w:rsidRPr="007D0FF0" w:rsidRDefault="007D0FF0" w:rsidP="007D0FF0">
      <w:pPr>
        <w:pStyle w:val="EndNoteBibliography"/>
        <w:rPr>
          <w:rFonts w:asciiTheme="majorHAnsi" w:hAnsiTheme="majorHAnsi"/>
        </w:rPr>
      </w:pPr>
      <w:r w:rsidRPr="007D0FF0">
        <w:rPr>
          <w:rFonts w:asciiTheme="majorHAnsi" w:hAnsiTheme="majorHAnsi"/>
        </w:rPr>
        <w:t>Pérez-Sánchez, Antonio, and Rafael Palacios</w:t>
      </w:r>
    </w:p>
    <w:p w14:paraId="4DDEC85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2022</w:t>
      </w:r>
      <w:r w:rsidRPr="007D0FF0">
        <w:rPr>
          <w:rFonts w:asciiTheme="majorHAnsi" w:hAnsiTheme="majorHAnsi"/>
        </w:rPr>
        <w:tab/>
        <w:t>Evaluation of local security event management system vs. standard antivirus Software. Applied Sciences 12(3):1076.</w:t>
      </w:r>
    </w:p>
    <w:p w14:paraId="2EF9FE57" w14:textId="77777777" w:rsidR="007D0FF0" w:rsidRPr="007D0FF0" w:rsidRDefault="007D0FF0" w:rsidP="007D0FF0">
      <w:pPr>
        <w:pStyle w:val="EndNoteBibliography"/>
        <w:rPr>
          <w:rFonts w:asciiTheme="majorHAnsi" w:hAnsiTheme="majorHAnsi"/>
        </w:rPr>
      </w:pPr>
      <w:r w:rsidRPr="007D0FF0">
        <w:rPr>
          <w:rFonts w:asciiTheme="majorHAnsi" w:hAnsiTheme="majorHAnsi"/>
        </w:rPr>
        <w:t>Pexels.com</w:t>
      </w:r>
    </w:p>
    <w:p w14:paraId="3D230D5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Pexels License.</w:t>
      </w:r>
    </w:p>
    <w:p w14:paraId="460396B7" w14:textId="77777777" w:rsidR="007D0FF0" w:rsidRPr="007D0FF0" w:rsidRDefault="007D0FF0" w:rsidP="007D0FF0">
      <w:pPr>
        <w:pStyle w:val="EndNoteBibliography"/>
        <w:rPr>
          <w:rFonts w:asciiTheme="majorHAnsi" w:hAnsiTheme="majorHAnsi"/>
        </w:rPr>
      </w:pPr>
      <w:r w:rsidRPr="007D0FF0">
        <w:rPr>
          <w:rFonts w:asciiTheme="majorHAnsi" w:hAnsiTheme="majorHAnsi"/>
        </w:rPr>
        <w:t>Prathyusha, Kema, J Vinoj, and KB Manikandan</w:t>
      </w:r>
    </w:p>
    <w:p w14:paraId="4C6FCCAF"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2025</w:t>
      </w:r>
      <w:r w:rsidRPr="007D0FF0">
        <w:rPr>
          <w:rFonts w:asciiTheme="majorHAnsi" w:hAnsiTheme="majorHAnsi"/>
        </w:rPr>
        <w:tab/>
        <w:t>Exploring Artificial Intelligence Security: A Comparative Study of Adversarial Attacks and Steganographic Defenses. 2025 4th International Conference on Sentiment Analysis and Deep Learning (ICSADL), 2025, pp. 20–25. IEEE.</w:t>
      </w:r>
    </w:p>
    <w:p w14:paraId="057B5315" w14:textId="77777777" w:rsidR="007D0FF0" w:rsidRPr="007D0FF0" w:rsidRDefault="007D0FF0" w:rsidP="007D0FF0">
      <w:pPr>
        <w:pStyle w:val="EndNoteBibliography"/>
        <w:rPr>
          <w:rFonts w:asciiTheme="majorHAnsi" w:hAnsiTheme="majorHAnsi"/>
        </w:rPr>
      </w:pPr>
      <w:r w:rsidRPr="007D0FF0">
        <w:rPr>
          <w:rFonts w:asciiTheme="majorHAnsi" w:hAnsiTheme="majorHAnsi"/>
        </w:rPr>
        <w:t>pressbooks</w:t>
      </w:r>
    </w:p>
    <w:p w14:paraId="106BE5C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 xml:space="preserve">2015 </w:t>
      </w:r>
      <w:r w:rsidRPr="007D0FF0">
        <w:rPr>
          <w:rFonts w:asciiTheme="majorHAnsi" w:hAnsiTheme="majorHAnsi"/>
        </w:rPr>
        <w:tab/>
        <w:t>Choosing &amp; Using Sources: A Guide to Academic Research.</w:t>
      </w:r>
    </w:p>
    <w:p w14:paraId="195A4727" w14:textId="77777777" w:rsidR="007D0FF0" w:rsidRPr="007D0FF0" w:rsidRDefault="007D0FF0" w:rsidP="007D0FF0">
      <w:pPr>
        <w:pStyle w:val="EndNoteBibliography"/>
        <w:rPr>
          <w:rFonts w:asciiTheme="majorHAnsi" w:hAnsiTheme="majorHAnsi"/>
        </w:rPr>
      </w:pPr>
      <w:r w:rsidRPr="007D0FF0">
        <w:rPr>
          <w:rFonts w:asciiTheme="majorHAnsi" w:hAnsiTheme="majorHAnsi"/>
        </w:rPr>
        <w:t>Provos, Niels, and Peter Honeyman</w:t>
      </w:r>
    </w:p>
    <w:p w14:paraId="3BBC27FD"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2003</w:t>
      </w:r>
      <w:r w:rsidRPr="007D0FF0">
        <w:rPr>
          <w:rFonts w:asciiTheme="majorHAnsi" w:hAnsiTheme="majorHAnsi"/>
        </w:rPr>
        <w:tab/>
        <w:t>Hide and seek: An introduction to steganography. IEEE security &amp; privacy 1(3):32–44.</w:t>
      </w:r>
    </w:p>
    <w:p w14:paraId="31DA2A58" w14:textId="77777777" w:rsidR="007D0FF0" w:rsidRPr="007D0FF0" w:rsidRDefault="007D0FF0" w:rsidP="007D0FF0">
      <w:pPr>
        <w:pStyle w:val="EndNoteBibliography"/>
        <w:rPr>
          <w:rFonts w:asciiTheme="majorHAnsi" w:hAnsiTheme="majorHAnsi"/>
        </w:rPr>
      </w:pPr>
      <w:r w:rsidRPr="007D0FF0">
        <w:rPr>
          <w:rFonts w:asciiTheme="majorHAnsi" w:hAnsiTheme="majorHAnsi"/>
        </w:rPr>
        <w:t>Quffa, Abdallah, and Samy S Abu-Naser</w:t>
      </w:r>
    </w:p>
    <w:p w14:paraId="5C38966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r>
      <w:r w:rsidRPr="007D0FF0">
        <w:rPr>
          <w:rFonts w:asciiTheme="majorHAnsi" w:hAnsiTheme="majorHAnsi"/>
        </w:rPr>
        <w:tab/>
        <w:t>A Rule-Based Expert System for Cybersecurity Threat Detection: Evolution, Applications, and the Hybrid AI Paradigm.</w:t>
      </w:r>
    </w:p>
    <w:p w14:paraId="2BC72DD5" w14:textId="77777777" w:rsidR="007D0FF0" w:rsidRPr="007D0FF0" w:rsidRDefault="007D0FF0" w:rsidP="007D0FF0">
      <w:pPr>
        <w:pStyle w:val="EndNoteBibliography"/>
        <w:rPr>
          <w:rFonts w:asciiTheme="majorHAnsi" w:hAnsiTheme="majorHAnsi"/>
        </w:rPr>
      </w:pPr>
      <w:r w:rsidRPr="007D0FF0">
        <w:rPr>
          <w:rFonts w:asciiTheme="majorHAnsi" w:hAnsiTheme="majorHAnsi"/>
        </w:rPr>
        <w:t>Quintero, Bernardo</w:t>
      </w:r>
    </w:p>
    <w:p w14:paraId="1E323305"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2016</w:t>
      </w:r>
      <w:r w:rsidRPr="007D0FF0">
        <w:rPr>
          <w:rFonts w:asciiTheme="majorHAnsi" w:hAnsiTheme="majorHAnsi"/>
        </w:rPr>
        <w:tab/>
        <w:t>Maintaining a healthy community.</w:t>
      </w:r>
    </w:p>
    <w:p w14:paraId="2D2FB0AB" w14:textId="77777777" w:rsidR="007D0FF0" w:rsidRPr="007D0FF0" w:rsidRDefault="007D0FF0" w:rsidP="007D0FF0">
      <w:pPr>
        <w:pStyle w:val="EndNoteBibliography"/>
        <w:rPr>
          <w:rFonts w:asciiTheme="majorHAnsi" w:hAnsiTheme="majorHAnsi"/>
        </w:rPr>
      </w:pPr>
      <w:r w:rsidRPr="007D0FF0">
        <w:rPr>
          <w:rFonts w:asciiTheme="majorHAnsi" w:hAnsiTheme="majorHAnsi"/>
        </w:rPr>
        <w:t>R.Loganathan, P.Muthu Pandiyan, S.Raja, L.Kumaresan, B.Gokul</w:t>
      </w:r>
    </w:p>
    <w:p w14:paraId="2A63B7FE" w14:textId="77777777" w:rsidR="007D0FF0" w:rsidRPr="007D0FF0" w:rsidRDefault="007D0FF0" w:rsidP="007D0FF0">
      <w:pPr>
        <w:pStyle w:val="EndNoteBibliography"/>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 xml:space="preserve">Anomaly Based Malware Detection Using Machine </w:t>
      </w:r>
    </w:p>
    <w:p w14:paraId="79D76508"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Learning. Volume 9(Issue 9).</w:t>
      </w:r>
    </w:p>
    <w:p w14:paraId="165B0DD6" w14:textId="77777777" w:rsidR="007D0FF0" w:rsidRPr="007D0FF0" w:rsidRDefault="007D0FF0" w:rsidP="007D0FF0">
      <w:pPr>
        <w:pStyle w:val="EndNoteBibliography"/>
        <w:rPr>
          <w:rFonts w:asciiTheme="majorHAnsi" w:hAnsiTheme="majorHAnsi"/>
        </w:rPr>
      </w:pPr>
      <w:r w:rsidRPr="007D0FF0">
        <w:rPr>
          <w:rFonts w:asciiTheme="majorHAnsi" w:hAnsiTheme="majorHAnsi"/>
        </w:rPr>
        <w:t>Rafat, Khan Farhan, and Syed Muhammad Sajjad</w:t>
      </w:r>
    </w:p>
    <w:p w14:paraId="27DEBC8B"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Advancing reversible LSB steganography: Addressing imperfections and embracing pioneering techniques for enhanced security. IEEE Access.</w:t>
      </w:r>
    </w:p>
    <w:p w14:paraId="76D7DDEE" w14:textId="77777777" w:rsidR="007D0FF0" w:rsidRPr="007D0FF0" w:rsidRDefault="007D0FF0" w:rsidP="007D0FF0">
      <w:pPr>
        <w:pStyle w:val="EndNoteBibliography"/>
        <w:rPr>
          <w:rFonts w:asciiTheme="majorHAnsi" w:hAnsiTheme="majorHAnsi"/>
        </w:rPr>
      </w:pPr>
      <w:r w:rsidRPr="007D0FF0">
        <w:rPr>
          <w:rFonts w:asciiTheme="majorHAnsi" w:hAnsiTheme="majorHAnsi"/>
        </w:rPr>
        <w:t>Rafy, Md Fazley</w:t>
      </w:r>
    </w:p>
    <w:p w14:paraId="46568B4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Artificial intelligence in cyber security. Available at SSRN 4687831.</w:t>
      </w:r>
    </w:p>
    <w:p w14:paraId="2CB1C32B" w14:textId="77777777" w:rsidR="007D0FF0" w:rsidRPr="007D0FF0" w:rsidRDefault="007D0FF0" w:rsidP="007D0FF0">
      <w:pPr>
        <w:pStyle w:val="EndNoteBibliography"/>
        <w:rPr>
          <w:rFonts w:asciiTheme="majorHAnsi" w:hAnsiTheme="majorHAnsi"/>
        </w:rPr>
      </w:pPr>
      <w:r w:rsidRPr="007D0FF0">
        <w:rPr>
          <w:rFonts w:asciiTheme="majorHAnsi" w:hAnsiTheme="majorHAnsi"/>
        </w:rPr>
        <w:t>Raheel Abbas, and Hussain</w:t>
      </w:r>
    </w:p>
    <w:p w14:paraId="14217B98"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2025</w:t>
      </w:r>
      <w:r w:rsidRPr="007D0FF0">
        <w:rPr>
          <w:rFonts w:asciiTheme="majorHAnsi" w:hAnsiTheme="majorHAnsi"/>
        </w:rPr>
        <w:tab/>
        <w:t>Evaluating antivirus software: a comparative analysis of detection methodologies and performance metrics in modern antivirus solutions.</w:t>
      </w:r>
    </w:p>
    <w:p w14:paraId="0525B004" w14:textId="77777777" w:rsidR="007D0FF0" w:rsidRPr="007D0FF0" w:rsidRDefault="007D0FF0" w:rsidP="007D0FF0">
      <w:pPr>
        <w:pStyle w:val="EndNoteBibliography"/>
        <w:rPr>
          <w:rFonts w:asciiTheme="majorHAnsi" w:hAnsiTheme="majorHAnsi"/>
        </w:rPr>
      </w:pPr>
      <w:r w:rsidRPr="007D0FF0">
        <w:rPr>
          <w:rFonts w:asciiTheme="majorHAnsi" w:hAnsiTheme="majorHAnsi"/>
        </w:rPr>
        <w:t>Rahman, Shahid, et al.</w:t>
      </w:r>
    </w:p>
    <w:p w14:paraId="130B6835"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2025</w:t>
      </w:r>
      <w:r w:rsidRPr="007D0FF0">
        <w:rPr>
          <w:rFonts w:asciiTheme="majorHAnsi" w:hAnsiTheme="majorHAnsi"/>
        </w:rPr>
        <w:tab/>
        <w:t>A novel and efficient digital image steganography technique using least significant bit substitution. Scientific Reports 15(1):107.</w:t>
      </w:r>
    </w:p>
    <w:p w14:paraId="7D5AA9F6" w14:textId="77777777" w:rsidR="007D0FF0" w:rsidRPr="007D0FF0" w:rsidRDefault="007D0FF0" w:rsidP="007D0FF0">
      <w:pPr>
        <w:pStyle w:val="EndNoteBibliography"/>
        <w:rPr>
          <w:rFonts w:asciiTheme="majorHAnsi" w:hAnsiTheme="majorHAnsi"/>
        </w:rPr>
      </w:pPr>
      <w:r w:rsidRPr="007D0FF0">
        <w:rPr>
          <w:rFonts w:asciiTheme="majorHAnsi" w:hAnsiTheme="majorHAnsi"/>
        </w:rPr>
        <w:t>Rahman, Shahid, et al.</w:t>
      </w:r>
    </w:p>
    <w:p w14:paraId="0F97150E"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2022</w:t>
      </w:r>
      <w:r w:rsidRPr="007D0FF0">
        <w:rPr>
          <w:rFonts w:asciiTheme="majorHAnsi" w:hAnsiTheme="majorHAnsi"/>
        </w:rPr>
        <w:tab/>
        <w:t>A novel steganography technique for digital images using the least significant bit substitution method. IEEE Access 10:124053–124075.</w:t>
      </w:r>
    </w:p>
    <w:p w14:paraId="18439873" w14:textId="77777777" w:rsidR="007D0FF0" w:rsidRPr="007D0FF0" w:rsidRDefault="007D0FF0" w:rsidP="007D0FF0">
      <w:pPr>
        <w:pStyle w:val="EndNoteBibliography"/>
        <w:rPr>
          <w:rFonts w:asciiTheme="majorHAnsi" w:hAnsiTheme="majorHAnsi"/>
        </w:rPr>
      </w:pPr>
      <w:r w:rsidRPr="007D0FF0">
        <w:rPr>
          <w:rFonts w:asciiTheme="majorHAnsi" w:hAnsiTheme="majorHAnsi"/>
        </w:rPr>
        <w:t>Rajendran, Gowthamaraj, et al.</w:t>
      </w:r>
    </w:p>
    <w:p w14:paraId="653C655E"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2019</w:t>
      </w:r>
      <w:r w:rsidRPr="007D0FF0">
        <w:rPr>
          <w:rFonts w:asciiTheme="majorHAnsi" w:hAnsiTheme="majorHAnsi"/>
        </w:rPr>
        <w:tab/>
        <w:t>Modern security threats in the Internet of Things (IoT): Attacks and Countermeasures. 2019 International Carnahan Conference on Security Technology (ICCST), 2019, pp. 1–6. IEEE.</w:t>
      </w:r>
    </w:p>
    <w:p w14:paraId="66DE3D1E" w14:textId="77777777" w:rsidR="007D0FF0" w:rsidRPr="007D0FF0" w:rsidRDefault="007D0FF0" w:rsidP="007D0FF0">
      <w:pPr>
        <w:pStyle w:val="EndNoteBibliography"/>
        <w:rPr>
          <w:rFonts w:asciiTheme="majorHAnsi" w:hAnsiTheme="majorHAnsi"/>
        </w:rPr>
      </w:pPr>
      <w:r w:rsidRPr="007D0FF0">
        <w:rPr>
          <w:rFonts w:asciiTheme="majorHAnsi" w:hAnsiTheme="majorHAnsi"/>
        </w:rPr>
        <w:t>Raymond, Jessica, and Lopez Rick</w:t>
      </w:r>
    </w:p>
    <w:p w14:paraId="5EA55A7A"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AI-POWERED STEGANOGRAPHY: HIDDEN COMMUNICATIONS IN GENERATIVE MEDIA ON THE DARKNET.</w:t>
      </w:r>
    </w:p>
    <w:p w14:paraId="1F68E6E9" w14:textId="77777777" w:rsidR="007D0FF0" w:rsidRPr="007D0FF0" w:rsidRDefault="007D0FF0" w:rsidP="007D0FF0">
      <w:pPr>
        <w:pStyle w:val="EndNoteBibliography"/>
        <w:rPr>
          <w:rFonts w:asciiTheme="majorHAnsi" w:hAnsiTheme="majorHAnsi"/>
        </w:rPr>
      </w:pPr>
      <w:r w:rsidRPr="007D0FF0">
        <w:rPr>
          <w:rFonts w:asciiTheme="majorHAnsi" w:hAnsiTheme="majorHAnsi"/>
        </w:rPr>
        <w:t>Regeciova, Dominika</w:t>
      </w:r>
    </w:p>
    <w:p w14:paraId="25C9E342"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2022</w:t>
      </w:r>
      <w:r w:rsidRPr="007D0FF0">
        <w:rPr>
          <w:rFonts w:asciiTheme="majorHAnsi" w:hAnsiTheme="majorHAnsi"/>
        </w:rPr>
        <w:tab/>
        <w:t>Yara: Down the Rabbit Hole Without Slowing Down. The Journal on Cybercrime and Digital Investigations 7(1):17–21.</w:t>
      </w:r>
    </w:p>
    <w:p w14:paraId="679427BA" w14:textId="77777777" w:rsidR="007D0FF0" w:rsidRPr="007D0FF0" w:rsidRDefault="007D0FF0" w:rsidP="007D0FF0">
      <w:pPr>
        <w:pStyle w:val="EndNoteBibliography"/>
        <w:rPr>
          <w:rFonts w:asciiTheme="majorHAnsi" w:hAnsiTheme="majorHAnsi"/>
        </w:rPr>
      </w:pPr>
      <w:r w:rsidRPr="007D0FF0">
        <w:rPr>
          <w:rFonts w:asciiTheme="majorHAnsi" w:hAnsiTheme="majorHAnsi"/>
        </w:rPr>
        <w:t>Rehman, Adil Abdul, and Khalid Alharthi</w:t>
      </w:r>
    </w:p>
    <w:p w14:paraId="52083B7B"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2016</w:t>
      </w:r>
      <w:r w:rsidRPr="007D0FF0">
        <w:rPr>
          <w:rFonts w:asciiTheme="majorHAnsi" w:hAnsiTheme="majorHAnsi"/>
        </w:rPr>
        <w:tab/>
        <w:t>An introduction to research paradigms. International journal of educational investigations 3(8):51–59.</w:t>
      </w:r>
    </w:p>
    <w:p w14:paraId="199E1397" w14:textId="77777777" w:rsidR="007D0FF0" w:rsidRPr="007D0FF0" w:rsidRDefault="007D0FF0" w:rsidP="007D0FF0">
      <w:pPr>
        <w:pStyle w:val="EndNoteBibliography"/>
        <w:rPr>
          <w:rFonts w:asciiTheme="majorHAnsi" w:hAnsiTheme="majorHAnsi"/>
        </w:rPr>
      </w:pPr>
      <w:r w:rsidRPr="007D0FF0">
        <w:rPr>
          <w:rFonts w:asciiTheme="majorHAnsi" w:hAnsiTheme="majorHAnsi"/>
        </w:rPr>
        <w:t>Rehman, Hafiz Abdul, et al.</w:t>
      </w:r>
    </w:p>
    <w:p w14:paraId="2F286E12"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Leveraging coverless image steganography to hide secret information by generating anime characters using GAN. Expert Systems with Applications 248:123420.</w:t>
      </w:r>
    </w:p>
    <w:p w14:paraId="2CDFFE8E" w14:textId="77777777" w:rsidR="007D0FF0" w:rsidRPr="007D0FF0" w:rsidRDefault="007D0FF0" w:rsidP="007D0FF0">
      <w:pPr>
        <w:pStyle w:val="EndNoteBibliography"/>
        <w:rPr>
          <w:rFonts w:asciiTheme="majorHAnsi" w:hAnsiTheme="majorHAnsi"/>
        </w:rPr>
      </w:pPr>
      <w:r w:rsidRPr="007D0FF0">
        <w:rPr>
          <w:rFonts w:asciiTheme="majorHAnsi" w:hAnsiTheme="majorHAnsi"/>
        </w:rPr>
        <w:t>Rivera, Javier Jose Diaz, et al.</w:t>
      </w:r>
    </w:p>
    <w:p w14:paraId="1507E21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2021</w:t>
      </w:r>
      <w:r w:rsidRPr="007D0FF0">
        <w:rPr>
          <w:rFonts w:asciiTheme="majorHAnsi" w:hAnsiTheme="majorHAnsi"/>
        </w:rPr>
        <w:tab/>
        <w:t>An ML Based Anomaly Detection System in real-time data streams. 2021 International Conference on Computational Science and Computational Intelligence (CSCI), 2021, pp. 1329–1334. IEEE.</w:t>
      </w:r>
    </w:p>
    <w:p w14:paraId="34F4E1FC" w14:textId="77777777" w:rsidR="007D0FF0" w:rsidRPr="007D0FF0" w:rsidRDefault="007D0FF0" w:rsidP="007D0FF0">
      <w:pPr>
        <w:pStyle w:val="EndNoteBibliography"/>
        <w:rPr>
          <w:rFonts w:asciiTheme="majorHAnsi" w:hAnsiTheme="majorHAnsi"/>
        </w:rPr>
      </w:pPr>
      <w:r w:rsidRPr="007D0FF0">
        <w:rPr>
          <w:rFonts w:asciiTheme="majorHAnsi" w:hAnsiTheme="majorHAnsi"/>
        </w:rPr>
        <w:t>Roelofs, GREG</w:t>
      </w:r>
    </w:p>
    <w:p w14:paraId="3B319087"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2003</w:t>
      </w:r>
      <w:r w:rsidRPr="007D0FF0">
        <w:rPr>
          <w:rFonts w:asciiTheme="majorHAnsi" w:hAnsiTheme="majorHAnsi"/>
        </w:rPr>
        <w:tab/>
        <w:t>PNG Lossless Image Compression. Lossless Compression Handbook:371–390.</w:t>
      </w:r>
    </w:p>
    <w:p w14:paraId="0C95064A" w14:textId="77777777" w:rsidR="007D0FF0" w:rsidRPr="007D0FF0" w:rsidRDefault="007D0FF0" w:rsidP="007D0FF0">
      <w:pPr>
        <w:pStyle w:val="EndNoteBibliography"/>
        <w:rPr>
          <w:rFonts w:asciiTheme="majorHAnsi" w:hAnsiTheme="majorHAnsi"/>
        </w:rPr>
      </w:pPr>
      <w:r w:rsidRPr="007D0FF0">
        <w:rPr>
          <w:rFonts w:asciiTheme="majorHAnsi" w:hAnsiTheme="majorHAnsi"/>
        </w:rPr>
        <w:t>Rustad, Supriadi, Pulung Nurtantio Andono, and Guruh Fajar Shidik</w:t>
      </w:r>
    </w:p>
    <w:p w14:paraId="5A86DA77"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Digital image steganography survey and investigation (goal, assessment, method, development, and dataset). Signal processing 206:108908.</w:t>
      </w:r>
    </w:p>
    <w:p w14:paraId="4CA619D7" w14:textId="77777777" w:rsidR="007D0FF0" w:rsidRPr="007D0FF0" w:rsidRDefault="007D0FF0" w:rsidP="007D0FF0">
      <w:pPr>
        <w:pStyle w:val="EndNoteBibliography"/>
        <w:rPr>
          <w:rFonts w:asciiTheme="majorHAnsi" w:hAnsiTheme="majorHAnsi"/>
        </w:rPr>
      </w:pPr>
      <w:r w:rsidRPr="007D0FF0">
        <w:rPr>
          <w:rFonts w:asciiTheme="majorHAnsi" w:hAnsiTheme="majorHAnsi"/>
        </w:rPr>
        <w:t>Sadeq, Hafiz, and Anil Kapure</w:t>
      </w:r>
    </w:p>
    <w:p w14:paraId="3843B8B9"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Image Processing and AI for Intelligent Data Concealment in Edge Devices.</w:t>
      </w:r>
    </w:p>
    <w:p w14:paraId="72E39A0E" w14:textId="77777777" w:rsidR="007D0FF0" w:rsidRPr="007D0FF0" w:rsidRDefault="007D0FF0" w:rsidP="007D0FF0">
      <w:pPr>
        <w:pStyle w:val="EndNoteBibliography"/>
        <w:rPr>
          <w:rFonts w:asciiTheme="majorHAnsi" w:hAnsiTheme="majorHAnsi"/>
        </w:rPr>
      </w:pPr>
      <w:r w:rsidRPr="007D0FF0">
        <w:rPr>
          <w:rFonts w:asciiTheme="majorHAnsi" w:hAnsiTheme="majorHAnsi"/>
        </w:rPr>
        <w:t>Sahu, Aditya Kumar, and Monalisa Sahu</w:t>
      </w:r>
    </w:p>
    <w:p w14:paraId="4DE9E77F"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2020</w:t>
      </w:r>
      <w:r w:rsidRPr="007D0FF0">
        <w:rPr>
          <w:rFonts w:asciiTheme="majorHAnsi" w:hAnsiTheme="majorHAnsi"/>
        </w:rPr>
        <w:tab/>
        <w:t>Digital image steganography and steganalysis: A journey of the past three decades. Open Computer Science 10(1):296–342.</w:t>
      </w:r>
    </w:p>
    <w:p w14:paraId="695DE1F6" w14:textId="77777777" w:rsidR="007D0FF0" w:rsidRPr="007D0FF0" w:rsidRDefault="007D0FF0" w:rsidP="007D0FF0">
      <w:pPr>
        <w:pStyle w:val="EndNoteBibliography"/>
        <w:rPr>
          <w:rFonts w:asciiTheme="majorHAnsi" w:hAnsiTheme="majorHAnsi"/>
        </w:rPr>
      </w:pPr>
      <w:r w:rsidRPr="007D0FF0">
        <w:rPr>
          <w:rFonts w:asciiTheme="majorHAnsi" w:hAnsiTheme="majorHAnsi"/>
        </w:rPr>
        <w:t>Sanjalawe, Yousef, et al.</w:t>
      </w:r>
    </w:p>
    <w:p w14:paraId="1876DC5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2025</w:t>
      </w:r>
      <w:r w:rsidRPr="007D0FF0">
        <w:rPr>
          <w:rFonts w:asciiTheme="majorHAnsi" w:hAnsiTheme="majorHAnsi"/>
        </w:rPr>
        <w:tab/>
        <w:t>A deep learning-driven multi-layered steganographic approach for enhanced data security. Scientific Reports 15(1):4761.</w:t>
      </w:r>
    </w:p>
    <w:p w14:paraId="498A95E6" w14:textId="77777777" w:rsidR="007D0FF0" w:rsidRPr="007D0FF0" w:rsidRDefault="007D0FF0" w:rsidP="007D0FF0">
      <w:pPr>
        <w:pStyle w:val="EndNoteBibliography"/>
        <w:rPr>
          <w:rFonts w:asciiTheme="majorHAnsi" w:hAnsiTheme="majorHAnsi"/>
        </w:rPr>
      </w:pPr>
      <w:r w:rsidRPr="007D0FF0">
        <w:rPr>
          <w:rFonts w:asciiTheme="majorHAnsi" w:hAnsiTheme="majorHAnsi"/>
        </w:rPr>
        <w:t>Saputro, Indrawan Ady, et al.</w:t>
      </w:r>
    </w:p>
    <w:p w14:paraId="3F8D1DAE"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AI-Powered Steganographic Techniques: A Comparison of Traditional Methods and Modern Machine Learning Approaches. 2024 6th International Conference on Cybernetics and Intelligent System (ICORIS), 2024, pp. 01–06. IEEE.</w:t>
      </w:r>
    </w:p>
    <w:p w14:paraId="7813F131" w14:textId="77777777" w:rsidR="007D0FF0" w:rsidRPr="007D0FF0" w:rsidRDefault="007D0FF0" w:rsidP="007D0FF0">
      <w:pPr>
        <w:pStyle w:val="EndNoteBibliography"/>
        <w:rPr>
          <w:rFonts w:asciiTheme="majorHAnsi" w:hAnsiTheme="majorHAnsi"/>
        </w:rPr>
      </w:pPr>
      <w:r w:rsidRPr="007D0FF0">
        <w:rPr>
          <w:rFonts w:asciiTheme="majorHAnsi" w:hAnsiTheme="majorHAnsi"/>
        </w:rPr>
        <w:t>Schryen, Guido, Gerit Wagner, and Alexander Benlian</w:t>
      </w:r>
    </w:p>
    <w:p w14:paraId="73218E20"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2015</w:t>
      </w:r>
      <w:r w:rsidRPr="007D0FF0">
        <w:rPr>
          <w:rFonts w:asciiTheme="majorHAnsi" w:hAnsiTheme="majorHAnsi"/>
        </w:rPr>
        <w:tab/>
        <w:t>Theory of knowledge for literature reviews: an epistemological model, taxonomy and empirical analysis of IS literature.</w:t>
      </w:r>
    </w:p>
    <w:p w14:paraId="31E2948A" w14:textId="77777777" w:rsidR="007D0FF0" w:rsidRPr="007D0FF0" w:rsidRDefault="007D0FF0" w:rsidP="007D0FF0">
      <w:pPr>
        <w:pStyle w:val="EndNoteBibliography"/>
        <w:rPr>
          <w:rFonts w:asciiTheme="majorHAnsi" w:hAnsiTheme="majorHAnsi"/>
        </w:rPr>
      </w:pPr>
      <w:r w:rsidRPr="007D0FF0">
        <w:rPr>
          <w:rFonts w:asciiTheme="majorHAnsi" w:hAnsiTheme="majorHAnsi"/>
        </w:rPr>
        <w:t>Shyla, MK, KB Shiva Kumar, and Rajendra Kumar Das</w:t>
      </w:r>
    </w:p>
    <w:p w14:paraId="4D834D6A"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2021</w:t>
      </w:r>
      <w:r w:rsidRPr="007D0FF0">
        <w:rPr>
          <w:rFonts w:asciiTheme="majorHAnsi" w:hAnsiTheme="majorHAnsi"/>
        </w:rPr>
        <w:tab/>
        <w:t>Image steganography using genetic algorithm for cover image selection and embedding. Soft computing letters 3:100021.</w:t>
      </w:r>
    </w:p>
    <w:p w14:paraId="787F7C33" w14:textId="77777777" w:rsidR="007D0FF0" w:rsidRPr="007D0FF0" w:rsidRDefault="007D0FF0" w:rsidP="007D0FF0">
      <w:pPr>
        <w:pStyle w:val="EndNoteBibliography"/>
        <w:rPr>
          <w:rFonts w:asciiTheme="majorHAnsi" w:hAnsiTheme="majorHAnsi"/>
        </w:rPr>
      </w:pPr>
      <w:r w:rsidRPr="007D0FF0">
        <w:rPr>
          <w:rFonts w:asciiTheme="majorHAnsi" w:hAnsiTheme="majorHAnsi"/>
        </w:rPr>
        <w:t>Singh, Harjit</w:t>
      </w:r>
    </w:p>
    <w:p w14:paraId="777F74E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2016</w:t>
      </w:r>
      <w:r w:rsidRPr="007D0FF0">
        <w:rPr>
          <w:rFonts w:asciiTheme="majorHAnsi" w:hAnsiTheme="majorHAnsi"/>
        </w:rPr>
        <w:tab/>
        <w:t>Analysis of different types of steganography. International journal of scientific research in science, engineering and technology 2:578–582.</w:t>
      </w:r>
    </w:p>
    <w:p w14:paraId="6A755D4D" w14:textId="77777777" w:rsidR="007D0FF0" w:rsidRPr="007D0FF0" w:rsidRDefault="007D0FF0" w:rsidP="007D0FF0">
      <w:pPr>
        <w:pStyle w:val="EndNoteBibliography"/>
        <w:rPr>
          <w:rFonts w:asciiTheme="majorHAnsi" w:hAnsiTheme="majorHAnsi"/>
        </w:rPr>
      </w:pPr>
      <w:r w:rsidRPr="007D0FF0">
        <w:rPr>
          <w:rFonts w:asciiTheme="majorHAnsi" w:hAnsiTheme="majorHAnsi"/>
        </w:rPr>
        <w:t>Song, Sojeong, et al.</w:t>
      </w:r>
    </w:p>
    <w:p w14:paraId="34041125"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Implicit Steganography Beyond the Constraints of Modality. European Conference on Computer Vision, 2024, pp. 289–304. Springer.</w:t>
      </w:r>
    </w:p>
    <w:p w14:paraId="30B6BA86" w14:textId="77777777" w:rsidR="007D0FF0" w:rsidRPr="007D0FF0" w:rsidRDefault="007D0FF0" w:rsidP="007D0FF0">
      <w:pPr>
        <w:pStyle w:val="EndNoteBibliography"/>
        <w:rPr>
          <w:rFonts w:asciiTheme="majorHAnsi" w:hAnsiTheme="majorHAnsi"/>
        </w:rPr>
      </w:pPr>
      <w:r w:rsidRPr="007D0FF0">
        <w:rPr>
          <w:rFonts w:asciiTheme="majorHAnsi" w:hAnsiTheme="majorHAnsi"/>
        </w:rPr>
        <w:t>Sreekumar, Divya</w:t>
      </w:r>
    </w:p>
    <w:p w14:paraId="3BD21871"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What is research methodology? Definition, types, and examples. Paperpal Blog-Academic Writing Guides.</w:t>
      </w:r>
    </w:p>
    <w:p w14:paraId="59EDB890" w14:textId="77777777" w:rsidR="007D0FF0" w:rsidRPr="007D0FF0" w:rsidRDefault="007D0FF0" w:rsidP="007D0FF0">
      <w:pPr>
        <w:pStyle w:val="EndNoteBibliography"/>
        <w:rPr>
          <w:rFonts w:asciiTheme="majorHAnsi" w:hAnsiTheme="majorHAnsi"/>
        </w:rPr>
      </w:pPr>
      <w:r w:rsidRPr="007D0FF0">
        <w:rPr>
          <w:rFonts w:asciiTheme="majorHAnsi" w:hAnsiTheme="majorHAnsi"/>
        </w:rPr>
        <w:t>Stacey, David</w:t>
      </w:r>
    </w:p>
    <w:p w14:paraId="0AC2B5C5"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2014</w:t>
      </w:r>
      <w:r w:rsidRPr="007D0FF0">
        <w:rPr>
          <w:rFonts w:asciiTheme="majorHAnsi" w:hAnsiTheme="majorHAnsi"/>
        </w:rPr>
        <w:tab/>
        <w:t>Passive warden using statistical steganalysis. Proceedings of the 3rd annual conference on Research in information technology, 2014, pp. 27–32.</w:t>
      </w:r>
    </w:p>
    <w:p w14:paraId="7C7BBCBB" w14:textId="77777777" w:rsidR="007D0FF0" w:rsidRPr="007D0FF0" w:rsidRDefault="007D0FF0" w:rsidP="007D0FF0">
      <w:pPr>
        <w:pStyle w:val="EndNoteBibliography"/>
        <w:rPr>
          <w:rFonts w:asciiTheme="majorHAnsi" w:hAnsiTheme="majorHAnsi"/>
        </w:rPr>
      </w:pPr>
      <w:r w:rsidRPr="007D0FF0">
        <w:rPr>
          <w:rFonts w:asciiTheme="majorHAnsi" w:hAnsiTheme="majorHAnsi"/>
        </w:rPr>
        <w:t>Stoian, Nicolas-Alin</w:t>
      </w:r>
    </w:p>
    <w:p w14:paraId="6C3A0A2A"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2020</w:t>
      </w:r>
      <w:r w:rsidRPr="007D0FF0">
        <w:rPr>
          <w:rFonts w:asciiTheme="majorHAnsi" w:hAnsiTheme="majorHAnsi"/>
        </w:rPr>
        <w:tab/>
        <w:t>Machine learning for anomaly detection in iot networks: Malware analysis on the iot-23 data set, University of Twente.</w:t>
      </w:r>
    </w:p>
    <w:p w14:paraId="151D11BA" w14:textId="77777777" w:rsidR="007D0FF0" w:rsidRPr="007D0FF0" w:rsidRDefault="007D0FF0" w:rsidP="007D0FF0">
      <w:pPr>
        <w:pStyle w:val="EndNoteBibliography"/>
        <w:rPr>
          <w:rFonts w:asciiTheme="majorHAnsi" w:hAnsiTheme="majorHAnsi"/>
        </w:rPr>
      </w:pPr>
      <w:r w:rsidRPr="007D0FF0">
        <w:rPr>
          <w:rFonts w:asciiTheme="majorHAnsi" w:hAnsiTheme="majorHAnsi"/>
        </w:rPr>
        <w:t>Suarez-Tangil, Guillermo, Juan E Tapiador, and Pedro Peris-Lopez</w:t>
      </w:r>
    </w:p>
    <w:p w14:paraId="7DC75407"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2014</w:t>
      </w:r>
      <w:r w:rsidRPr="007D0FF0">
        <w:rPr>
          <w:rFonts w:asciiTheme="majorHAnsi" w:hAnsiTheme="majorHAnsi"/>
        </w:rPr>
        <w:tab/>
        <w:t>Stegomalware: Playing hide and seek with malicious components in smartphone apps. International conference on information security and cryptology, 2014, pp. 496–515. Springer.</w:t>
      </w:r>
    </w:p>
    <w:p w14:paraId="1C03BBF7" w14:textId="77777777" w:rsidR="007D0FF0" w:rsidRPr="007D0FF0" w:rsidRDefault="007D0FF0" w:rsidP="007D0FF0">
      <w:pPr>
        <w:pStyle w:val="EndNoteBibliography"/>
        <w:rPr>
          <w:rFonts w:asciiTheme="majorHAnsi" w:hAnsiTheme="majorHAnsi"/>
        </w:rPr>
      </w:pPr>
      <w:r w:rsidRPr="007D0FF0">
        <w:rPr>
          <w:rFonts w:asciiTheme="majorHAnsi" w:hAnsiTheme="majorHAnsi"/>
        </w:rPr>
        <w:t>Swain, Gandharba, and Saroj Kumar Lenka</w:t>
      </w:r>
    </w:p>
    <w:p w14:paraId="34F44A98"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2014</w:t>
      </w:r>
      <w:r w:rsidRPr="007D0FF0">
        <w:rPr>
          <w:rFonts w:asciiTheme="majorHAnsi" w:hAnsiTheme="majorHAnsi"/>
        </w:rPr>
        <w:tab/>
        <w:t>Classification of image steganography techniques in spatial domain: a study. Journal of Computer Science &amp; Engineering Technology (IJCSET) 5(03):219–232.</w:t>
      </w:r>
    </w:p>
    <w:p w14:paraId="65B2A3FB" w14:textId="77777777" w:rsidR="007D0FF0" w:rsidRPr="007D0FF0" w:rsidRDefault="007D0FF0" w:rsidP="007D0FF0">
      <w:pPr>
        <w:pStyle w:val="EndNoteBibliography"/>
        <w:rPr>
          <w:rFonts w:asciiTheme="majorHAnsi" w:hAnsiTheme="majorHAnsi"/>
        </w:rPr>
      </w:pPr>
      <w:r w:rsidRPr="007D0FF0">
        <w:rPr>
          <w:rFonts w:asciiTheme="majorHAnsi" w:hAnsiTheme="majorHAnsi"/>
        </w:rPr>
        <w:t>Vaishnavi, Vijay, and William Kuechler</w:t>
      </w:r>
    </w:p>
    <w:p w14:paraId="55D08961"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2004</w:t>
      </w:r>
      <w:r w:rsidRPr="007D0FF0">
        <w:rPr>
          <w:rFonts w:asciiTheme="majorHAnsi" w:hAnsiTheme="majorHAnsi"/>
        </w:rPr>
        <w:tab/>
        <w:t>Design research in information systems.</w:t>
      </w:r>
    </w:p>
    <w:p w14:paraId="1594AAE6" w14:textId="77777777" w:rsidR="007D0FF0" w:rsidRPr="007D0FF0" w:rsidRDefault="007D0FF0" w:rsidP="007D0FF0">
      <w:pPr>
        <w:pStyle w:val="EndNoteBibliography"/>
        <w:rPr>
          <w:rFonts w:asciiTheme="majorHAnsi" w:hAnsiTheme="majorHAnsi"/>
        </w:rPr>
      </w:pPr>
      <w:r w:rsidRPr="007D0FF0">
        <w:rPr>
          <w:rFonts w:asciiTheme="majorHAnsi" w:hAnsiTheme="majorHAnsi"/>
        </w:rPr>
        <w:t>Varney, Adam</w:t>
      </w:r>
    </w:p>
    <w:p w14:paraId="7F639263"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2019</w:t>
      </w:r>
      <w:r w:rsidRPr="007D0FF0">
        <w:rPr>
          <w:rFonts w:asciiTheme="majorHAnsi" w:hAnsiTheme="majorHAnsi"/>
        </w:rPr>
        <w:tab/>
        <w:t>Analysis of the impact of artificial intelligence to cybersecurity and protected digital ecosystems, Utica College.</w:t>
      </w:r>
    </w:p>
    <w:p w14:paraId="08A16957" w14:textId="77777777" w:rsidR="007D0FF0" w:rsidRPr="007D0FF0" w:rsidRDefault="007D0FF0" w:rsidP="007D0FF0">
      <w:pPr>
        <w:pStyle w:val="EndNoteBibliography"/>
        <w:rPr>
          <w:rFonts w:asciiTheme="majorHAnsi" w:hAnsiTheme="majorHAnsi"/>
        </w:rPr>
      </w:pPr>
      <w:r w:rsidRPr="007D0FF0">
        <w:rPr>
          <w:rFonts w:asciiTheme="majorHAnsi" w:hAnsiTheme="majorHAnsi"/>
        </w:rPr>
        <w:t>Vasani, Vatsal, et al.</w:t>
      </w:r>
    </w:p>
    <w:p w14:paraId="0CB83CD0"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Comprehensive analysis of advanced techniques and vital tools for detecting malware intrusion. Electronics 12(20):4299.</w:t>
      </w:r>
    </w:p>
    <w:p w14:paraId="572A7500" w14:textId="77777777" w:rsidR="007D0FF0" w:rsidRPr="007D0FF0" w:rsidRDefault="007D0FF0" w:rsidP="007D0FF0">
      <w:pPr>
        <w:pStyle w:val="EndNoteBibliography"/>
        <w:rPr>
          <w:rFonts w:asciiTheme="majorHAnsi" w:hAnsiTheme="majorHAnsi"/>
        </w:rPr>
      </w:pPr>
      <w:r w:rsidRPr="007D0FF0">
        <w:rPr>
          <w:rFonts w:asciiTheme="majorHAnsi" w:hAnsiTheme="majorHAnsi"/>
        </w:rPr>
        <w:t xml:space="preserve">Vinay Patil, Naveen Kumar M, Pawan Singh M, Ashishika Singh </w:t>
      </w:r>
    </w:p>
    <w:p w14:paraId="6D4E5E8C"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2025</w:t>
      </w:r>
      <w:r w:rsidRPr="007D0FF0">
        <w:rPr>
          <w:rFonts w:asciiTheme="majorHAnsi" w:hAnsiTheme="majorHAnsi"/>
        </w:rPr>
        <w:tab/>
        <w:t>Effectively Writing YARA Rules to Detect Malware.</w:t>
      </w:r>
    </w:p>
    <w:p w14:paraId="4FEDC7B3" w14:textId="77777777" w:rsidR="007D0FF0" w:rsidRPr="007D0FF0" w:rsidRDefault="007D0FF0" w:rsidP="007D0FF0">
      <w:pPr>
        <w:pStyle w:val="EndNoteBibliography"/>
        <w:rPr>
          <w:rFonts w:asciiTheme="majorHAnsi" w:hAnsiTheme="majorHAnsi"/>
        </w:rPr>
      </w:pPr>
      <w:r w:rsidRPr="007D0FF0">
        <w:rPr>
          <w:rFonts w:asciiTheme="majorHAnsi" w:hAnsiTheme="majorHAnsi"/>
        </w:rPr>
        <w:t>VirusTotal</w:t>
      </w:r>
    </w:p>
    <w:p w14:paraId="23234CAB"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2019</w:t>
      </w:r>
      <w:r w:rsidRPr="007D0FF0">
        <w:rPr>
          <w:rFonts w:asciiTheme="majorHAnsi" w:hAnsiTheme="majorHAnsi"/>
        </w:rPr>
        <w:tab/>
        <w:t xml:space="preserve"> YARA in a nutshell.</w:t>
      </w:r>
    </w:p>
    <w:p w14:paraId="02EC89FB" w14:textId="77777777" w:rsidR="007D0FF0" w:rsidRPr="007D0FF0" w:rsidRDefault="007D0FF0" w:rsidP="007D0FF0">
      <w:pPr>
        <w:pStyle w:val="EndNoteBibliography"/>
        <w:rPr>
          <w:rFonts w:asciiTheme="majorHAnsi" w:hAnsiTheme="majorHAnsi"/>
        </w:rPr>
      </w:pPr>
      <w:r w:rsidRPr="007D0FF0">
        <w:rPr>
          <w:rFonts w:asciiTheme="majorHAnsi" w:hAnsiTheme="majorHAnsi"/>
        </w:rPr>
        <w:t>Wang, Zihan, et al.</w:t>
      </w:r>
    </w:p>
    <w:p w14:paraId="1194683B"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Data hiding with deep learning: A survey unifying digital watermarking and steganography. IEEE Transactions on Computational Social Systems 10(6):2985–2999.</w:t>
      </w:r>
    </w:p>
    <w:p w14:paraId="1AF4C482" w14:textId="77777777" w:rsidR="007D0FF0" w:rsidRPr="007D0FF0" w:rsidRDefault="007D0FF0" w:rsidP="007D0FF0">
      <w:pPr>
        <w:pStyle w:val="EndNoteBibliography"/>
        <w:rPr>
          <w:rFonts w:asciiTheme="majorHAnsi" w:hAnsiTheme="majorHAnsi"/>
        </w:rPr>
      </w:pPr>
      <w:r w:rsidRPr="007D0FF0">
        <w:rPr>
          <w:rFonts w:asciiTheme="majorHAnsi" w:hAnsiTheme="majorHAnsi"/>
        </w:rPr>
        <w:t>William, Fodouop Kouam Arthur</w:t>
      </w:r>
    </w:p>
    <w:p w14:paraId="60FE8516"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2024</w:t>
      </w:r>
      <w:r w:rsidRPr="007D0FF0">
        <w:rPr>
          <w:rFonts w:asciiTheme="majorHAnsi" w:hAnsiTheme="majorHAnsi"/>
        </w:rPr>
        <w:tab/>
        <w:t>Interpretivism or constructivism: Navigating research paradigms in social science research. Interpretivism or Constructivism: Navigating Research Paradigms in Social Science Research 143(1):5–5.</w:t>
      </w:r>
    </w:p>
    <w:p w14:paraId="213EF32A" w14:textId="77777777" w:rsidR="007D0FF0" w:rsidRPr="007D0FF0" w:rsidRDefault="007D0FF0" w:rsidP="007D0FF0">
      <w:pPr>
        <w:pStyle w:val="EndNoteBibliography"/>
        <w:rPr>
          <w:rFonts w:asciiTheme="majorHAnsi" w:hAnsiTheme="majorHAnsi"/>
        </w:rPr>
      </w:pPr>
      <w:r w:rsidRPr="007D0FF0">
        <w:rPr>
          <w:rFonts w:asciiTheme="majorHAnsi" w:hAnsiTheme="majorHAnsi"/>
        </w:rPr>
        <w:t>Williams, Octavia C</w:t>
      </w:r>
    </w:p>
    <w:p w14:paraId="26181222"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2019</w:t>
      </w:r>
      <w:r w:rsidRPr="007D0FF0">
        <w:rPr>
          <w:rFonts w:asciiTheme="majorHAnsi" w:hAnsiTheme="majorHAnsi"/>
        </w:rPr>
        <w:tab/>
        <w:t>What are the cybersecurity risks of artificial intelligence generated steganography?, Utica College.</w:t>
      </w:r>
    </w:p>
    <w:p w14:paraId="3126557D" w14:textId="77777777" w:rsidR="007D0FF0" w:rsidRPr="007D0FF0" w:rsidRDefault="007D0FF0" w:rsidP="007D0FF0">
      <w:pPr>
        <w:pStyle w:val="EndNoteBibliography"/>
        <w:rPr>
          <w:rFonts w:asciiTheme="majorHAnsi" w:hAnsiTheme="majorHAnsi"/>
        </w:rPr>
      </w:pPr>
      <w:r w:rsidRPr="007D0FF0">
        <w:rPr>
          <w:rFonts w:asciiTheme="majorHAnsi" w:hAnsiTheme="majorHAnsi"/>
        </w:rPr>
        <w:t>Wu, Zhijun, et al.</w:t>
      </w:r>
    </w:p>
    <w:p w14:paraId="7575DC2F"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2021</w:t>
      </w:r>
      <w:r w:rsidRPr="007D0FF0">
        <w:rPr>
          <w:rFonts w:asciiTheme="majorHAnsi" w:hAnsiTheme="majorHAnsi"/>
        </w:rPr>
        <w:tab/>
        <w:t>Steganography and steganalysis in voice over IP: A review. Sensors 21(4):1032.</w:t>
      </w:r>
    </w:p>
    <w:p w14:paraId="55386C93" w14:textId="77777777" w:rsidR="007D0FF0" w:rsidRPr="007D0FF0" w:rsidRDefault="007D0FF0" w:rsidP="007D0FF0">
      <w:pPr>
        <w:pStyle w:val="EndNoteBibliography"/>
        <w:rPr>
          <w:rFonts w:asciiTheme="majorHAnsi" w:hAnsiTheme="majorHAnsi"/>
        </w:rPr>
      </w:pPr>
      <w:r w:rsidRPr="007D0FF0">
        <w:rPr>
          <w:rFonts w:asciiTheme="majorHAnsi" w:hAnsiTheme="majorHAnsi"/>
        </w:rPr>
        <w:t>Wynn, David C, and Claudia M Eckert</w:t>
      </w:r>
    </w:p>
    <w:p w14:paraId="4986E151"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2017</w:t>
      </w:r>
      <w:r w:rsidRPr="007D0FF0">
        <w:rPr>
          <w:rFonts w:asciiTheme="majorHAnsi" w:hAnsiTheme="majorHAnsi"/>
        </w:rPr>
        <w:tab/>
        <w:t>Perspectives on iteration in design and development. Research in Engineering Design 28:153–184.</w:t>
      </w:r>
    </w:p>
    <w:p w14:paraId="5563A3E5" w14:textId="77777777" w:rsidR="007D0FF0" w:rsidRPr="007D0FF0" w:rsidRDefault="007D0FF0" w:rsidP="007D0FF0">
      <w:pPr>
        <w:pStyle w:val="EndNoteBibliography"/>
        <w:rPr>
          <w:rFonts w:asciiTheme="majorHAnsi" w:hAnsiTheme="majorHAnsi"/>
        </w:rPr>
      </w:pPr>
      <w:r w:rsidRPr="007D0FF0">
        <w:rPr>
          <w:rFonts w:asciiTheme="majorHAnsi" w:hAnsiTheme="majorHAnsi"/>
        </w:rPr>
        <w:t>Xu, Hongzuo, et al.</w:t>
      </w:r>
    </w:p>
    <w:p w14:paraId="69D6C7EF"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Deep isolation forest for anomaly detection. IEEE Transactions on Knowledge and Data Engineering 35(12):12591–12604.</w:t>
      </w:r>
    </w:p>
    <w:p w14:paraId="5924665A" w14:textId="77777777" w:rsidR="007D0FF0" w:rsidRPr="007D0FF0" w:rsidRDefault="007D0FF0" w:rsidP="007D0FF0">
      <w:pPr>
        <w:pStyle w:val="EndNoteBibliography"/>
        <w:rPr>
          <w:rFonts w:asciiTheme="majorHAnsi" w:hAnsiTheme="majorHAnsi"/>
        </w:rPr>
      </w:pPr>
      <w:r w:rsidRPr="007D0FF0">
        <w:rPr>
          <w:rFonts w:asciiTheme="majorHAnsi" w:hAnsiTheme="majorHAnsi"/>
        </w:rPr>
        <w:t>Zehra, Sehar, et al.</w:t>
      </w:r>
    </w:p>
    <w:p w14:paraId="53027152" w14:textId="77777777" w:rsidR="007D0FF0" w:rsidRPr="007D0FF0" w:rsidRDefault="007D0FF0" w:rsidP="007D0FF0">
      <w:pPr>
        <w:pStyle w:val="EndNoteBibliography"/>
        <w:spacing w:after="0"/>
        <w:ind w:left="720" w:hanging="720"/>
        <w:rPr>
          <w:rFonts w:asciiTheme="majorHAnsi" w:hAnsiTheme="majorHAnsi"/>
        </w:rPr>
      </w:pPr>
      <w:r w:rsidRPr="007D0FF0">
        <w:rPr>
          <w:rFonts w:asciiTheme="majorHAnsi" w:hAnsiTheme="majorHAnsi"/>
        </w:rPr>
        <w:tab/>
        <w:t>2023</w:t>
      </w:r>
      <w:r w:rsidRPr="007D0FF0">
        <w:rPr>
          <w:rFonts w:asciiTheme="majorHAnsi" w:hAnsiTheme="majorHAnsi"/>
        </w:rPr>
        <w:tab/>
        <w:t>Machine learning-based anomaly detection in NFV: A comprehensive survey. Sensors 23(11):5340.</w:t>
      </w:r>
    </w:p>
    <w:p w14:paraId="7906D431" w14:textId="77777777" w:rsidR="007D0FF0" w:rsidRPr="007D0FF0" w:rsidRDefault="007D0FF0" w:rsidP="007D0FF0">
      <w:pPr>
        <w:pStyle w:val="EndNoteBibliography"/>
        <w:rPr>
          <w:rFonts w:asciiTheme="majorHAnsi" w:hAnsiTheme="majorHAnsi"/>
        </w:rPr>
      </w:pPr>
      <w:r w:rsidRPr="007D0FF0">
        <w:rPr>
          <w:rFonts w:asciiTheme="majorHAnsi" w:hAnsiTheme="majorHAnsi"/>
        </w:rPr>
        <w:t>Zhang, Chaoning, et al.</w:t>
      </w:r>
    </w:p>
    <w:p w14:paraId="2FDACCB8" w14:textId="77777777" w:rsidR="007D0FF0" w:rsidRPr="007D0FF0" w:rsidRDefault="007D0FF0" w:rsidP="007D0FF0">
      <w:pPr>
        <w:pStyle w:val="EndNoteBibliography"/>
        <w:ind w:left="720" w:hanging="720"/>
        <w:rPr>
          <w:rFonts w:asciiTheme="majorHAnsi" w:hAnsiTheme="majorHAnsi"/>
        </w:rPr>
      </w:pPr>
      <w:r w:rsidRPr="007D0FF0">
        <w:rPr>
          <w:rFonts w:asciiTheme="majorHAnsi" w:hAnsiTheme="majorHAnsi"/>
        </w:rPr>
        <w:tab/>
        <w:t>2021</w:t>
      </w:r>
      <w:r w:rsidRPr="007D0FF0">
        <w:rPr>
          <w:rFonts w:asciiTheme="majorHAnsi" w:hAnsiTheme="majorHAnsi"/>
        </w:rPr>
        <w:tab/>
        <w:t>A brief survey on deep learning based data hiding. arXiv preprint arXiv:2103.01607.</w:t>
      </w:r>
    </w:p>
    <w:p w14:paraId="59CE93E9" w14:textId="1607447A" w:rsidR="007D0FF0" w:rsidRPr="007D0FF0" w:rsidRDefault="007D0FF0" w:rsidP="007D0FF0">
      <w:pPr>
        <w:jc w:val="both"/>
        <w:rPr>
          <w:rFonts w:asciiTheme="majorHAnsi" w:hAnsiTheme="majorHAnsi"/>
        </w:rPr>
      </w:pPr>
      <w:r w:rsidRPr="007D0FF0">
        <w:rPr>
          <w:rFonts w:asciiTheme="majorHAnsi" w:hAnsiTheme="majorHAnsi"/>
        </w:rPr>
        <w:fldChar w:fldCharType="end"/>
      </w:r>
    </w:p>
    <w:sectPr w:rsidR="007D0FF0" w:rsidRPr="007D0FF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Du Plessis, Daniel" w:date="2025-07-16T14:10:00Z" w:initials="DD">
    <w:p w14:paraId="47C17FB7" w14:textId="77777777" w:rsidR="007D0FF0" w:rsidRDefault="007D0FF0" w:rsidP="007D0FF0">
      <w:pPr>
        <w:pStyle w:val="CommentText"/>
        <w:jc w:val="left"/>
      </w:pPr>
      <w:r>
        <w:rPr>
          <w:rStyle w:val="CommentReference"/>
        </w:rPr>
        <w:annotationRef/>
      </w:r>
      <w:r>
        <w:t>The next sentence can read: With large language models (LLMs) improvements a subtle yet potent cyber threat can quietly escalating to an AI-generated steganographic malware (Gao et al., 2022).</w:t>
      </w:r>
    </w:p>
  </w:comment>
  <w:comment w:id="15" w:author="Du Plessis, Daniel" w:date="2025-07-16T14:29:00Z" w:initials="DD">
    <w:p w14:paraId="654D57EF" w14:textId="77777777" w:rsidR="007D0FF0" w:rsidRDefault="007D0FF0" w:rsidP="007D0FF0">
      <w:pPr>
        <w:pStyle w:val="CommentText"/>
        <w:jc w:val="left"/>
      </w:pPr>
      <w:r>
        <w:rPr>
          <w:rStyle w:val="CommentReference"/>
        </w:rPr>
        <w:annotationRef/>
      </w:r>
      <w:r>
        <w:t>Please avoid sentences that are too long.</w:t>
      </w:r>
    </w:p>
  </w:comment>
  <w:comment w:id="16" w:author="Du Plessis, Daniel" w:date="2025-07-16T14:36:00Z" w:initials="DD">
    <w:p w14:paraId="63335E76" w14:textId="77777777" w:rsidR="007D0FF0" w:rsidRDefault="007D0FF0" w:rsidP="007D0FF0">
      <w:pPr>
        <w:pStyle w:val="CommentText"/>
        <w:jc w:val="left"/>
      </w:pPr>
      <w:r>
        <w:rPr>
          <w:rStyle w:val="CommentReference"/>
        </w:rPr>
        <w:annotationRef/>
      </w:r>
      <w:r>
        <w:t>Just make sure that the changes that I have made still make sense.</w:t>
      </w:r>
    </w:p>
  </w:comment>
  <w:comment w:id="25" w:author="Du Plessis, Daniel" w:date="2025-07-16T15:20:00Z" w:initials="DD">
    <w:p w14:paraId="44BBD19F" w14:textId="77777777" w:rsidR="007D0FF0" w:rsidRDefault="007D0FF0" w:rsidP="007D0FF0">
      <w:pPr>
        <w:pStyle w:val="CommentText"/>
        <w:jc w:val="left"/>
      </w:pPr>
      <w:r>
        <w:rPr>
          <w:rStyle w:val="CommentReference"/>
        </w:rPr>
        <w:annotationRef/>
      </w:r>
      <w:r>
        <w:t>I believe this should be programmed</w:t>
      </w:r>
    </w:p>
  </w:comment>
  <w:comment w:id="30" w:author="Du Plessis, Daniel" w:date="2025-07-17T08:43:00Z" w:initials="DD">
    <w:p w14:paraId="7465AB28" w14:textId="77777777" w:rsidR="007D0FF0" w:rsidRDefault="007D0FF0" w:rsidP="007D0FF0">
      <w:pPr>
        <w:pStyle w:val="CommentText"/>
        <w:jc w:val="left"/>
      </w:pPr>
      <w:r>
        <w:rPr>
          <w:rStyle w:val="CommentReference"/>
        </w:rPr>
        <w:annotationRef/>
      </w:r>
      <w:r>
        <w:t xml:space="preserve">As this paragraph forms part of the problem statement I suggest that you start this paragraph as follows: There is therefore a need for detecting known steganography in the same way as YARA is currently doing but there are unknown steganographic malware that needs to be detected too. </w:t>
      </w:r>
    </w:p>
  </w:comment>
  <w:comment w:id="35" w:author="Du Plessis, Daniel" w:date="2025-07-17T08:44:00Z" w:initials="DD">
    <w:p w14:paraId="7B641B08" w14:textId="77777777" w:rsidR="007D0FF0" w:rsidRDefault="007D0FF0" w:rsidP="007D0FF0">
      <w:pPr>
        <w:pStyle w:val="CommentText"/>
        <w:jc w:val="left"/>
      </w:pPr>
      <w:r>
        <w:rPr>
          <w:rStyle w:val="CommentReference"/>
        </w:rPr>
        <w:annotationRef/>
      </w:r>
      <w:r>
        <w:t>Font not the same</w:t>
      </w:r>
    </w:p>
  </w:comment>
  <w:comment w:id="38" w:author="Du Plessis, Daniel" w:date="2025-07-17T09:05:00Z" w:initials="DD">
    <w:p w14:paraId="4A6E0BB3" w14:textId="77777777" w:rsidR="007D0FF0" w:rsidRDefault="007D0FF0" w:rsidP="007D0FF0">
      <w:pPr>
        <w:pStyle w:val="CommentText"/>
        <w:jc w:val="left"/>
      </w:pPr>
      <w:r>
        <w:rPr>
          <w:rStyle w:val="CommentReference"/>
        </w:rPr>
        <w:annotationRef/>
      </w:r>
      <w:r>
        <w:t xml:space="preserve">I want to suggest that you only use the following for your second question: </w:t>
      </w:r>
      <w:r>
        <w:rPr>
          <w:b/>
          <w:bCs/>
        </w:rPr>
        <w:t>“What are the common patterns of detection success and failure?”</w:t>
      </w:r>
      <w:r>
        <w:t xml:space="preserve"> You can remove the first part.</w:t>
      </w:r>
    </w:p>
  </w:comment>
  <w:comment w:id="144" w:author="Du Plessis, Daniel" w:date="2025-12-11T09:51:00Z" w:initials="DD">
    <w:p w14:paraId="2379AB33" w14:textId="77777777" w:rsidR="007D0FF0" w:rsidRDefault="007D0FF0" w:rsidP="007D0FF0">
      <w:pPr>
        <w:pStyle w:val="CommentText"/>
      </w:pPr>
      <w:r>
        <w:rPr>
          <w:rStyle w:val="CommentReference"/>
        </w:rPr>
        <w:annotationRef/>
      </w:r>
      <w:r>
        <w:t>Do you mean any antivirus?</w:t>
      </w:r>
    </w:p>
  </w:comment>
  <w:comment w:id="175" w:author="Du Plessis, Daniel" w:date="2025-12-11T10:11:00Z" w:initials="DD">
    <w:p w14:paraId="0DA97BE0" w14:textId="77777777" w:rsidR="007D0FF0" w:rsidRDefault="007D0FF0" w:rsidP="007D0FF0">
      <w:pPr>
        <w:pStyle w:val="CommentText"/>
      </w:pPr>
      <w:r>
        <w:rPr>
          <w:rStyle w:val="CommentReference"/>
        </w:rPr>
        <w:annotationRef/>
      </w:r>
      <w:r>
        <w:t>Why is the font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C17FB7" w15:done="1"/>
  <w15:commentEx w15:paraId="654D57EF" w15:done="1"/>
  <w15:commentEx w15:paraId="63335E76" w15:done="1"/>
  <w15:commentEx w15:paraId="44BBD19F" w15:done="1"/>
  <w15:commentEx w15:paraId="7465AB28" w15:done="1"/>
  <w15:commentEx w15:paraId="7B641B08" w15:done="1"/>
  <w15:commentEx w15:paraId="4A6E0BB3" w15:done="1"/>
  <w15:commentEx w15:paraId="2379AB33" w15:done="1"/>
  <w15:commentEx w15:paraId="0DA97B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7BE94E" w16cex:dateUtc="2025-07-16T12:10:00Z"/>
  <w16cex:commentExtensible w16cex:durableId="3EC14C0A" w16cex:dateUtc="2025-07-16T12:29:00Z"/>
  <w16cex:commentExtensible w16cex:durableId="6804A2CD" w16cex:dateUtc="2025-07-16T12:36:00Z"/>
  <w16cex:commentExtensible w16cex:durableId="34290C4B" w16cex:dateUtc="2025-07-16T13:20:00Z"/>
  <w16cex:commentExtensible w16cex:durableId="6F76B6AE" w16cex:dateUtc="2025-07-17T06:43:00Z"/>
  <w16cex:commentExtensible w16cex:durableId="050E0C1E" w16cex:dateUtc="2025-07-17T06:44:00Z"/>
  <w16cex:commentExtensible w16cex:durableId="091B0BAF" w16cex:dateUtc="2025-07-17T07:05:00Z"/>
  <w16cex:commentExtensible w16cex:durableId="33AAE63D" w16cex:dateUtc="2025-12-11T07:51:00Z"/>
  <w16cex:commentExtensible w16cex:durableId="619C5E39" w16cex:dateUtc="2025-12-11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C17FB7" w16cid:durableId="577BE94E"/>
  <w16cid:commentId w16cid:paraId="654D57EF" w16cid:durableId="3EC14C0A"/>
  <w16cid:commentId w16cid:paraId="63335E76" w16cid:durableId="6804A2CD"/>
  <w16cid:commentId w16cid:paraId="44BBD19F" w16cid:durableId="34290C4B"/>
  <w16cid:commentId w16cid:paraId="7465AB28" w16cid:durableId="6F76B6AE"/>
  <w16cid:commentId w16cid:paraId="7B641B08" w16cid:durableId="050E0C1E"/>
  <w16cid:commentId w16cid:paraId="4A6E0BB3" w16cid:durableId="091B0BAF"/>
  <w16cid:commentId w16cid:paraId="2379AB33" w16cid:durableId="33AAE63D"/>
  <w16cid:commentId w16cid:paraId="0DA97BE0" w16cid:durableId="619C5E3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9F1"/>
    <w:multiLevelType w:val="hybridMultilevel"/>
    <w:tmpl w:val="726C321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8304F91"/>
    <w:multiLevelType w:val="multilevel"/>
    <w:tmpl w:val="47E801D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 w15:restartNumberingAfterBreak="0">
    <w:nsid w:val="0BFE3F0A"/>
    <w:multiLevelType w:val="multilevel"/>
    <w:tmpl w:val="515A4444"/>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 w15:restartNumberingAfterBreak="0">
    <w:nsid w:val="12BE3612"/>
    <w:multiLevelType w:val="multilevel"/>
    <w:tmpl w:val="31ACE9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3B81D9C"/>
    <w:multiLevelType w:val="hybridMultilevel"/>
    <w:tmpl w:val="62664C4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165E43C4"/>
    <w:multiLevelType w:val="multilevel"/>
    <w:tmpl w:val="0082B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2C7CC2"/>
    <w:multiLevelType w:val="hybridMultilevel"/>
    <w:tmpl w:val="CD7479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066216D"/>
    <w:multiLevelType w:val="multilevel"/>
    <w:tmpl w:val="38AE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05626"/>
    <w:multiLevelType w:val="multilevel"/>
    <w:tmpl w:val="244E21E0"/>
    <w:lvl w:ilvl="0">
      <w:start w:val="1"/>
      <w:numFmt w:val="decimal"/>
      <w:lvlText w:val="%1."/>
      <w:lvlJc w:val="left"/>
      <w:pPr>
        <w:ind w:left="643"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363" w:hanging="108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723" w:hanging="144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2083" w:hanging="1800"/>
      </w:pPr>
      <w:rPr>
        <w:rFonts w:hint="default"/>
      </w:rPr>
    </w:lvl>
    <w:lvl w:ilvl="8">
      <w:start w:val="1"/>
      <w:numFmt w:val="decimal"/>
      <w:isLgl/>
      <w:lvlText w:val="%1.%2.%3.%4.%5.%6.%7.%8.%9."/>
      <w:lvlJc w:val="left"/>
      <w:pPr>
        <w:ind w:left="2083" w:hanging="1800"/>
      </w:pPr>
      <w:rPr>
        <w:rFonts w:hint="default"/>
      </w:rPr>
    </w:lvl>
  </w:abstractNum>
  <w:abstractNum w:abstractNumId="9" w15:restartNumberingAfterBreak="0">
    <w:nsid w:val="26ED7CED"/>
    <w:multiLevelType w:val="hybridMultilevel"/>
    <w:tmpl w:val="CB484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76514AF"/>
    <w:multiLevelType w:val="multilevel"/>
    <w:tmpl w:val="244E21E0"/>
    <w:lvl w:ilvl="0">
      <w:start w:val="1"/>
      <w:numFmt w:val="decimal"/>
      <w:lvlText w:val="%1."/>
      <w:lvlJc w:val="left"/>
      <w:pPr>
        <w:ind w:left="643" w:hanging="360"/>
      </w:pPr>
      <w:rPr>
        <w:rFonts w:hint="default"/>
      </w:rPr>
    </w:lvl>
    <w:lvl w:ilvl="1">
      <w:start w:val="1"/>
      <w:numFmt w:val="decimal"/>
      <w:isLgl/>
      <w:lvlText w:val="%1.%2."/>
      <w:lvlJc w:val="left"/>
      <w:pPr>
        <w:ind w:left="1003" w:hanging="72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363" w:hanging="108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723" w:hanging="144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2083" w:hanging="1800"/>
      </w:pPr>
      <w:rPr>
        <w:rFonts w:hint="default"/>
      </w:rPr>
    </w:lvl>
    <w:lvl w:ilvl="8">
      <w:start w:val="1"/>
      <w:numFmt w:val="decimal"/>
      <w:isLgl/>
      <w:lvlText w:val="%1.%2.%3.%4.%5.%6.%7.%8.%9."/>
      <w:lvlJc w:val="left"/>
      <w:pPr>
        <w:ind w:left="2083" w:hanging="1800"/>
      </w:pPr>
      <w:rPr>
        <w:rFonts w:hint="default"/>
      </w:rPr>
    </w:lvl>
  </w:abstractNum>
  <w:abstractNum w:abstractNumId="11" w15:restartNumberingAfterBreak="0">
    <w:nsid w:val="2FCC6CD7"/>
    <w:multiLevelType w:val="multilevel"/>
    <w:tmpl w:val="F3AEF3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9B498F"/>
    <w:multiLevelType w:val="multilevel"/>
    <w:tmpl w:val="4FC234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5466BFF"/>
    <w:multiLevelType w:val="hybridMultilevel"/>
    <w:tmpl w:val="AC26B7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7365A09"/>
    <w:multiLevelType w:val="hybridMultilevel"/>
    <w:tmpl w:val="90BE53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B6A0871"/>
    <w:multiLevelType w:val="multilevel"/>
    <w:tmpl w:val="2C90FC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5EF1A70"/>
    <w:multiLevelType w:val="multilevel"/>
    <w:tmpl w:val="EACC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50C7E"/>
    <w:multiLevelType w:val="multilevel"/>
    <w:tmpl w:val="D9F8BB8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AD05C7E"/>
    <w:multiLevelType w:val="hybridMultilevel"/>
    <w:tmpl w:val="51522A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E916063"/>
    <w:multiLevelType w:val="multilevel"/>
    <w:tmpl w:val="050C0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727510"/>
    <w:multiLevelType w:val="multilevel"/>
    <w:tmpl w:val="873EF8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3971869"/>
    <w:multiLevelType w:val="hybridMultilevel"/>
    <w:tmpl w:val="495CCC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CEC0D6E"/>
    <w:multiLevelType w:val="hybridMultilevel"/>
    <w:tmpl w:val="7E9A6BA2"/>
    <w:lvl w:ilvl="0" w:tplc="1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DF300AB"/>
    <w:multiLevelType w:val="hybridMultilevel"/>
    <w:tmpl w:val="CE0069A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4" w15:restartNumberingAfterBreak="0">
    <w:nsid w:val="63B96E8F"/>
    <w:multiLevelType w:val="multilevel"/>
    <w:tmpl w:val="55ECA0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5594674"/>
    <w:multiLevelType w:val="multilevel"/>
    <w:tmpl w:val="3684DD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59D08AD"/>
    <w:multiLevelType w:val="multilevel"/>
    <w:tmpl w:val="2E6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E5625B"/>
    <w:multiLevelType w:val="multilevel"/>
    <w:tmpl w:val="FC6077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6CF550D9"/>
    <w:multiLevelType w:val="hybridMultilevel"/>
    <w:tmpl w:val="9CFCE44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70860A55"/>
    <w:multiLevelType w:val="multilevel"/>
    <w:tmpl w:val="2CF88C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2381205"/>
    <w:multiLevelType w:val="hybridMultilevel"/>
    <w:tmpl w:val="16F639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73141530"/>
    <w:multiLevelType w:val="multilevel"/>
    <w:tmpl w:val="2B4661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35D12B3"/>
    <w:multiLevelType w:val="hybridMultilevel"/>
    <w:tmpl w:val="114038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74B64C19"/>
    <w:multiLevelType w:val="hybridMultilevel"/>
    <w:tmpl w:val="5ADAC3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79B3D4E"/>
    <w:multiLevelType w:val="hybridMultilevel"/>
    <w:tmpl w:val="1D12B57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5" w15:restartNumberingAfterBreak="0">
    <w:nsid w:val="78650380"/>
    <w:multiLevelType w:val="multilevel"/>
    <w:tmpl w:val="CEFACF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29788427">
    <w:abstractNumId w:val="8"/>
  </w:num>
  <w:num w:numId="2" w16cid:durableId="1393969176">
    <w:abstractNumId w:val="33"/>
  </w:num>
  <w:num w:numId="3" w16cid:durableId="1155299294">
    <w:abstractNumId w:val="21"/>
  </w:num>
  <w:num w:numId="4" w16cid:durableId="241333933">
    <w:abstractNumId w:val="19"/>
  </w:num>
  <w:num w:numId="5" w16cid:durableId="1020660745">
    <w:abstractNumId w:val="5"/>
  </w:num>
  <w:num w:numId="6" w16cid:durableId="2039118152">
    <w:abstractNumId w:val="26"/>
  </w:num>
  <w:num w:numId="7" w16cid:durableId="1590892601">
    <w:abstractNumId w:val="16"/>
  </w:num>
  <w:num w:numId="8" w16cid:durableId="1928272975">
    <w:abstractNumId w:val="31"/>
  </w:num>
  <w:num w:numId="9" w16cid:durableId="1758360599">
    <w:abstractNumId w:val="17"/>
  </w:num>
  <w:num w:numId="10" w16cid:durableId="780222437">
    <w:abstractNumId w:val="2"/>
  </w:num>
  <w:num w:numId="11" w16cid:durableId="1610237062">
    <w:abstractNumId w:val="1"/>
  </w:num>
  <w:num w:numId="12" w16cid:durableId="386338392">
    <w:abstractNumId w:val="3"/>
  </w:num>
  <w:num w:numId="13" w16cid:durableId="1588270975">
    <w:abstractNumId w:val="4"/>
  </w:num>
  <w:num w:numId="14" w16cid:durableId="363873489">
    <w:abstractNumId w:val="27"/>
  </w:num>
  <w:num w:numId="15" w16cid:durableId="1056665976">
    <w:abstractNumId w:val="10"/>
  </w:num>
  <w:num w:numId="16" w16cid:durableId="649751053">
    <w:abstractNumId w:val="13"/>
  </w:num>
  <w:num w:numId="17" w16cid:durableId="252514784">
    <w:abstractNumId w:val="23"/>
  </w:num>
  <w:num w:numId="18" w16cid:durableId="534121709">
    <w:abstractNumId w:val="0"/>
  </w:num>
  <w:num w:numId="19" w16cid:durableId="902985301">
    <w:abstractNumId w:val="34"/>
  </w:num>
  <w:num w:numId="20" w16cid:durableId="1775976540">
    <w:abstractNumId w:val="22"/>
  </w:num>
  <w:num w:numId="21" w16cid:durableId="45422115">
    <w:abstractNumId w:val="28"/>
  </w:num>
  <w:num w:numId="22" w16cid:durableId="2054771921">
    <w:abstractNumId w:val="6"/>
  </w:num>
  <w:num w:numId="23" w16cid:durableId="105078203">
    <w:abstractNumId w:val="9"/>
  </w:num>
  <w:num w:numId="24" w16cid:durableId="610943308">
    <w:abstractNumId w:val="18"/>
  </w:num>
  <w:num w:numId="25" w16cid:durableId="1323123139">
    <w:abstractNumId w:val="7"/>
  </w:num>
  <w:num w:numId="26" w16cid:durableId="1087310952">
    <w:abstractNumId w:val="15"/>
  </w:num>
  <w:num w:numId="27" w16cid:durableId="89811601">
    <w:abstractNumId w:val="12"/>
  </w:num>
  <w:num w:numId="28" w16cid:durableId="585960036">
    <w:abstractNumId w:val="29"/>
  </w:num>
  <w:num w:numId="29" w16cid:durableId="1633289224">
    <w:abstractNumId w:val="20"/>
  </w:num>
  <w:num w:numId="30" w16cid:durableId="702097965">
    <w:abstractNumId w:val="24"/>
  </w:num>
  <w:num w:numId="31" w16cid:durableId="42948002">
    <w:abstractNumId w:val="35"/>
  </w:num>
  <w:num w:numId="32" w16cid:durableId="1609505252">
    <w:abstractNumId w:val="25"/>
  </w:num>
  <w:num w:numId="33" w16cid:durableId="1545752196">
    <w:abstractNumId w:val="30"/>
  </w:num>
  <w:num w:numId="34" w16cid:durableId="1572345107">
    <w:abstractNumId w:val="14"/>
  </w:num>
  <w:num w:numId="35" w16cid:durableId="786891268">
    <w:abstractNumId w:val="32"/>
  </w:num>
  <w:num w:numId="36" w16cid:durableId="118725442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 Plessis, Daniel">
    <w15:presenceInfo w15:providerId="AD" w15:userId="S::danieldp@uj.ac.za::5ab9f32f-7ac8-408b-bced-85e0f1d419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AAA Style Guid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psfper5z25dafer2vjpetstfzzrdwx2029e&quot;&gt;My EndNote Library&lt;record-ids&gt;&lt;item&gt;124&lt;/item&gt;&lt;item&gt;154&lt;/item&gt;&lt;item&gt;161&lt;/item&gt;&lt;item&gt;165&lt;/item&gt;&lt;item&gt;169&lt;/item&gt;&lt;item&gt;186&lt;/item&gt;&lt;item&gt;187&lt;/item&gt;&lt;item&gt;189&lt;/item&gt;&lt;item&gt;191&lt;/item&gt;&lt;item&gt;193&lt;/item&gt;&lt;item&gt;195&lt;/item&gt;&lt;item&gt;197&lt;/item&gt;&lt;item&gt;198&lt;/item&gt;&lt;item&gt;199&lt;/item&gt;&lt;item&gt;200&lt;/item&gt;&lt;item&gt;201&lt;/item&gt;&lt;item&gt;202&lt;/item&gt;&lt;item&gt;203&lt;/item&gt;&lt;item&gt;206&lt;/item&gt;&lt;item&gt;207&lt;/item&gt;&lt;item&gt;208&lt;/item&gt;&lt;item&gt;209&lt;/item&gt;&lt;item&gt;210&lt;/item&gt;&lt;item&gt;211&lt;/item&gt;&lt;item&gt;212&lt;/item&gt;&lt;item&gt;213&lt;/item&gt;&lt;/record-ids&gt;&lt;/item&gt;&lt;/Libraries&gt;"/>
  </w:docVars>
  <w:rsids>
    <w:rsidRoot w:val="007D0FF0"/>
    <w:rsid w:val="0002689D"/>
    <w:rsid w:val="00134C28"/>
    <w:rsid w:val="002A3DF1"/>
    <w:rsid w:val="0060752D"/>
    <w:rsid w:val="007D0FF0"/>
    <w:rsid w:val="007F14C7"/>
    <w:rsid w:val="00C148A0"/>
    <w:rsid w:val="00DE7E0B"/>
    <w:rsid w:val="00E13401"/>
    <w:rsid w:val="00EB47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AA37F"/>
  <w15:chartTrackingRefBased/>
  <w15:docId w15:val="{9CF6A1C6-E2EB-4D56-BED8-E7479AA7A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FF0"/>
  </w:style>
  <w:style w:type="paragraph" w:styleId="Heading1">
    <w:name w:val="heading 1"/>
    <w:basedOn w:val="Normal"/>
    <w:next w:val="Normal"/>
    <w:link w:val="Heading1Char"/>
    <w:uiPriority w:val="9"/>
    <w:qFormat/>
    <w:rsid w:val="007D0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F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F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D0F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F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0F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0F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F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D0F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FF0"/>
    <w:rPr>
      <w:rFonts w:eastAsiaTheme="majorEastAsia" w:cstheme="majorBidi"/>
      <w:color w:val="272727" w:themeColor="text1" w:themeTint="D8"/>
    </w:rPr>
  </w:style>
  <w:style w:type="paragraph" w:styleId="Title">
    <w:name w:val="Title"/>
    <w:basedOn w:val="Normal"/>
    <w:next w:val="Normal"/>
    <w:link w:val="TitleChar"/>
    <w:uiPriority w:val="10"/>
    <w:qFormat/>
    <w:rsid w:val="007D0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FF0"/>
    <w:pPr>
      <w:spacing w:before="160"/>
      <w:jc w:val="center"/>
    </w:pPr>
    <w:rPr>
      <w:i/>
      <w:iCs/>
      <w:color w:val="404040" w:themeColor="text1" w:themeTint="BF"/>
    </w:rPr>
  </w:style>
  <w:style w:type="character" w:customStyle="1" w:styleId="QuoteChar">
    <w:name w:val="Quote Char"/>
    <w:basedOn w:val="DefaultParagraphFont"/>
    <w:link w:val="Quote"/>
    <w:uiPriority w:val="29"/>
    <w:rsid w:val="007D0FF0"/>
    <w:rPr>
      <w:i/>
      <w:iCs/>
      <w:color w:val="404040" w:themeColor="text1" w:themeTint="BF"/>
    </w:rPr>
  </w:style>
  <w:style w:type="paragraph" w:styleId="ListParagraph">
    <w:name w:val="List Paragraph"/>
    <w:basedOn w:val="Normal"/>
    <w:uiPriority w:val="34"/>
    <w:qFormat/>
    <w:rsid w:val="007D0FF0"/>
    <w:pPr>
      <w:ind w:left="720"/>
      <w:contextualSpacing/>
    </w:pPr>
  </w:style>
  <w:style w:type="character" w:styleId="IntenseEmphasis">
    <w:name w:val="Intense Emphasis"/>
    <w:basedOn w:val="DefaultParagraphFont"/>
    <w:uiPriority w:val="21"/>
    <w:qFormat/>
    <w:rsid w:val="007D0FF0"/>
    <w:rPr>
      <w:i/>
      <w:iCs/>
      <w:color w:val="0F4761" w:themeColor="accent1" w:themeShade="BF"/>
    </w:rPr>
  </w:style>
  <w:style w:type="paragraph" w:styleId="IntenseQuote">
    <w:name w:val="Intense Quote"/>
    <w:basedOn w:val="Normal"/>
    <w:next w:val="Normal"/>
    <w:link w:val="IntenseQuoteChar"/>
    <w:uiPriority w:val="30"/>
    <w:qFormat/>
    <w:rsid w:val="007D0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FF0"/>
    <w:rPr>
      <w:i/>
      <w:iCs/>
      <w:color w:val="0F4761" w:themeColor="accent1" w:themeShade="BF"/>
    </w:rPr>
  </w:style>
  <w:style w:type="character" w:styleId="IntenseReference">
    <w:name w:val="Intense Reference"/>
    <w:basedOn w:val="DefaultParagraphFont"/>
    <w:uiPriority w:val="32"/>
    <w:qFormat/>
    <w:rsid w:val="007D0FF0"/>
    <w:rPr>
      <w:b/>
      <w:bCs/>
      <w:smallCaps/>
      <w:color w:val="0F4761" w:themeColor="accent1" w:themeShade="BF"/>
      <w:spacing w:val="5"/>
    </w:rPr>
  </w:style>
  <w:style w:type="character" w:styleId="CommentReference">
    <w:name w:val="annotation reference"/>
    <w:basedOn w:val="DefaultParagraphFont"/>
    <w:uiPriority w:val="99"/>
    <w:semiHidden/>
    <w:unhideWhenUsed/>
    <w:rsid w:val="007D0FF0"/>
    <w:rPr>
      <w:sz w:val="16"/>
      <w:szCs w:val="16"/>
    </w:rPr>
  </w:style>
  <w:style w:type="paragraph" w:styleId="CommentText">
    <w:name w:val="annotation text"/>
    <w:basedOn w:val="Normal"/>
    <w:link w:val="CommentTextChar"/>
    <w:uiPriority w:val="99"/>
    <w:unhideWhenUsed/>
    <w:rsid w:val="007D0FF0"/>
    <w:pPr>
      <w:spacing w:after="240" w:line="240" w:lineRule="auto"/>
      <w:jc w:val="both"/>
    </w:pPr>
    <w:rPr>
      <w:rFonts w:ascii="Arial" w:eastAsia="Times New Roman" w:hAnsi="Arial" w:cs="Times New Roman"/>
      <w:kern w:val="0"/>
      <w:sz w:val="20"/>
      <w:szCs w:val="20"/>
      <w14:ligatures w14:val="none"/>
    </w:rPr>
  </w:style>
  <w:style w:type="character" w:customStyle="1" w:styleId="CommentTextChar">
    <w:name w:val="Comment Text Char"/>
    <w:basedOn w:val="DefaultParagraphFont"/>
    <w:link w:val="CommentText"/>
    <w:uiPriority w:val="99"/>
    <w:rsid w:val="007D0FF0"/>
    <w:rPr>
      <w:rFonts w:ascii="Arial" w:eastAsia="Times New Roman" w:hAnsi="Arial" w:cs="Times New Roman"/>
      <w:kern w:val="0"/>
      <w:sz w:val="20"/>
      <w:szCs w:val="20"/>
      <w14:ligatures w14:val="none"/>
    </w:rPr>
  </w:style>
  <w:style w:type="character" w:customStyle="1" w:styleId="citation-89">
    <w:name w:val="citation-89"/>
    <w:basedOn w:val="DefaultParagraphFont"/>
    <w:rsid w:val="007D0FF0"/>
  </w:style>
  <w:style w:type="character" w:customStyle="1" w:styleId="citation-88">
    <w:name w:val="citation-88"/>
    <w:basedOn w:val="DefaultParagraphFont"/>
    <w:rsid w:val="007D0FF0"/>
  </w:style>
  <w:style w:type="character" w:styleId="Strong">
    <w:name w:val="Strong"/>
    <w:basedOn w:val="DefaultParagraphFont"/>
    <w:uiPriority w:val="22"/>
    <w:qFormat/>
    <w:rsid w:val="007D0FF0"/>
    <w:rPr>
      <w:b/>
      <w:bCs/>
    </w:rPr>
  </w:style>
  <w:style w:type="paragraph" w:styleId="Header">
    <w:name w:val="header"/>
    <w:basedOn w:val="Normal"/>
    <w:link w:val="HeaderChar"/>
    <w:uiPriority w:val="99"/>
    <w:unhideWhenUsed/>
    <w:rsid w:val="007D0F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0FF0"/>
  </w:style>
  <w:style w:type="paragraph" w:styleId="Footer">
    <w:name w:val="footer"/>
    <w:basedOn w:val="Normal"/>
    <w:link w:val="FooterChar"/>
    <w:uiPriority w:val="99"/>
    <w:unhideWhenUsed/>
    <w:rsid w:val="007D0F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0FF0"/>
  </w:style>
  <w:style w:type="paragraph" w:styleId="TOCHeading">
    <w:name w:val="TOC Heading"/>
    <w:basedOn w:val="Heading1"/>
    <w:next w:val="Normal"/>
    <w:uiPriority w:val="39"/>
    <w:unhideWhenUsed/>
    <w:qFormat/>
    <w:rsid w:val="007D0FF0"/>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7D0FF0"/>
    <w:pPr>
      <w:spacing w:after="100"/>
    </w:pPr>
  </w:style>
  <w:style w:type="paragraph" w:styleId="TOC2">
    <w:name w:val="toc 2"/>
    <w:basedOn w:val="Normal"/>
    <w:next w:val="Normal"/>
    <w:autoRedefine/>
    <w:uiPriority w:val="39"/>
    <w:unhideWhenUsed/>
    <w:rsid w:val="007F14C7"/>
    <w:pPr>
      <w:tabs>
        <w:tab w:val="left" w:pos="1200"/>
        <w:tab w:val="right" w:leader="dot" w:pos="9016"/>
      </w:tabs>
      <w:spacing w:after="100"/>
    </w:pPr>
  </w:style>
  <w:style w:type="character" w:styleId="Hyperlink">
    <w:name w:val="Hyperlink"/>
    <w:basedOn w:val="DefaultParagraphFont"/>
    <w:uiPriority w:val="99"/>
    <w:unhideWhenUsed/>
    <w:rsid w:val="007D0FF0"/>
    <w:rPr>
      <w:color w:val="467886" w:themeColor="hyperlink"/>
      <w:u w:val="single"/>
    </w:rPr>
  </w:style>
  <w:style w:type="paragraph" w:customStyle="1" w:styleId="EndNoteBibliographyTitle">
    <w:name w:val="EndNote Bibliography Title"/>
    <w:basedOn w:val="Normal"/>
    <w:link w:val="EndNoteBibliographyTitleChar"/>
    <w:rsid w:val="007D0FF0"/>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7D0FF0"/>
    <w:rPr>
      <w:rFonts w:ascii="Aptos" w:hAnsi="Aptos"/>
      <w:noProof/>
      <w:lang w:val="en-US"/>
    </w:rPr>
  </w:style>
  <w:style w:type="paragraph" w:customStyle="1" w:styleId="EndNoteBibliography">
    <w:name w:val="EndNote Bibliography"/>
    <w:basedOn w:val="Normal"/>
    <w:link w:val="EndNoteBibliographyChar"/>
    <w:rsid w:val="007D0FF0"/>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7D0FF0"/>
    <w:rPr>
      <w:rFonts w:ascii="Aptos" w:hAnsi="Aptos"/>
      <w:noProof/>
      <w:lang w:val="en-US"/>
    </w:rPr>
  </w:style>
  <w:style w:type="character" w:styleId="UnresolvedMention">
    <w:name w:val="Unresolved Mention"/>
    <w:basedOn w:val="DefaultParagraphFont"/>
    <w:uiPriority w:val="99"/>
    <w:semiHidden/>
    <w:unhideWhenUsed/>
    <w:rsid w:val="007D0FF0"/>
    <w:rPr>
      <w:color w:val="605E5C"/>
      <w:shd w:val="clear" w:color="auto" w:fill="E1DFDD"/>
    </w:rPr>
  </w:style>
  <w:style w:type="character" w:styleId="PlaceholderText">
    <w:name w:val="Placeholder Text"/>
    <w:basedOn w:val="DefaultParagraphFont"/>
    <w:uiPriority w:val="99"/>
    <w:semiHidden/>
    <w:rsid w:val="007D0FF0"/>
    <w:rPr>
      <w:color w:val="666666"/>
    </w:rPr>
  </w:style>
  <w:style w:type="character" w:styleId="FollowedHyperlink">
    <w:name w:val="FollowedHyperlink"/>
    <w:basedOn w:val="DefaultParagraphFont"/>
    <w:uiPriority w:val="99"/>
    <w:semiHidden/>
    <w:unhideWhenUsed/>
    <w:rsid w:val="007D0FF0"/>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7D0FF0"/>
    <w:pPr>
      <w:spacing w:after="160"/>
      <w:jc w:val="left"/>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7D0FF0"/>
    <w:rPr>
      <w:rFonts w:ascii="Arial" w:eastAsia="Times New Roman" w:hAnsi="Arial" w:cs="Times New Roman"/>
      <w:b/>
      <w:bCs/>
      <w:kern w:val="0"/>
      <w:sz w:val="20"/>
      <w:szCs w:val="20"/>
      <w14:ligatures w14:val="none"/>
    </w:rPr>
  </w:style>
  <w:style w:type="paragraph" w:styleId="Revision">
    <w:name w:val="Revision"/>
    <w:hidden/>
    <w:uiPriority w:val="99"/>
    <w:semiHidden/>
    <w:rsid w:val="007D0FF0"/>
    <w:pPr>
      <w:spacing w:after="0" w:line="240" w:lineRule="auto"/>
    </w:pPr>
  </w:style>
  <w:style w:type="paragraph" w:styleId="NormalWeb">
    <w:name w:val="Normal (Web)"/>
    <w:basedOn w:val="Normal"/>
    <w:uiPriority w:val="99"/>
    <w:unhideWhenUsed/>
    <w:rsid w:val="007D0FF0"/>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table" w:styleId="TableGridLight">
    <w:name w:val="Grid Table Light"/>
    <w:basedOn w:val="TableNormal"/>
    <w:uiPriority w:val="99"/>
    <w:rsid w:val="007D0FF0"/>
    <w:pPr>
      <w:spacing w:after="0" w:line="240" w:lineRule="auto"/>
    </w:pPr>
    <w:rPr>
      <w:rFonts w:eastAsiaTheme="minorEastAsia"/>
      <w:kern w:val="0"/>
      <w:sz w:val="22"/>
      <w:szCs w:val="22"/>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7D0FF0"/>
    <w:pPr>
      <w:spacing w:after="100"/>
      <w:ind w:left="480"/>
    </w:pPr>
  </w:style>
  <w:style w:type="paragraph" w:styleId="TOC4">
    <w:name w:val="toc 4"/>
    <w:basedOn w:val="Normal"/>
    <w:next w:val="Normal"/>
    <w:autoRedefine/>
    <w:uiPriority w:val="39"/>
    <w:unhideWhenUsed/>
    <w:rsid w:val="007D0FF0"/>
    <w:pPr>
      <w:spacing w:after="100"/>
      <w:ind w:left="720"/>
    </w:pPr>
    <w:rPr>
      <w:rFonts w:eastAsiaTheme="minorEastAsia"/>
      <w:lang w:eastAsia="en-ZA"/>
    </w:rPr>
  </w:style>
  <w:style w:type="paragraph" w:styleId="TOC5">
    <w:name w:val="toc 5"/>
    <w:basedOn w:val="Normal"/>
    <w:next w:val="Normal"/>
    <w:autoRedefine/>
    <w:uiPriority w:val="39"/>
    <w:unhideWhenUsed/>
    <w:rsid w:val="007D0FF0"/>
    <w:pPr>
      <w:spacing w:after="100"/>
      <w:ind w:left="960"/>
    </w:pPr>
    <w:rPr>
      <w:rFonts w:eastAsiaTheme="minorEastAsia"/>
      <w:lang w:eastAsia="en-ZA"/>
    </w:rPr>
  </w:style>
  <w:style w:type="paragraph" w:styleId="TOC6">
    <w:name w:val="toc 6"/>
    <w:basedOn w:val="Normal"/>
    <w:next w:val="Normal"/>
    <w:autoRedefine/>
    <w:uiPriority w:val="39"/>
    <w:unhideWhenUsed/>
    <w:rsid w:val="007D0FF0"/>
    <w:pPr>
      <w:spacing w:after="100"/>
      <w:ind w:left="1200"/>
    </w:pPr>
    <w:rPr>
      <w:rFonts w:eastAsiaTheme="minorEastAsia"/>
      <w:lang w:eastAsia="en-ZA"/>
    </w:rPr>
  </w:style>
  <w:style w:type="paragraph" w:styleId="TOC7">
    <w:name w:val="toc 7"/>
    <w:basedOn w:val="Normal"/>
    <w:next w:val="Normal"/>
    <w:autoRedefine/>
    <w:uiPriority w:val="39"/>
    <w:unhideWhenUsed/>
    <w:rsid w:val="007D0FF0"/>
    <w:pPr>
      <w:spacing w:after="100"/>
      <w:ind w:left="1440"/>
    </w:pPr>
    <w:rPr>
      <w:rFonts w:eastAsiaTheme="minorEastAsia"/>
      <w:lang w:eastAsia="en-ZA"/>
    </w:rPr>
  </w:style>
  <w:style w:type="paragraph" w:styleId="TOC8">
    <w:name w:val="toc 8"/>
    <w:basedOn w:val="Normal"/>
    <w:next w:val="Normal"/>
    <w:autoRedefine/>
    <w:uiPriority w:val="39"/>
    <w:unhideWhenUsed/>
    <w:rsid w:val="007D0FF0"/>
    <w:pPr>
      <w:spacing w:after="100"/>
      <w:ind w:left="1680"/>
    </w:pPr>
    <w:rPr>
      <w:rFonts w:eastAsiaTheme="minorEastAsia"/>
      <w:lang w:eastAsia="en-ZA"/>
    </w:rPr>
  </w:style>
  <w:style w:type="paragraph" w:styleId="TOC9">
    <w:name w:val="toc 9"/>
    <w:basedOn w:val="Normal"/>
    <w:next w:val="Normal"/>
    <w:autoRedefine/>
    <w:uiPriority w:val="39"/>
    <w:unhideWhenUsed/>
    <w:rsid w:val="007D0FF0"/>
    <w:pPr>
      <w:spacing w:after="100"/>
      <w:ind w:left="1920"/>
    </w:pPr>
    <w:rPr>
      <w:rFonts w:eastAsiaTheme="minorEastAsia"/>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39E0B-F29E-436D-BBC6-3145C566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10</Pages>
  <Words>65721</Words>
  <Characters>374613</Characters>
  <Application>Microsoft Office Word</Application>
  <DocSecurity>0</DocSecurity>
  <Lines>3121</Lines>
  <Paragraphs>878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Siphuma Thendo</dc:creator>
  <cp:keywords/>
  <dc:description/>
  <cp:lastModifiedBy>THENDO SHANE SIPHUMA</cp:lastModifiedBy>
  <cp:revision>4</cp:revision>
  <dcterms:created xsi:type="dcterms:W3CDTF">2026-02-05T11:03:00Z</dcterms:created>
  <dcterms:modified xsi:type="dcterms:W3CDTF">2026-02-05T11:56:00Z</dcterms:modified>
</cp:coreProperties>
</file>